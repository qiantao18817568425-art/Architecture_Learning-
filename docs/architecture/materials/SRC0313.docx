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73D46" w14:textId="77777777" w:rsidR="004959DA" w:rsidRPr="003C072C" w:rsidRDefault="004959DA" w:rsidP="0013502E">
      <w:pPr>
        <w:spacing w:before="0" w:after="0"/>
        <w:rPr>
          <w:rFonts w:eastAsiaTheme="minorEastAsia" w:cs="Arial"/>
          <w:kern w:val="0"/>
        </w:rPr>
      </w:pPr>
    </w:p>
    <w:p w14:paraId="6996AAE7" w14:textId="77777777" w:rsidR="00D2282C" w:rsidRPr="003C072C" w:rsidRDefault="00D2282C" w:rsidP="0013502E">
      <w:pPr>
        <w:spacing w:before="0" w:after="0"/>
        <w:rPr>
          <w:rFonts w:cs="Arial"/>
          <w:kern w:val="0"/>
        </w:rPr>
      </w:pPr>
    </w:p>
    <w:p w14:paraId="54273F27" w14:textId="77777777" w:rsidR="00D2282C" w:rsidRPr="003C072C" w:rsidRDefault="00D2282C" w:rsidP="0013502E">
      <w:pPr>
        <w:spacing w:before="0" w:after="0"/>
        <w:rPr>
          <w:rFonts w:cs="Arial"/>
          <w:kern w:val="0"/>
        </w:rPr>
      </w:pPr>
    </w:p>
    <w:p w14:paraId="00AE8FD7" w14:textId="77777777" w:rsidR="004959DA" w:rsidRPr="003C072C" w:rsidRDefault="004959DA" w:rsidP="0013502E">
      <w:pPr>
        <w:spacing w:before="0" w:after="0"/>
        <w:rPr>
          <w:rFonts w:cs="Arial"/>
          <w:kern w:val="0"/>
        </w:rPr>
      </w:pPr>
    </w:p>
    <w:p w14:paraId="43D0E852" w14:textId="77777777" w:rsidR="004959DA" w:rsidRPr="003C072C" w:rsidRDefault="004959DA" w:rsidP="0013502E">
      <w:pPr>
        <w:spacing w:before="0" w:after="0"/>
        <w:rPr>
          <w:rFonts w:cs="Arial"/>
          <w:kern w:val="0"/>
        </w:rPr>
      </w:pPr>
    </w:p>
    <w:p w14:paraId="406D7AFD" w14:textId="77777777" w:rsidR="004959DA" w:rsidRPr="003C072C" w:rsidRDefault="00AE2237" w:rsidP="0013502E">
      <w:pPr>
        <w:spacing w:before="0" w:after="0"/>
        <w:rPr>
          <w:rFonts w:eastAsiaTheme="minorEastAsia" w:cs="Arial"/>
          <w:kern w:val="0"/>
        </w:rPr>
      </w:pPr>
      <w:r w:rsidRPr="003C072C">
        <w:rPr>
          <w:rFonts w:cs="Arial"/>
          <w:noProof/>
          <w:kern w:val="0"/>
        </w:rPr>
        <w:drawing>
          <wp:inline distT="0" distB="0" distL="0" distR="0" wp14:anchorId="263758A6" wp14:editId="3450AFBF">
            <wp:extent cx="4073525" cy="1025525"/>
            <wp:effectExtent l="19050" t="0" r="3175" b="0"/>
            <wp:docPr id="1" name="Picture 1"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Primary-Color-RGB"/>
                    <pic:cNvPicPr>
                      <a:picLocks noChangeAspect="1" noChangeArrowheads="1"/>
                    </pic:cNvPicPr>
                  </pic:nvPicPr>
                  <pic:blipFill>
                    <a:blip r:embed="rId11" cstate="print"/>
                    <a:srcRect/>
                    <a:stretch>
                      <a:fillRect/>
                    </a:stretch>
                  </pic:blipFill>
                  <pic:spPr bwMode="auto">
                    <a:xfrm>
                      <a:off x="0" y="0"/>
                      <a:ext cx="4073525" cy="1025525"/>
                    </a:xfrm>
                    <a:prstGeom prst="rect">
                      <a:avLst/>
                    </a:prstGeom>
                    <a:noFill/>
                    <a:ln w="9525">
                      <a:noFill/>
                      <a:miter lim="800000"/>
                      <a:headEnd/>
                      <a:tailEnd/>
                    </a:ln>
                  </pic:spPr>
                </pic:pic>
              </a:graphicData>
            </a:graphic>
          </wp:inline>
        </w:drawing>
      </w:r>
    </w:p>
    <w:p w14:paraId="4314221D" w14:textId="77777777" w:rsidR="00C63533" w:rsidRPr="003C072C" w:rsidRDefault="00C63533" w:rsidP="0013502E">
      <w:pPr>
        <w:spacing w:before="0" w:after="0"/>
        <w:rPr>
          <w:rFonts w:eastAsiaTheme="minorEastAsia" w:cs="Arial"/>
          <w:kern w:val="0"/>
        </w:rPr>
      </w:pPr>
    </w:p>
    <w:p w14:paraId="766D8314" w14:textId="77777777" w:rsidR="00C63533" w:rsidRPr="003C072C" w:rsidRDefault="00C63533" w:rsidP="0013502E">
      <w:pPr>
        <w:spacing w:before="0" w:after="0"/>
        <w:rPr>
          <w:rFonts w:eastAsiaTheme="minorEastAsia" w:cs="Arial"/>
          <w:kern w:val="0"/>
        </w:rPr>
      </w:pPr>
    </w:p>
    <w:p w14:paraId="624AA095" w14:textId="77777777" w:rsidR="00C63533" w:rsidRPr="003C072C" w:rsidRDefault="00C63533" w:rsidP="0013502E">
      <w:pPr>
        <w:spacing w:before="0" w:after="0"/>
        <w:rPr>
          <w:rFonts w:eastAsiaTheme="minorEastAsia" w:cs="Arial"/>
          <w:kern w:val="0"/>
        </w:rPr>
      </w:pPr>
    </w:p>
    <w:p w14:paraId="63FF59F4" w14:textId="77777777" w:rsidR="00553CC0" w:rsidRPr="005F5F6D" w:rsidRDefault="10853FB9" w:rsidP="005F5F6D">
      <w:pPr>
        <w:pStyle w:val="ZDOCTITLE"/>
        <w:framePr w:wrap="around"/>
      </w:pPr>
      <w:r>
        <w:t>Audio DSP Development Tutorial</w:t>
      </w:r>
    </w:p>
    <w:p w14:paraId="562AE013" w14:textId="77777777" w:rsidR="00CA36AE" w:rsidRPr="0083713D" w:rsidRDefault="10853FB9" w:rsidP="0083713D">
      <w:pPr>
        <w:pStyle w:val="ZDOCTYPE"/>
        <w:framePr w:wrap="around"/>
      </w:pPr>
      <w:r>
        <w:t>User Manual</w:t>
      </w:r>
    </w:p>
    <w:p w14:paraId="45E30B19" w14:textId="77777777" w:rsidR="00C63533" w:rsidRPr="0083713D" w:rsidRDefault="10853FB9" w:rsidP="0083713D">
      <w:pPr>
        <w:pStyle w:val="ZDOCACTIVITY"/>
        <w:framePr w:wrap="around"/>
      </w:pPr>
      <w:r>
        <w:t>Customer Support</w:t>
      </w:r>
    </w:p>
    <w:p w14:paraId="322DA1E3" w14:textId="77777777" w:rsidR="00C63533" w:rsidRPr="003C072C" w:rsidRDefault="00C63533" w:rsidP="0013502E">
      <w:pPr>
        <w:spacing w:before="0" w:after="0"/>
        <w:rPr>
          <w:rFonts w:eastAsiaTheme="minorEastAsia" w:cs="Arial"/>
          <w:kern w:val="0"/>
        </w:rPr>
      </w:pPr>
    </w:p>
    <w:p w14:paraId="1BA85935" w14:textId="77777777" w:rsidR="00C63533" w:rsidRPr="003C072C" w:rsidRDefault="00C63533" w:rsidP="0013502E">
      <w:pPr>
        <w:spacing w:before="0" w:after="0"/>
        <w:rPr>
          <w:rFonts w:eastAsiaTheme="minorEastAsia"/>
          <w:kern w:val="0"/>
        </w:rPr>
      </w:pPr>
    </w:p>
    <w:p w14:paraId="247314A2" w14:textId="77777777" w:rsidR="00483008" w:rsidRPr="003C072C" w:rsidRDefault="00483008" w:rsidP="0013502E">
      <w:pPr>
        <w:spacing w:before="0" w:after="0"/>
        <w:rPr>
          <w:rFonts w:eastAsiaTheme="minorEastAsia"/>
          <w:kern w:val="0"/>
        </w:rPr>
      </w:pPr>
    </w:p>
    <w:p w14:paraId="6DEB3E2D" w14:textId="77777777" w:rsidR="00C63533" w:rsidRPr="003C072C" w:rsidRDefault="10853FB9" w:rsidP="10853FB9">
      <w:pPr>
        <w:pStyle w:val="ZDOCNO"/>
        <w:framePr w:wrap="around" w:vAnchor="text" w:x="3169" w:y="1"/>
        <w:rPr>
          <w:rFonts w:ascii="Calibri" w:hAnsi="Calibri"/>
        </w:rPr>
      </w:pPr>
      <w:r w:rsidRPr="10853FB9">
        <w:rPr>
          <w:rFonts w:ascii="Calibri" w:eastAsiaTheme="minorEastAsia" w:hAnsi="Calibri"/>
        </w:rPr>
        <w:t>N/A</w:t>
      </w:r>
    </w:p>
    <w:p w14:paraId="74BD2E71" w14:textId="56BAFEE4" w:rsidR="00C63533" w:rsidRPr="00A9674A" w:rsidRDefault="10853FB9" w:rsidP="10853FB9">
      <w:pPr>
        <w:pStyle w:val="ZDOCVER"/>
        <w:framePr w:wrap="around" w:vAnchor="text" w:x="3169" w:y="1"/>
        <w:rPr>
          <w:rFonts w:ascii="Calibri" w:eastAsiaTheme="minorEastAsia" w:hAnsi="Calibri"/>
        </w:rPr>
      </w:pPr>
      <w:r w:rsidRPr="10853FB9">
        <w:rPr>
          <w:rFonts w:ascii="Calibri" w:eastAsiaTheme="minorEastAsia" w:hAnsi="Calibri"/>
        </w:rPr>
        <w:t>V1.</w:t>
      </w:r>
      <w:r w:rsidR="00717C63">
        <w:rPr>
          <w:rFonts w:ascii="Calibri" w:eastAsiaTheme="minorEastAsia" w:hAnsi="Calibri"/>
        </w:rPr>
        <w:t>2</w:t>
      </w:r>
      <w:r w:rsidR="00BD30AC">
        <w:rPr>
          <w:rFonts w:ascii="Calibri" w:eastAsiaTheme="minorEastAsia" w:hAnsi="Calibri" w:hint="eastAsia"/>
        </w:rPr>
        <w:t>7</w:t>
      </w:r>
    </w:p>
    <w:p w14:paraId="18ABAD0C" w14:textId="216C6E6D" w:rsidR="00C63533" w:rsidRPr="003C072C" w:rsidRDefault="10853FB9" w:rsidP="10853FB9">
      <w:pPr>
        <w:pStyle w:val="ZDOCRELDATE"/>
        <w:framePr w:wrap="around" w:vAnchor="text" w:x="3169" w:y="1"/>
        <w:rPr>
          <w:rFonts w:ascii="Calibri" w:eastAsiaTheme="minorEastAsia" w:hAnsi="Calibri"/>
        </w:rPr>
      </w:pPr>
      <w:r w:rsidRPr="10853FB9">
        <w:rPr>
          <w:rFonts w:ascii="Calibri" w:hAnsi="Calibri"/>
        </w:rPr>
        <w:t>20</w:t>
      </w:r>
      <w:r w:rsidRPr="10853FB9">
        <w:rPr>
          <w:rFonts w:ascii="Calibri" w:eastAsiaTheme="minorEastAsia" w:hAnsi="Calibri"/>
        </w:rPr>
        <w:t>2</w:t>
      </w:r>
      <w:r w:rsidR="00BD30AC">
        <w:rPr>
          <w:rFonts w:ascii="Calibri" w:eastAsiaTheme="minorEastAsia" w:hAnsi="Calibri" w:hint="eastAsia"/>
        </w:rPr>
        <w:t>6</w:t>
      </w:r>
      <w:r w:rsidRPr="10853FB9">
        <w:rPr>
          <w:rFonts w:ascii="Calibri" w:eastAsiaTheme="minorEastAsia" w:hAnsi="Calibri"/>
        </w:rPr>
        <w:t>-</w:t>
      </w:r>
      <w:r w:rsidR="001E36AC">
        <w:rPr>
          <w:rFonts w:ascii="Calibri" w:eastAsiaTheme="minorEastAsia" w:hAnsi="Calibri"/>
        </w:rPr>
        <w:t>0</w:t>
      </w:r>
      <w:r w:rsidR="00BD30AC">
        <w:rPr>
          <w:rFonts w:ascii="Calibri" w:eastAsiaTheme="minorEastAsia" w:hAnsi="Calibri" w:hint="eastAsia"/>
        </w:rPr>
        <w:t>5</w:t>
      </w:r>
      <w:r w:rsidR="00500450">
        <w:rPr>
          <w:rFonts w:ascii="Calibri" w:eastAsiaTheme="minorEastAsia" w:hAnsi="Calibri" w:hint="eastAsia"/>
        </w:rPr>
        <w:t>-</w:t>
      </w:r>
      <w:r w:rsidR="00BD30AC">
        <w:rPr>
          <w:rFonts w:ascii="Calibri" w:eastAsiaTheme="minorEastAsia" w:hAnsi="Calibri" w:hint="eastAsia"/>
        </w:rPr>
        <w:t>11</w:t>
      </w:r>
    </w:p>
    <w:p w14:paraId="0D1A72EA" w14:textId="77777777" w:rsidR="00483008" w:rsidRPr="003C072C" w:rsidRDefault="00483008" w:rsidP="0001637F">
      <w:pPr>
        <w:pStyle w:val="ZDOCINFOCLASS"/>
        <w:framePr w:wrap="around" w:x="3169"/>
        <w:rPr>
          <w:rFonts w:ascii="Calibri" w:hAnsi="Calibri"/>
        </w:rPr>
      </w:pPr>
    </w:p>
    <w:p w14:paraId="4AB72E69" w14:textId="77777777" w:rsidR="004959DA" w:rsidRPr="003C072C" w:rsidRDefault="00130E12" w:rsidP="10853FB9">
      <w:pPr>
        <w:tabs>
          <w:tab w:val="left" w:pos="2880"/>
        </w:tabs>
        <w:spacing w:before="0" w:after="0"/>
        <w:jc w:val="left"/>
        <w:rPr>
          <w:rFonts w:eastAsiaTheme="minorEastAsia" w:cs="Arial"/>
          <w:sz w:val="28"/>
          <w:szCs w:val="28"/>
        </w:rPr>
      </w:pPr>
      <w:r w:rsidRPr="003C072C">
        <w:rPr>
          <w:rFonts w:cs="Arial"/>
          <w:kern w:val="0"/>
          <w:sz w:val="28"/>
          <w:szCs w:val="28"/>
        </w:rPr>
        <w:t>Doc No:</w:t>
      </w:r>
    </w:p>
    <w:p w14:paraId="707C3CD8" w14:textId="77777777" w:rsidR="004959DA" w:rsidRPr="003C072C" w:rsidRDefault="00CA3406" w:rsidP="10853FB9">
      <w:pPr>
        <w:tabs>
          <w:tab w:val="left" w:pos="2880"/>
        </w:tabs>
        <w:spacing w:before="0" w:after="0"/>
        <w:jc w:val="left"/>
        <w:rPr>
          <w:rFonts w:eastAsiaTheme="minorEastAsia" w:cs="Arial"/>
          <w:sz w:val="28"/>
          <w:szCs w:val="28"/>
        </w:rPr>
      </w:pPr>
      <w:r w:rsidRPr="003C072C">
        <w:rPr>
          <w:rFonts w:cs="Arial"/>
          <w:kern w:val="0"/>
          <w:sz w:val="28"/>
          <w:szCs w:val="28"/>
        </w:rPr>
        <w:t>Version:</w:t>
      </w:r>
    </w:p>
    <w:p w14:paraId="69372E57" w14:textId="77777777" w:rsidR="004959DA" w:rsidRPr="003C072C" w:rsidRDefault="004959DA" w:rsidP="10853FB9">
      <w:pPr>
        <w:tabs>
          <w:tab w:val="left" w:pos="2880"/>
        </w:tabs>
        <w:spacing w:before="0" w:after="0"/>
        <w:jc w:val="left"/>
        <w:rPr>
          <w:rFonts w:eastAsiaTheme="minorEastAsia" w:cs="Arial"/>
          <w:sz w:val="28"/>
          <w:szCs w:val="28"/>
        </w:rPr>
      </w:pPr>
      <w:r w:rsidRPr="003C072C">
        <w:rPr>
          <w:rFonts w:cs="Arial"/>
          <w:kern w:val="0"/>
          <w:sz w:val="28"/>
          <w:szCs w:val="28"/>
        </w:rPr>
        <w:t>Release date:</w:t>
      </w:r>
    </w:p>
    <w:p w14:paraId="04F9B3D3" w14:textId="77777777" w:rsidR="00483008" w:rsidRPr="003C072C" w:rsidRDefault="00483008" w:rsidP="10853FB9">
      <w:pPr>
        <w:tabs>
          <w:tab w:val="left" w:pos="2880"/>
        </w:tabs>
        <w:spacing w:before="0" w:after="0"/>
        <w:jc w:val="left"/>
        <w:rPr>
          <w:rFonts w:eastAsiaTheme="minorEastAsia" w:cs="Arial"/>
          <w:sz w:val="28"/>
          <w:szCs w:val="28"/>
        </w:rPr>
      </w:pPr>
      <w:r w:rsidRPr="10853FB9">
        <w:rPr>
          <w:rFonts w:eastAsiaTheme="minorEastAsia" w:cs="Arial"/>
          <w:kern w:val="0"/>
          <w:sz w:val="28"/>
          <w:szCs w:val="28"/>
        </w:rPr>
        <w:t>Classification:</w:t>
      </w:r>
    </w:p>
    <w:p w14:paraId="7A744E8F" w14:textId="77777777" w:rsidR="004959DA" w:rsidRPr="003C072C" w:rsidRDefault="004959DA" w:rsidP="0013502E">
      <w:pPr>
        <w:spacing w:before="0" w:after="0"/>
        <w:rPr>
          <w:rFonts w:eastAsiaTheme="minorEastAsia" w:cs="Arial"/>
          <w:kern w:val="0"/>
        </w:rPr>
      </w:pPr>
    </w:p>
    <w:p w14:paraId="5AF6CAE5" w14:textId="77777777" w:rsidR="00B74ECE" w:rsidRPr="003C072C" w:rsidRDefault="00B74ECE" w:rsidP="0013502E">
      <w:pPr>
        <w:spacing w:before="0" w:after="0"/>
        <w:rPr>
          <w:rFonts w:eastAsiaTheme="minorEastAsia" w:cs="Arial"/>
          <w:kern w:val="0"/>
        </w:rPr>
      </w:pPr>
    </w:p>
    <w:p w14:paraId="48D29246" w14:textId="3BCAD9AF" w:rsidR="004959DA" w:rsidRPr="003C072C" w:rsidRDefault="00E111CF" w:rsidP="10853FB9">
      <w:pPr>
        <w:spacing w:before="0" w:after="0"/>
        <w:rPr>
          <w:rFonts w:eastAsia="新細明體" w:cs="Arial"/>
        </w:rPr>
      </w:pPr>
      <w:r w:rsidRPr="003C072C">
        <w:rPr>
          <w:rFonts w:eastAsia="新細明體" w:cs="Arial"/>
          <w:kern w:val="0"/>
        </w:rPr>
        <w:t xml:space="preserve">© </w:t>
      </w:r>
      <w:r w:rsidR="00897274" w:rsidRPr="003C072C">
        <w:fldChar w:fldCharType="begin"/>
      </w:r>
      <w:r w:rsidR="008053A9" w:rsidRPr="003C072C">
        <w:instrText xml:space="preserve"> QUOTE "</w:instrText>
      </w:r>
      <w:r w:rsidR="00897274" w:rsidRPr="003C072C">
        <w:fldChar w:fldCharType="begin"/>
      </w:r>
      <w:r w:rsidR="008053A9" w:rsidRPr="003C072C">
        <w:instrText xml:space="preserve"> IF </w:instrText>
      </w:r>
      <w:r w:rsidR="00897274" w:rsidRPr="003C072C">
        <w:fldChar w:fldCharType="begin"/>
      </w:r>
      <w:r w:rsidR="008053A9" w:rsidRPr="003C072C">
        <w:instrText xml:space="preserve"> = </w:instrText>
      </w:r>
      <w:r w:rsidR="00897274" w:rsidRPr="003C072C">
        <w:fldChar w:fldCharType="begin"/>
      </w:r>
      <w:r w:rsidR="002F1876" w:rsidRPr="003C072C">
        <w:instrText xml:space="preserve"> DATE \@ "yyyy" </w:instrText>
      </w:r>
      <w:r w:rsidR="00897274" w:rsidRPr="003C072C">
        <w:fldChar w:fldCharType="separate"/>
      </w:r>
      <w:r w:rsidR="00E55E24">
        <w:rPr>
          <w:noProof/>
        </w:rPr>
        <w:instrText>2026</w:instrText>
      </w:r>
      <w:r w:rsidR="00897274" w:rsidRPr="003C072C">
        <w:fldChar w:fldCharType="end"/>
      </w:r>
      <w:r w:rsidR="008053A9" w:rsidRPr="003C072C">
        <w:instrText xml:space="preserve"> - </w:instrText>
      </w:r>
      <w:r w:rsidR="00897274" w:rsidRPr="003C072C">
        <w:fldChar w:fldCharType="begin"/>
      </w:r>
      <w:r w:rsidR="002F1876" w:rsidRPr="003C072C">
        <w:instrText xml:space="preserve"> CREATEDATE \@ "yyyy" </w:instrText>
      </w:r>
      <w:r w:rsidR="00897274" w:rsidRPr="003C072C">
        <w:fldChar w:fldCharType="separate"/>
      </w:r>
      <w:r w:rsidR="0050781B">
        <w:rPr>
          <w:noProof/>
        </w:rPr>
        <w:instrText>2016</w:instrText>
      </w:r>
      <w:r w:rsidR="00897274" w:rsidRPr="003C072C">
        <w:fldChar w:fldCharType="end"/>
      </w:r>
      <w:r w:rsidR="00897274" w:rsidRPr="003C072C">
        <w:fldChar w:fldCharType="separate"/>
      </w:r>
      <w:r w:rsidR="0050781B">
        <w:rPr>
          <w:noProof/>
        </w:rPr>
        <w:instrText>6</w:instrText>
      </w:r>
      <w:r w:rsidR="00897274" w:rsidRPr="003C072C">
        <w:fldChar w:fldCharType="end"/>
      </w:r>
      <w:r w:rsidR="008053A9" w:rsidRPr="003C072C">
        <w:instrText xml:space="preserve"> = 0 "</w:instrText>
      </w:r>
      <w:r w:rsidR="00897274" w:rsidRPr="003C072C">
        <w:fldChar w:fldCharType="begin"/>
      </w:r>
      <w:r w:rsidR="002F1876" w:rsidRPr="003C072C">
        <w:instrText xml:space="preserve"> CREATEDATE \@ "yyyy" </w:instrText>
      </w:r>
      <w:r w:rsidR="00897274" w:rsidRPr="003C072C">
        <w:fldChar w:fldCharType="separate"/>
      </w:r>
      <w:r w:rsidR="00BF7A9F">
        <w:rPr>
          <w:noProof/>
        </w:rPr>
        <w:instrText>2016</w:instrText>
      </w:r>
      <w:r w:rsidR="00897274" w:rsidRPr="003C072C">
        <w:fldChar w:fldCharType="end"/>
      </w:r>
      <w:r w:rsidR="008053A9" w:rsidRPr="003C072C">
        <w:instrText xml:space="preserve">" </w:instrText>
      </w:r>
      <w:r w:rsidR="008053A9" w:rsidRPr="003C072C">
        <w:rPr>
          <w:rFonts w:eastAsia="新細明體"/>
        </w:rPr>
        <w:instrText>"</w:instrText>
      </w:r>
      <w:r w:rsidR="00897274" w:rsidRPr="003C072C">
        <w:fldChar w:fldCharType="begin"/>
      </w:r>
      <w:r w:rsidR="002F1876" w:rsidRPr="003C072C">
        <w:instrText xml:space="preserve"> CREATEDATE \@ "yyyy" </w:instrText>
      </w:r>
      <w:r w:rsidR="00897274" w:rsidRPr="003C072C">
        <w:fldChar w:fldCharType="separate"/>
      </w:r>
      <w:r w:rsidR="0050781B">
        <w:rPr>
          <w:noProof/>
        </w:rPr>
        <w:instrText>2016</w:instrText>
      </w:r>
      <w:r w:rsidR="00897274" w:rsidRPr="003C072C">
        <w:fldChar w:fldCharType="end"/>
      </w:r>
      <w:r w:rsidR="008053A9" w:rsidRPr="003C072C">
        <w:rPr>
          <w:rFonts w:eastAsia="新細明體"/>
        </w:rPr>
        <w:instrText xml:space="preserve"> - </w:instrText>
      </w:r>
      <w:r w:rsidR="00897274" w:rsidRPr="003C072C">
        <w:fldChar w:fldCharType="begin"/>
      </w:r>
      <w:r w:rsidR="008053A9" w:rsidRPr="003C072C">
        <w:instrText xml:space="preserve"> DATE \@ "yyyy" </w:instrText>
      </w:r>
      <w:r w:rsidR="00897274" w:rsidRPr="003C072C">
        <w:fldChar w:fldCharType="separate"/>
      </w:r>
      <w:r w:rsidR="00E55E24">
        <w:rPr>
          <w:noProof/>
        </w:rPr>
        <w:instrText>2026</w:instrText>
      </w:r>
      <w:r w:rsidR="00897274" w:rsidRPr="003C072C">
        <w:fldChar w:fldCharType="end"/>
      </w:r>
      <w:r w:rsidR="008053A9" w:rsidRPr="003C072C">
        <w:rPr>
          <w:rFonts w:eastAsia="新細明體"/>
        </w:rPr>
        <w:instrText>"</w:instrText>
      </w:r>
      <w:r w:rsidR="00897274" w:rsidRPr="003C072C">
        <w:fldChar w:fldCharType="separate"/>
      </w:r>
      <w:r w:rsidR="00E55E24">
        <w:rPr>
          <w:noProof/>
        </w:rPr>
        <w:instrText>2016</w:instrText>
      </w:r>
      <w:r w:rsidR="00E55E24" w:rsidRPr="003C072C">
        <w:rPr>
          <w:rFonts w:eastAsia="新細明體"/>
          <w:noProof/>
        </w:rPr>
        <w:instrText xml:space="preserve"> - </w:instrText>
      </w:r>
      <w:r w:rsidR="00E55E24">
        <w:rPr>
          <w:noProof/>
        </w:rPr>
        <w:instrText>2026</w:instrText>
      </w:r>
      <w:r w:rsidR="00897274" w:rsidRPr="003C072C">
        <w:fldChar w:fldCharType="end"/>
      </w:r>
      <w:r w:rsidR="008053A9" w:rsidRPr="003C072C">
        <w:instrText xml:space="preserve">" </w:instrText>
      </w:r>
      <w:r w:rsidR="00897274" w:rsidRPr="003C072C">
        <w:fldChar w:fldCharType="separate"/>
      </w:r>
      <w:r w:rsidR="00E55E24">
        <w:rPr>
          <w:noProof/>
        </w:rPr>
        <w:t>2016</w:t>
      </w:r>
      <w:r w:rsidR="00E55E24" w:rsidRPr="003C072C">
        <w:rPr>
          <w:rFonts w:eastAsia="新細明體"/>
          <w:noProof/>
        </w:rPr>
        <w:t xml:space="preserve"> - </w:t>
      </w:r>
      <w:r w:rsidR="00E55E24">
        <w:rPr>
          <w:noProof/>
        </w:rPr>
        <w:t>2026</w:t>
      </w:r>
      <w:r w:rsidR="00897274" w:rsidRPr="003C072C">
        <w:fldChar w:fldCharType="end"/>
      </w:r>
      <w:r w:rsidRPr="003C072C">
        <w:rPr>
          <w:rFonts w:eastAsia="新細明體" w:cs="Arial"/>
          <w:kern w:val="0"/>
        </w:rPr>
        <w:t>MediaTek Inc.</w:t>
      </w:r>
    </w:p>
    <w:p w14:paraId="51427486" w14:textId="77777777" w:rsidR="00F113D7" w:rsidRPr="003C072C" w:rsidRDefault="004959DA" w:rsidP="10853FB9">
      <w:pPr>
        <w:spacing w:before="0" w:after="0"/>
        <w:rPr>
          <w:rFonts w:cs="Arial"/>
        </w:rPr>
      </w:pPr>
      <w:r w:rsidRPr="003C072C">
        <w:rPr>
          <w:rFonts w:cs="Arial"/>
          <w:kern w:val="0"/>
        </w:rPr>
        <w:t>This document contains information that is proprietary to MediaTek Inc.</w:t>
      </w:r>
    </w:p>
    <w:p w14:paraId="7D7D2480" w14:textId="77777777" w:rsidR="004959DA" w:rsidRPr="003C072C" w:rsidRDefault="004959DA" w:rsidP="10853FB9">
      <w:pPr>
        <w:spacing w:before="0" w:after="0"/>
        <w:rPr>
          <w:rFonts w:cs="Arial"/>
        </w:rPr>
      </w:pPr>
      <w:r w:rsidRPr="003C072C">
        <w:rPr>
          <w:rFonts w:cs="Arial"/>
          <w:kern w:val="0"/>
        </w:rPr>
        <w:t>Unauthorized reproduction or disclosure of this information in whole or in part is strictly prohibited.</w:t>
      </w:r>
    </w:p>
    <w:p w14:paraId="44EE2AF3" w14:textId="77777777" w:rsidR="004959DA" w:rsidRPr="003C072C" w:rsidRDefault="004959DA" w:rsidP="0013502E">
      <w:pPr>
        <w:spacing w:before="0" w:after="0"/>
        <w:rPr>
          <w:rFonts w:cs="Arial"/>
          <w:kern w:val="0"/>
        </w:rPr>
      </w:pPr>
    </w:p>
    <w:p w14:paraId="7FF28E34" w14:textId="77777777" w:rsidR="00B74ECE" w:rsidRPr="003C072C" w:rsidRDefault="00D2282C" w:rsidP="10853FB9">
      <w:pPr>
        <w:spacing w:before="0" w:after="0"/>
        <w:jc w:val="left"/>
        <w:rPr>
          <w:rFonts w:eastAsiaTheme="minorEastAsia" w:cs="Arial"/>
        </w:rPr>
      </w:pPr>
      <w:r w:rsidRPr="003C072C">
        <w:rPr>
          <w:rFonts w:cs="Arial"/>
          <w:kern w:val="0"/>
        </w:rPr>
        <w:t>Specifications are subject to change without notice.</w:t>
      </w:r>
    </w:p>
    <w:p w14:paraId="1746709B" w14:textId="77777777" w:rsidR="00BF2DD7" w:rsidRPr="003C072C" w:rsidRDefault="00BF2DD7" w:rsidP="00B74ECE">
      <w:pPr>
        <w:spacing w:before="0" w:after="0"/>
        <w:jc w:val="left"/>
        <w:rPr>
          <w:rFonts w:eastAsiaTheme="minorEastAsia" w:cs="Arial"/>
          <w:kern w:val="0"/>
        </w:rPr>
      </w:pPr>
    </w:p>
    <w:p w14:paraId="045AACC6" w14:textId="77777777" w:rsidR="00BF2DD7" w:rsidRPr="00BF2DD7" w:rsidRDefault="00BF2DD7" w:rsidP="00CD7AA3">
      <w:pPr>
        <w:rPr>
          <w:kern w:val="0"/>
        </w:rPr>
        <w:sectPr w:rsidR="00BF2DD7" w:rsidRPr="00BF2DD7" w:rsidSect="00201FA8">
          <w:headerReference w:type="even" r:id="rId12"/>
          <w:headerReference w:type="default" r:id="rId13"/>
          <w:footerReference w:type="even" r:id="rId14"/>
          <w:footerReference w:type="default" r:id="rId15"/>
          <w:headerReference w:type="first" r:id="rId16"/>
          <w:type w:val="continuous"/>
          <w:pgSz w:w="11907" w:h="16839" w:code="9"/>
          <w:pgMar w:top="1440" w:right="1270" w:bottom="1440" w:left="1270" w:header="709" w:footer="709" w:gutter="0"/>
          <w:cols w:space="708"/>
          <w:titlePg/>
          <w:docGrid w:linePitch="360"/>
        </w:sectPr>
      </w:pPr>
    </w:p>
    <w:p w14:paraId="25A2DFD4" w14:textId="77777777" w:rsidR="00BF2DD7" w:rsidRDefault="00BF2DD7" w:rsidP="00BF2DD7">
      <w:pPr>
        <w:rPr>
          <w:rFonts w:eastAsiaTheme="minorEastAsia"/>
        </w:rPr>
      </w:pPr>
      <w:bookmarkStart w:id="0" w:name="_Toc159082708"/>
    </w:p>
    <w:p w14:paraId="74718ED2" w14:textId="77777777" w:rsidR="00BF2DD7" w:rsidRPr="003F1FCA" w:rsidRDefault="10853FB9" w:rsidP="00BF2DD7">
      <w:pPr>
        <w:pStyle w:val="FP"/>
        <w:framePr w:wrap="notBeside" w:vAnchor="page" w:hAnchor="margin" w:y="3875"/>
        <w:pBdr>
          <w:bottom w:val="single" w:sz="6" w:space="1" w:color="auto"/>
        </w:pBdr>
        <w:spacing w:before="240"/>
        <w:ind w:left="2835" w:right="2835"/>
        <w:jc w:val="center"/>
      </w:pPr>
      <w:r>
        <w:t>Keywords</w:t>
      </w:r>
    </w:p>
    <w:p w14:paraId="43810114" w14:textId="77777777" w:rsidR="00BF2DD7" w:rsidRPr="00BF2DD7" w:rsidRDefault="10853FB9" w:rsidP="10853FB9">
      <w:pPr>
        <w:pStyle w:val="FP"/>
        <w:framePr w:wrap="notBeside" w:vAnchor="page" w:hAnchor="margin" w:y="3875"/>
        <w:ind w:left="2835" w:right="2835"/>
        <w:jc w:val="center"/>
        <w:rPr>
          <w:rFonts w:ascii="Arial" w:eastAsiaTheme="minorEastAsia" w:hAnsi="Arial"/>
          <w:sz w:val="18"/>
          <w:szCs w:val="18"/>
          <w:lang w:eastAsia="zh-TW"/>
        </w:rPr>
      </w:pPr>
      <w:r w:rsidRPr="10853FB9">
        <w:rPr>
          <w:rFonts w:ascii="Arial" w:eastAsiaTheme="minorEastAsia" w:hAnsi="Arial"/>
          <w:sz w:val="18"/>
          <w:szCs w:val="18"/>
          <w:lang w:eastAsia="zh-TW"/>
        </w:rPr>
        <w:t>User Manual</w:t>
      </w:r>
    </w:p>
    <w:p w14:paraId="47134098" w14:textId="77777777" w:rsidR="00BF2DD7" w:rsidRDefault="00BF2DD7" w:rsidP="00BF2DD7">
      <w:pPr>
        <w:rPr>
          <w:rFonts w:eastAsiaTheme="minorEastAsia"/>
        </w:rPr>
      </w:pPr>
    </w:p>
    <w:p w14:paraId="48A1E960" w14:textId="77777777" w:rsidR="00BF2DD7" w:rsidRDefault="00BF2DD7" w:rsidP="00BF2DD7">
      <w:pPr>
        <w:rPr>
          <w:rFonts w:eastAsiaTheme="minorEastAsia"/>
        </w:rPr>
      </w:pPr>
    </w:p>
    <w:p w14:paraId="0682DFC5" w14:textId="77777777" w:rsidR="00BF2DD7" w:rsidRPr="003F1FCA" w:rsidRDefault="10853FB9" w:rsidP="10853FB9">
      <w:pPr>
        <w:pStyle w:val="FP"/>
        <w:framePr w:wrap="notBeside" w:hAnchor="margin" w:yAlign="center"/>
        <w:spacing w:after="240"/>
        <w:ind w:left="2835" w:right="2835"/>
        <w:jc w:val="center"/>
        <w:rPr>
          <w:rFonts w:ascii="Arial" w:hAnsi="Arial"/>
          <w:b/>
          <w:bCs/>
          <w:i/>
          <w:iCs/>
        </w:rPr>
      </w:pPr>
      <w:r w:rsidRPr="10853FB9">
        <w:rPr>
          <w:rFonts w:ascii="Arial" w:hAnsi="Arial"/>
          <w:b/>
          <w:bCs/>
          <w:i/>
          <w:iCs/>
        </w:rPr>
        <w:t>MediaTek Inc.</w:t>
      </w:r>
    </w:p>
    <w:p w14:paraId="65CF3E83" w14:textId="77777777" w:rsidR="00BF2DD7" w:rsidRPr="003F1FCA" w:rsidRDefault="10853FB9" w:rsidP="00BF2DD7">
      <w:pPr>
        <w:pStyle w:val="FP"/>
        <w:framePr w:wrap="notBeside" w:hAnchor="margin" w:yAlign="center"/>
        <w:pBdr>
          <w:bottom w:val="single" w:sz="6" w:space="1" w:color="auto"/>
        </w:pBdr>
        <w:ind w:left="2835" w:right="2835"/>
        <w:jc w:val="center"/>
      </w:pPr>
      <w:r>
        <w:t>Postal address</w:t>
      </w:r>
    </w:p>
    <w:p w14:paraId="5A9E1F66" w14:textId="77777777" w:rsidR="00BF2DD7" w:rsidRPr="003F1FCA" w:rsidRDefault="10853FB9" w:rsidP="10853FB9">
      <w:pPr>
        <w:pStyle w:val="FP"/>
        <w:framePr w:wrap="notBeside" w:hAnchor="margin" w:yAlign="center"/>
        <w:ind w:left="2835" w:right="2835"/>
        <w:jc w:val="center"/>
        <w:rPr>
          <w:rFonts w:ascii="Arial" w:hAnsi="Arial"/>
          <w:sz w:val="18"/>
          <w:szCs w:val="18"/>
        </w:rPr>
      </w:pPr>
      <w:r w:rsidRPr="10853FB9">
        <w:rPr>
          <w:rFonts w:ascii="Arial" w:hAnsi="Arial"/>
          <w:sz w:val="18"/>
          <w:szCs w:val="18"/>
        </w:rPr>
        <w:t>No. 1, Dusing 1st Rd. , Hsinchu Science Park, Hsinchu City, Taiwan 30078</w:t>
      </w:r>
    </w:p>
    <w:p w14:paraId="7F2776E6" w14:textId="77777777" w:rsidR="00BF2DD7" w:rsidRPr="00143837" w:rsidRDefault="10853FB9" w:rsidP="10853FB9">
      <w:pPr>
        <w:pStyle w:val="FP"/>
        <w:framePr w:wrap="notBeside" w:hAnchor="margin" w:yAlign="center"/>
        <w:pBdr>
          <w:bottom w:val="single" w:sz="6" w:space="1" w:color="auto"/>
        </w:pBdr>
        <w:spacing w:before="240"/>
        <w:ind w:left="2835" w:right="2835"/>
        <w:jc w:val="center"/>
        <w:rPr>
          <w:lang w:val="fr-FR"/>
        </w:rPr>
      </w:pPr>
      <w:r w:rsidRPr="10853FB9">
        <w:rPr>
          <w:rFonts w:eastAsiaTheme="minorEastAsia"/>
          <w:lang w:val="fr-FR" w:eastAsia="zh-TW"/>
        </w:rPr>
        <w:t>MTK</w:t>
      </w:r>
      <w:r w:rsidRPr="10853FB9">
        <w:rPr>
          <w:lang w:val="fr-FR"/>
        </w:rPr>
        <w:t xml:space="preserve"> support office address</w:t>
      </w:r>
    </w:p>
    <w:p w14:paraId="28095682" w14:textId="77777777" w:rsidR="00BF2DD7" w:rsidRPr="00BF2DD7" w:rsidRDefault="10853FB9" w:rsidP="10853FB9">
      <w:pPr>
        <w:pStyle w:val="FP"/>
        <w:framePr w:wrap="notBeside" w:hAnchor="margin" w:yAlign="center"/>
        <w:ind w:left="2835" w:right="2835"/>
        <w:jc w:val="center"/>
        <w:rPr>
          <w:rFonts w:ascii="Arial" w:eastAsiaTheme="minorEastAsia" w:hAnsi="Arial"/>
          <w:sz w:val="18"/>
          <w:szCs w:val="18"/>
          <w:lang w:val="fr-FR" w:eastAsia="zh-TW"/>
        </w:rPr>
      </w:pPr>
      <w:r w:rsidRPr="10853FB9">
        <w:rPr>
          <w:rFonts w:ascii="Arial" w:eastAsiaTheme="minorEastAsia" w:hAnsi="Arial"/>
          <w:sz w:val="18"/>
          <w:szCs w:val="18"/>
          <w:lang w:val="fr-FR" w:eastAsia="zh-TW"/>
        </w:rPr>
        <w:t>No. 1, Dusing 1st Rd. , Hsinchu Science Park, Hsinchu City, Taiwan 30078</w:t>
      </w:r>
    </w:p>
    <w:p w14:paraId="094883EF" w14:textId="77777777" w:rsidR="00BF2DD7" w:rsidRPr="008B1F51" w:rsidRDefault="10853FB9" w:rsidP="10853FB9">
      <w:pPr>
        <w:pStyle w:val="FP"/>
        <w:framePr w:wrap="notBeside" w:hAnchor="margin" w:yAlign="center"/>
        <w:pBdr>
          <w:bottom w:val="single" w:sz="6" w:space="1" w:color="auto"/>
        </w:pBdr>
        <w:spacing w:before="240"/>
        <w:ind w:left="2835" w:right="2835"/>
        <w:jc w:val="center"/>
        <w:rPr>
          <w:lang w:val="fr-FR"/>
        </w:rPr>
      </w:pPr>
      <w:r w:rsidRPr="10853FB9">
        <w:rPr>
          <w:lang w:val="fr-FR"/>
        </w:rPr>
        <w:t>Internet</w:t>
      </w:r>
    </w:p>
    <w:p w14:paraId="3DFA1EF9" w14:textId="77777777" w:rsidR="00BF2DD7" w:rsidRPr="008B1F51" w:rsidRDefault="00BF2DD7" w:rsidP="00BF2DD7">
      <w:pPr>
        <w:pStyle w:val="FP"/>
        <w:framePr w:wrap="notBeside" w:hAnchor="margin" w:yAlign="center"/>
        <w:ind w:left="2835" w:right="2835"/>
        <w:jc w:val="center"/>
        <w:rPr>
          <w:rFonts w:ascii="Arial" w:eastAsiaTheme="minorEastAsia" w:hAnsi="Arial"/>
          <w:sz w:val="18"/>
          <w:lang w:val="fr-FR" w:eastAsia="zh-TW"/>
        </w:rPr>
      </w:pPr>
      <w:r w:rsidRPr="008B1F51">
        <w:rPr>
          <w:rFonts w:ascii="Arial" w:hAnsi="Arial"/>
          <w:sz w:val="18"/>
          <w:lang w:val="fr-FR"/>
        </w:rPr>
        <w:t>http://www.</w:t>
      </w:r>
      <w:r w:rsidRPr="008B1F51">
        <w:rPr>
          <w:rFonts w:ascii="Arial" w:eastAsiaTheme="minorEastAsia" w:hAnsi="Arial" w:hint="eastAsia"/>
          <w:sz w:val="18"/>
          <w:lang w:val="fr-FR" w:eastAsia="zh-TW"/>
        </w:rPr>
        <w:t>mediatek.com/</w:t>
      </w:r>
    </w:p>
    <w:p w14:paraId="3F83044F" w14:textId="77777777" w:rsidR="00BF2DD7" w:rsidRDefault="00BF2DD7" w:rsidP="00BF2DD7">
      <w:pPr>
        <w:rPr>
          <w:rFonts w:eastAsiaTheme="minorEastAsia"/>
          <w:lang w:val="fr-FR"/>
        </w:rPr>
      </w:pPr>
    </w:p>
    <w:p w14:paraId="204919FA" w14:textId="77777777" w:rsidR="00F34358" w:rsidRDefault="00F34358" w:rsidP="00BF2DD7">
      <w:pPr>
        <w:rPr>
          <w:rFonts w:eastAsiaTheme="minorEastAsia"/>
          <w:lang w:val="fr-FR"/>
        </w:rPr>
      </w:pPr>
    </w:p>
    <w:p w14:paraId="2F76460A" w14:textId="77777777" w:rsidR="00F34358" w:rsidRDefault="00F34358" w:rsidP="00BF2DD7">
      <w:pPr>
        <w:rPr>
          <w:rFonts w:eastAsiaTheme="minorEastAsia"/>
          <w:lang w:val="fr-FR"/>
        </w:rPr>
      </w:pPr>
    </w:p>
    <w:p w14:paraId="6769CCA4" w14:textId="77777777" w:rsidR="00F34358" w:rsidRDefault="00F34358" w:rsidP="00BF2DD7">
      <w:pPr>
        <w:rPr>
          <w:rFonts w:eastAsiaTheme="minorEastAsia"/>
          <w:lang w:val="fr-FR"/>
        </w:rPr>
      </w:pPr>
    </w:p>
    <w:p w14:paraId="60DC95B4" w14:textId="77777777" w:rsidR="00F34358" w:rsidRDefault="00F34358" w:rsidP="00BF2DD7">
      <w:pPr>
        <w:rPr>
          <w:rFonts w:eastAsiaTheme="minorEastAsia"/>
          <w:lang w:val="fr-FR"/>
        </w:rPr>
      </w:pPr>
    </w:p>
    <w:p w14:paraId="09680A56" w14:textId="77777777" w:rsidR="00F34358" w:rsidRDefault="00F34358" w:rsidP="00BF2DD7">
      <w:pPr>
        <w:rPr>
          <w:rFonts w:eastAsiaTheme="minorEastAsia"/>
          <w:lang w:val="fr-FR"/>
        </w:rPr>
      </w:pPr>
    </w:p>
    <w:p w14:paraId="776146F4" w14:textId="77777777" w:rsidR="00F34358" w:rsidRDefault="00F34358" w:rsidP="00BF2DD7">
      <w:pPr>
        <w:rPr>
          <w:rFonts w:eastAsiaTheme="minorEastAsia"/>
          <w:lang w:val="fr-FR"/>
        </w:rPr>
      </w:pPr>
    </w:p>
    <w:p w14:paraId="69EBE3F1" w14:textId="77777777" w:rsidR="00F34358" w:rsidRDefault="00F34358" w:rsidP="00BF2DD7">
      <w:pPr>
        <w:rPr>
          <w:rFonts w:eastAsiaTheme="minorEastAsia"/>
          <w:lang w:val="fr-FR"/>
        </w:rPr>
      </w:pPr>
    </w:p>
    <w:p w14:paraId="19948492" w14:textId="77777777" w:rsidR="00F34358" w:rsidRDefault="00F34358" w:rsidP="00BF2DD7">
      <w:pPr>
        <w:rPr>
          <w:rFonts w:eastAsiaTheme="minorEastAsia"/>
          <w:lang w:val="fr-FR"/>
        </w:rPr>
      </w:pPr>
    </w:p>
    <w:p w14:paraId="71AE9DB8" w14:textId="77777777" w:rsidR="00F34358" w:rsidRDefault="00F34358" w:rsidP="00BF2DD7">
      <w:pPr>
        <w:rPr>
          <w:rFonts w:eastAsiaTheme="minorEastAsia"/>
          <w:lang w:val="fr-FR"/>
        </w:rPr>
        <w:sectPr w:rsidR="00F34358" w:rsidSect="00201FA8">
          <w:headerReference w:type="even" r:id="rId17"/>
          <w:pgSz w:w="11907" w:h="16839" w:code="9"/>
          <w:pgMar w:top="1440" w:right="1440" w:bottom="1440" w:left="1440" w:header="709" w:footer="709" w:gutter="0"/>
          <w:cols w:space="708"/>
          <w:docGrid w:linePitch="360"/>
        </w:sectPr>
      </w:pPr>
    </w:p>
    <w:p w14:paraId="52E57D06" w14:textId="77777777" w:rsidR="004959DA" w:rsidRPr="00CD7AA3" w:rsidRDefault="10853FB9" w:rsidP="00C81149">
      <w:pPr>
        <w:pStyle w:val="TitreSansNumero"/>
      </w:pPr>
      <w:bookmarkStart w:id="5" w:name="_Toc229437562"/>
      <w:r>
        <w:lastRenderedPageBreak/>
        <w:t>Document Revision History</w:t>
      </w:r>
      <w:bookmarkEnd w:id="0"/>
      <w:bookmarkEnd w:id="5"/>
    </w:p>
    <w:tbl>
      <w:tblPr>
        <w:tblW w:w="937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839"/>
        <w:gridCol w:w="1112"/>
        <w:gridCol w:w="1276"/>
        <w:gridCol w:w="6151"/>
      </w:tblGrid>
      <w:tr w:rsidR="00426BAB" w:rsidRPr="00D651FA" w14:paraId="47EEE037" w14:textId="77777777" w:rsidTr="670393DB">
        <w:tc>
          <w:tcPr>
            <w:tcW w:w="839" w:type="dxa"/>
            <w:tcBorders>
              <w:bottom w:val="single" w:sz="12" w:space="0" w:color="000000" w:themeColor="text1"/>
            </w:tcBorders>
            <w:shd w:val="clear" w:color="auto" w:fill="D9D9D9" w:themeFill="background1" w:themeFillShade="D9"/>
          </w:tcPr>
          <w:p w14:paraId="48FA3FA6" w14:textId="77777777" w:rsidR="00426BAB" w:rsidRPr="00272296" w:rsidRDefault="00426BAB" w:rsidP="00976F6F">
            <w:pPr>
              <w:pStyle w:val="TableText"/>
            </w:pPr>
            <w:r w:rsidRPr="10853FB9">
              <w:t>Revision</w:t>
            </w:r>
          </w:p>
        </w:tc>
        <w:tc>
          <w:tcPr>
            <w:tcW w:w="1112" w:type="dxa"/>
            <w:tcBorders>
              <w:bottom w:val="single" w:sz="12" w:space="0" w:color="000000" w:themeColor="text1"/>
            </w:tcBorders>
            <w:shd w:val="clear" w:color="auto" w:fill="D9D9D9" w:themeFill="background1" w:themeFillShade="D9"/>
          </w:tcPr>
          <w:p w14:paraId="43688F6F" w14:textId="77777777" w:rsidR="00A56F3E" w:rsidRPr="00272296" w:rsidRDefault="00426BAB" w:rsidP="00976F6F">
            <w:pPr>
              <w:pStyle w:val="TableText"/>
              <w:rPr>
                <w:rFonts w:eastAsia="新細明體"/>
              </w:rPr>
            </w:pPr>
            <w:r w:rsidRPr="10853FB9">
              <w:t>Date</w:t>
            </w:r>
          </w:p>
        </w:tc>
        <w:tc>
          <w:tcPr>
            <w:tcW w:w="1276" w:type="dxa"/>
            <w:tcBorders>
              <w:bottom w:val="single" w:sz="12" w:space="0" w:color="000000" w:themeColor="text1"/>
            </w:tcBorders>
            <w:shd w:val="clear" w:color="auto" w:fill="D9D9D9" w:themeFill="background1" w:themeFillShade="D9"/>
          </w:tcPr>
          <w:p w14:paraId="1D535DC8" w14:textId="77777777" w:rsidR="00426BAB" w:rsidRPr="00272296" w:rsidRDefault="00426BAB" w:rsidP="00976F6F">
            <w:pPr>
              <w:pStyle w:val="TableText"/>
            </w:pPr>
            <w:r w:rsidRPr="10853FB9">
              <w:t>Author</w:t>
            </w:r>
          </w:p>
        </w:tc>
        <w:tc>
          <w:tcPr>
            <w:tcW w:w="6151" w:type="dxa"/>
            <w:tcBorders>
              <w:bottom w:val="single" w:sz="12" w:space="0" w:color="000000" w:themeColor="text1"/>
            </w:tcBorders>
            <w:shd w:val="clear" w:color="auto" w:fill="D9D9D9" w:themeFill="background1" w:themeFillShade="D9"/>
          </w:tcPr>
          <w:p w14:paraId="22418DEF" w14:textId="77777777" w:rsidR="00426BAB" w:rsidRPr="00272296" w:rsidRDefault="00426BAB" w:rsidP="00976F6F">
            <w:pPr>
              <w:pStyle w:val="TableText"/>
            </w:pPr>
            <w:r w:rsidRPr="10853FB9">
              <w:t>Description</w:t>
            </w:r>
          </w:p>
        </w:tc>
      </w:tr>
      <w:tr w:rsidR="005E738A" w:rsidRPr="00CF3902" w14:paraId="49E18BB1" w14:textId="77777777" w:rsidTr="670393DB">
        <w:tc>
          <w:tcPr>
            <w:tcW w:w="839" w:type="dxa"/>
          </w:tcPr>
          <w:p w14:paraId="321C8861" w14:textId="77777777" w:rsidR="005E738A" w:rsidRPr="00CF3902" w:rsidRDefault="0095144A" w:rsidP="00CF3902">
            <w:pPr>
              <w:pStyle w:val="TableNormal1"/>
              <w:rPr>
                <w:b w:val="0"/>
                <w:bCs/>
              </w:rPr>
            </w:pPr>
            <w:r w:rsidRPr="00CF3902">
              <w:rPr>
                <w:b w:val="0"/>
                <w:bCs/>
              </w:rPr>
              <w:t>V0.</w:t>
            </w:r>
            <w:r w:rsidR="00B55251" w:rsidRPr="00CF3902">
              <w:rPr>
                <w:b w:val="0"/>
                <w:bCs/>
              </w:rPr>
              <w:t>8</w:t>
            </w:r>
          </w:p>
        </w:tc>
        <w:tc>
          <w:tcPr>
            <w:tcW w:w="1112" w:type="dxa"/>
          </w:tcPr>
          <w:p w14:paraId="0BA8C862" w14:textId="77777777" w:rsidR="005E738A" w:rsidRPr="00CF3902" w:rsidRDefault="00B55251" w:rsidP="00CF3902">
            <w:pPr>
              <w:pStyle w:val="TableNormal1"/>
              <w:rPr>
                <w:b w:val="0"/>
                <w:bCs/>
              </w:rPr>
            </w:pPr>
            <w:r w:rsidRPr="00CF3902">
              <w:rPr>
                <w:b w:val="0"/>
                <w:bCs/>
              </w:rPr>
              <w:t>2018/08/31</w:t>
            </w:r>
          </w:p>
        </w:tc>
        <w:tc>
          <w:tcPr>
            <w:tcW w:w="1276" w:type="dxa"/>
          </w:tcPr>
          <w:p w14:paraId="651C1497" w14:textId="77777777" w:rsidR="005E738A" w:rsidRPr="00CF3902" w:rsidRDefault="005E738A" w:rsidP="00CF3902">
            <w:pPr>
              <w:pStyle w:val="TableNormal1"/>
              <w:rPr>
                <w:b w:val="0"/>
                <w:bCs/>
              </w:rPr>
            </w:pPr>
            <w:r w:rsidRPr="00CF3902">
              <w:rPr>
                <w:b w:val="0"/>
                <w:bCs/>
              </w:rPr>
              <w:t>Doug Wang</w:t>
            </w:r>
          </w:p>
        </w:tc>
        <w:tc>
          <w:tcPr>
            <w:tcW w:w="6151" w:type="dxa"/>
          </w:tcPr>
          <w:p w14:paraId="014EDF84" w14:textId="77777777" w:rsidR="005E738A" w:rsidRPr="00CF3902" w:rsidRDefault="00B55251" w:rsidP="00CF3902">
            <w:pPr>
              <w:pStyle w:val="TableNormal1"/>
              <w:rPr>
                <w:b w:val="0"/>
                <w:bCs/>
              </w:rPr>
            </w:pPr>
            <w:r w:rsidRPr="00CF3902">
              <w:rPr>
                <w:b w:val="0"/>
                <w:bCs/>
              </w:rPr>
              <w:t>Initial Draft</w:t>
            </w:r>
          </w:p>
        </w:tc>
      </w:tr>
      <w:tr w:rsidR="005E738A" w:rsidRPr="00CF3902" w14:paraId="060BC1BF" w14:textId="77777777" w:rsidTr="670393DB">
        <w:tc>
          <w:tcPr>
            <w:tcW w:w="839" w:type="dxa"/>
          </w:tcPr>
          <w:p w14:paraId="6CB8DCBE" w14:textId="77777777" w:rsidR="005E738A" w:rsidRPr="00CF3902" w:rsidRDefault="00FA7F02" w:rsidP="00CF3902">
            <w:pPr>
              <w:pStyle w:val="TableNormal1"/>
              <w:rPr>
                <w:b w:val="0"/>
                <w:bCs/>
              </w:rPr>
            </w:pPr>
            <w:r w:rsidRPr="00CF3902">
              <w:rPr>
                <w:b w:val="0"/>
                <w:bCs/>
              </w:rPr>
              <w:t>V0.9</w:t>
            </w:r>
          </w:p>
        </w:tc>
        <w:tc>
          <w:tcPr>
            <w:tcW w:w="1112" w:type="dxa"/>
          </w:tcPr>
          <w:p w14:paraId="0AF9495B" w14:textId="77777777" w:rsidR="005E738A" w:rsidRPr="00CF3902" w:rsidRDefault="00FA7F02" w:rsidP="00CF3902">
            <w:pPr>
              <w:pStyle w:val="TableNormal1"/>
              <w:rPr>
                <w:b w:val="0"/>
                <w:bCs/>
              </w:rPr>
            </w:pPr>
            <w:r w:rsidRPr="00CF3902">
              <w:rPr>
                <w:b w:val="0"/>
                <w:bCs/>
              </w:rPr>
              <w:t>2019/01/08</w:t>
            </w:r>
          </w:p>
        </w:tc>
        <w:tc>
          <w:tcPr>
            <w:tcW w:w="1276" w:type="dxa"/>
          </w:tcPr>
          <w:p w14:paraId="187FE3EE" w14:textId="77777777" w:rsidR="00FA7F02" w:rsidRPr="00CF3902" w:rsidRDefault="00FA7F02" w:rsidP="00CF3902">
            <w:pPr>
              <w:pStyle w:val="TableNormal1"/>
              <w:rPr>
                <w:b w:val="0"/>
                <w:bCs/>
              </w:rPr>
            </w:pPr>
            <w:r w:rsidRPr="00CF3902">
              <w:rPr>
                <w:b w:val="0"/>
                <w:bCs/>
              </w:rPr>
              <w:t>Doug Wang</w:t>
            </w:r>
          </w:p>
          <w:p w14:paraId="7D57D9F4" w14:textId="77777777" w:rsidR="00FA7F02" w:rsidRPr="00CF3902" w:rsidRDefault="10853FB9" w:rsidP="00CF3902">
            <w:pPr>
              <w:pStyle w:val="TableNormal1"/>
              <w:rPr>
                <w:b w:val="0"/>
                <w:bCs/>
              </w:rPr>
            </w:pPr>
            <w:r w:rsidRPr="00CF3902">
              <w:rPr>
                <w:b w:val="0"/>
                <w:bCs/>
              </w:rPr>
              <w:t>Danny Hung</w:t>
            </w:r>
          </w:p>
        </w:tc>
        <w:tc>
          <w:tcPr>
            <w:tcW w:w="6151" w:type="dxa"/>
          </w:tcPr>
          <w:p w14:paraId="2E516432" w14:textId="5D39A6A7" w:rsidR="00FA7F02" w:rsidRPr="00CF3902" w:rsidRDefault="00FA7F02" w:rsidP="00CF3902">
            <w:pPr>
              <w:pStyle w:val="TableNormal1"/>
              <w:rPr>
                <w:b w:val="0"/>
                <w:bCs/>
              </w:rPr>
            </w:pPr>
            <w:r w:rsidRPr="00CF3902">
              <w:rPr>
                <w:b w:val="0"/>
                <w:bCs/>
              </w:rPr>
              <w:t>Add Debug and MCPS measurement method</w:t>
            </w:r>
          </w:p>
          <w:p w14:paraId="037DA411" w14:textId="77777777" w:rsidR="005E738A" w:rsidRPr="00CF3902" w:rsidRDefault="00FA7F02" w:rsidP="00CF3902">
            <w:pPr>
              <w:pStyle w:val="TableNormal1"/>
              <w:rPr>
                <w:b w:val="0"/>
                <w:bCs/>
              </w:rPr>
            </w:pPr>
            <w:r w:rsidRPr="00CF3902">
              <w:rPr>
                <w:b w:val="0"/>
                <w:bCs/>
              </w:rPr>
              <w:t>b) Add Audio Effect</w:t>
            </w:r>
          </w:p>
        </w:tc>
      </w:tr>
      <w:tr w:rsidR="005E738A" w:rsidRPr="00CF3902" w14:paraId="50C713F8" w14:textId="77777777" w:rsidTr="670393DB">
        <w:tc>
          <w:tcPr>
            <w:tcW w:w="839" w:type="dxa"/>
          </w:tcPr>
          <w:p w14:paraId="0C147E41" w14:textId="77777777" w:rsidR="005E738A" w:rsidRPr="00CF3902" w:rsidRDefault="00B73DF5" w:rsidP="00CF3902">
            <w:pPr>
              <w:pStyle w:val="TableNormal1"/>
              <w:rPr>
                <w:b w:val="0"/>
                <w:bCs/>
              </w:rPr>
            </w:pPr>
            <w:r w:rsidRPr="00CF3902">
              <w:rPr>
                <w:b w:val="0"/>
                <w:bCs/>
              </w:rPr>
              <w:t>V1.0</w:t>
            </w:r>
          </w:p>
        </w:tc>
        <w:tc>
          <w:tcPr>
            <w:tcW w:w="1112" w:type="dxa"/>
          </w:tcPr>
          <w:p w14:paraId="093C2A21" w14:textId="77777777" w:rsidR="005E738A" w:rsidRPr="00CF3902" w:rsidRDefault="00B73DF5" w:rsidP="00CF3902">
            <w:pPr>
              <w:pStyle w:val="TableNormal1"/>
              <w:rPr>
                <w:b w:val="0"/>
                <w:bCs/>
              </w:rPr>
            </w:pPr>
            <w:r w:rsidRPr="00CF3902">
              <w:rPr>
                <w:b w:val="0"/>
                <w:bCs/>
              </w:rPr>
              <w:t>2019/11/04</w:t>
            </w:r>
          </w:p>
        </w:tc>
        <w:tc>
          <w:tcPr>
            <w:tcW w:w="1276" w:type="dxa"/>
          </w:tcPr>
          <w:p w14:paraId="6428F566" w14:textId="77777777" w:rsidR="005E738A" w:rsidRPr="00CF3902" w:rsidRDefault="00B73DF5" w:rsidP="00CF3902">
            <w:pPr>
              <w:pStyle w:val="TableNormal1"/>
              <w:rPr>
                <w:b w:val="0"/>
                <w:bCs/>
              </w:rPr>
            </w:pPr>
            <w:r w:rsidRPr="00CF3902">
              <w:rPr>
                <w:b w:val="0"/>
                <w:bCs/>
              </w:rPr>
              <w:t>Doug Wang</w:t>
            </w:r>
          </w:p>
        </w:tc>
        <w:tc>
          <w:tcPr>
            <w:tcW w:w="6151" w:type="dxa"/>
          </w:tcPr>
          <w:p w14:paraId="125B39DA" w14:textId="77777777" w:rsidR="005E738A" w:rsidRPr="00CF3902" w:rsidRDefault="00B73DF5" w:rsidP="00CF3902">
            <w:pPr>
              <w:pStyle w:val="TableNormal1"/>
              <w:rPr>
                <w:b w:val="0"/>
                <w:bCs/>
              </w:rPr>
            </w:pPr>
            <w:r w:rsidRPr="00CF3902">
              <w:rPr>
                <w:b w:val="0"/>
                <w:bCs/>
              </w:rPr>
              <w:t>a) Refine description of hwcfg and config</w:t>
            </w:r>
          </w:p>
        </w:tc>
      </w:tr>
      <w:tr w:rsidR="005E738A" w:rsidRPr="00CF3902" w14:paraId="38BE1FAB" w14:textId="77777777" w:rsidTr="670393DB">
        <w:tc>
          <w:tcPr>
            <w:tcW w:w="839" w:type="dxa"/>
          </w:tcPr>
          <w:p w14:paraId="0055FEA5" w14:textId="77777777" w:rsidR="005E738A" w:rsidRPr="00CF3902" w:rsidRDefault="004117D7" w:rsidP="00CF3902">
            <w:pPr>
              <w:pStyle w:val="TableNormal1"/>
              <w:rPr>
                <w:b w:val="0"/>
                <w:bCs/>
              </w:rPr>
            </w:pPr>
            <w:r w:rsidRPr="00CF3902">
              <w:rPr>
                <w:b w:val="0"/>
                <w:bCs/>
              </w:rPr>
              <w:t>V1.1</w:t>
            </w:r>
            <w:r w:rsidR="00914BED" w:rsidRPr="00CF3902">
              <w:rPr>
                <w:b w:val="0"/>
                <w:bCs/>
              </w:rPr>
              <w:t>0</w:t>
            </w:r>
          </w:p>
        </w:tc>
        <w:tc>
          <w:tcPr>
            <w:tcW w:w="1112" w:type="dxa"/>
          </w:tcPr>
          <w:p w14:paraId="7E16A27B" w14:textId="77777777" w:rsidR="005E738A" w:rsidRPr="00CF3902" w:rsidRDefault="004117D7" w:rsidP="00CF3902">
            <w:pPr>
              <w:pStyle w:val="TableNormal1"/>
              <w:rPr>
                <w:b w:val="0"/>
                <w:bCs/>
              </w:rPr>
            </w:pPr>
            <w:r w:rsidRPr="00CF3902">
              <w:rPr>
                <w:b w:val="0"/>
                <w:bCs/>
              </w:rPr>
              <w:t>2020/01/22</w:t>
            </w:r>
          </w:p>
        </w:tc>
        <w:tc>
          <w:tcPr>
            <w:tcW w:w="1276" w:type="dxa"/>
          </w:tcPr>
          <w:p w14:paraId="45643EC6" w14:textId="77777777" w:rsidR="005E738A" w:rsidRPr="00CF3902" w:rsidRDefault="004117D7" w:rsidP="00CF3902">
            <w:pPr>
              <w:pStyle w:val="TableNormal1"/>
              <w:rPr>
                <w:b w:val="0"/>
                <w:bCs/>
              </w:rPr>
            </w:pPr>
            <w:r w:rsidRPr="00CF3902">
              <w:rPr>
                <w:b w:val="0"/>
                <w:bCs/>
              </w:rPr>
              <w:t>Doug Wang</w:t>
            </w:r>
          </w:p>
        </w:tc>
        <w:tc>
          <w:tcPr>
            <w:tcW w:w="6151" w:type="dxa"/>
          </w:tcPr>
          <w:p w14:paraId="31C8FDFC" w14:textId="1A921938" w:rsidR="004117D7" w:rsidRPr="00CF3902" w:rsidRDefault="004117D7" w:rsidP="00CF3902">
            <w:pPr>
              <w:pStyle w:val="TableNormal1"/>
              <w:rPr>
                <w:b w:val="0"/>
                <w:bCs/>
              </w:rPr>
            </w:pPr>
            <w:r w:rsidRPr="00CF3902">
              <w:rPr>
                <w:b w:val="0"/>
                <w:bCs/>
              </w:rPr>
              <w:t>Add b0 file structure</w:t>
            </w:r>
          </w:p>
          <w:p w14:paraId="06C46E0A" w14:textId="77777777" w:rsidR="005E738A" w:rsidRPr="00CF3902" w:rsidRDefault="004117D7" w:rsidP="00CF3902">
            <w:pPr>
              <w:pStyle w:val="TableNormal1"/>
              <w:rPr>
                <w:b w:val="0"/>
                <w:bCs/>
              </w:rPr>
            </w:pPr>
            <w:r w:rsidRPr="00CF3902">
              <w:rPr>
                <w:b w:val="0"/>
                <w:bCs/>
              </w:rPr>
              <w:t>b) Add aurisys development flow</w:t>
            </w:r>
          </w:p>
        </w:tc>
      </w:tr>
      <w:tr w:rsidR="00426BAB" w:rsidRPr="00CF3902" w14:paraId="526D88B8" w14:textId="77777777" w:rsidTr="670393DB">
        <w:tc>
          <w:tcPr>
            <w:tcW w:w="839" w:type="dxa"/>
          </w:tcPr>
          <w:p w14:paraId="70D1B923" w14:textId="77777777" w:rsidR="00426BAB" w:rsidRPr="00CF3902" w:rsidRDefault="00914BED" w:rsidP="00CF3902">
            <w:pPr>
              <w:pStyle w:val="TableNormal1"/>
              <w:rPr>
                <w:b w:val="0"/>
                <w:bCs/>
              </w:rPr>
            </w:pPr>
            <w:r w:rsidRPr="00CF3902">
              <w:rPr>
                <w:b w:val="0"/>
                <w:bCs/>
              </w:rPr>
              <w:t>V1.11</w:t>
            </w:r>
          </w:p>
        </w:tc>
        <w:tc>
          <w:tcPr>
            <w:tcW w:w="1112" w:type="dxa"/>
          </w:tcPr>
          <w:p w14:paraId="38B861A3" w14:textId="77777777" w:rsidR="00426BAB" w:rsidRPr="00CF3902" w:rsidRDefault="00914BED" w:rsidP="00CF3902">
            <w:pPr>
              <w:pStyle w:val="TableNormal1"/>
              <w:rPr>
                <w:b w:val="0"/>
                <w:bCs/>
              </w:rPr>
            </w:pPr>
            <w:r w:rsidRPr="00CF3902">
              <w:rPr>
                <w:b w:val="0"/>
                <w:bCs/>
              </w:rPr>
              <w:t>2020/2/22</w:t>
            </w:r>
          </w:p>
        </w:tc>
        <w:tc>
          <w:tcPr>
            <w:tcW w:w="1276" w:type="dxa"/>
          </w:tcPr>
          <w:p w14:paraId="14866FAD" w14:textId="77777777" w:rsidR="00426BAB" w:rsidRPr="00CF3902" w:rsidRDefault="00914BED" w:rsidP="00CF3902">
            <w:pPr>
              <w:pStyle w:val="TableNormal1"/>
              <w:rPr>
                <w:b w:val="0"/>
                <w:bCs/>
              </w:rPr>
            </w:pPr>
            <w:r w:rsidRPr="00CF3902">
              <w:rPr>
                <w:b w:val="0"/>
                <w:bCs/>
              </w:rPr>
              <w:t>Doug Wang</w:t>
            </w:r>
          </w:p>
        </w:tc>
        <w:tc>
          <w:tcPr>
            <w:tcW w:w="6151" w:type="dxa"/>
          </w:tcPr>
          <w:p w14:paraId="047701F0" w14:textId="37B56020" w:rsidR="00426BAB" w:rsidRPr="00CF3902" w:rsidRDefault="00914BED" w:rsidP="00CF3902">
            <w:pPr>
              <w:pStyle w:val="TableNormal1"/>
              <w:rPr>
                <w:b w:val="0"/>
                <w:bCs/>
              </w:rPr>
            </w:pPr>
            <w:r w:rsidRPr="00CF3902">
              <w:rPr>
                <w:b w:val="0"/>
                <w:bCs/>
              </w:rPr>
              <w:t>Add enable UART method</w:t>
            </w:r>
          </w:p>
          <w:p w14:paraId="64920F9B" w14:textId="77777777" w:rsidR="00914BED" w:rsidRPr="00CF3902" w:rsidRDefault="00914BED" w:rsidP="00CF3902">
            <w:pPr>
              <w:pStyle w:val="TableNormal1"/>
              <w:rPr>
                <w:b w:val="0"/>
                <w:bCs/>
              </w:rPr>
            </w:pPr>
            <w:r w:rsidRPr="00CF3902">
              <w:rPr>
                <w:b w:val="0"/>
                <w:bCs/>
              </w:rPr>
              <w:t>b)Add b0 structure description for debug sop</w:t>
            </w:r>
          </w:p>
        </w:tc>
      </w:tr>
      <w:tr w:rsidR="00426BAB" w:rsidRPr="00CF3902" w14:paraId="0801A838" w14:textId="77777777" w:rsidTr="670393DB">
        <w:tc>
          <w:tcPr>
            <w:tcW w:w="839" w:type="dxa"/>
          </w:tcPr>
          <w:p w14:paraId="4F22EBC3" w14:textId="77777777" w:rsidR="00426BAB" w:rsidRPr="00CF3902" w:rsidRDefault="000758D5" w:rsidP="00976F6F">
            <w:pPr>
              <w:pStyle w:val="TableText"/>
            </w:pPr>
            <w:r w:rsidRPr="00CF3902">
              <w:t>V1.12</w:t>
            </w:r>
          </w:p>
        </w:tc>
        <w:tc>
          <w:tcPr>
            <w:tcW w:w="1112" w:type="dxa"/>
          </w:tcPr>
          <w:p w14:paraId="09BB676B" w14:textId="77777777" w:rsidR="00426BAB" w:rsidRPr="00CF3902" w:rsidRDefault="0061255C" w:rsidP="00976F6F">
            <w:pPr>
              <w:pStyle w:val="TableText"/>
            </w:pPr>
            <w:r w:rsidRPr="00CF3902">
              <w:t>2020/4/20</w:t>
            </w:r>
          </w:p>
        </w:tc>
        <w:tc>
          <w:tcPr>
            <w:tcW w:w="1276" w:type="dxa"/>
          </w:tcPr>
          <w:p w14:paraId="757B2399" w14:textId="77777777" w:rsidR="00426BAB" w:rsidRPr="00CF3902" w:rsidRDefault="000758D5" w:rsidP="00976F6F">
            <w:pPr>
              <w:pStyle w:val="TableText"/>
            </w:pPr>
            <w:r w:rsidRPr="00CF3902">
              <w:t>Doug Wang</w:t>
            </w:r>
          </w:p>
          <w:p w14:paraId="10119979" w14:textId="77777777" w:rsidR="000758D5" w:rsidRPr="00CF3902" w:rsidRDefault="000758D5" w:rsidP="00976F6F">
            <w:pPr>
              <w:pStyle w:val="TableText"/>
            </w:pPr>
            <w:r w:rsidRPr="00CF3902">
              <w:t>Danny Hung</w:t>
            </w:r>
          </w:p>
          <w:p w14:paraId="0E397839" w14:textId="77777777" w:rsidR="0061255C" w:rsidRPr="00CF3902" w:rsidRDefault="0061255C" w:rsidP="00976F6F">
            <w:pPr>
              <w:pStyle w:val="TableText"/>
            </w:pPr>
            <w:r w:rsidRPr="00CF3902">
              <w:t>Celine</w:t>
            </w:r>
          </w:p>
        </w:tc>
        <w:tc>
          <w:tcPr>
            <w:tcW w:w="6151" w:type="dxa"/>
          </w:tcPr>
          <w:p w14:paraId="4DC5DE33" w14:textId="77777777" w:rsidR="00426BAB" w:rsidRPr="00CF3902" w:rsidRDefault="000758D5" w:rsidP="00976F6F">
            <w:pPr>
              <w:pStyle w:val="TableText"/>
            </w:pPr>
            <w:r w:rsidRPr="00CF3902">
              <w:t>Add Integration Guideline Chapter</w:t>
            </w:r>
          </w:p>
          <w:p w14:paraId="3AEA2CE9" w14:textId="77777777" w:rsidR="0061255C" w:rsidRPr="00CF3902" w:rsidRDefault="0061255C" w:rsidP="00976F6F">
            <w:pPr>
              <w:pStyle w:val="TableText"/>
            </w:pPr>
            <w:r w:rsidRPr="00CF3902">
              <w:t>Aurisys Porting Guideline</w:t>
            </w:r>
          </w:p>
          <w:p w14:paraId="44C9AD14" w14:textId="77777777" w:rsidR="0061255C" w:rsidRPr="00CF3902" w:rsidRDefault="0061255C" w:rsidP="00976F6F">
            <w:pPr>
              <w:pStyle w:val="TableText"/>
            </w:pPr>
            <w:r w:rsidRPr="00CF3902">
              <w:t>Reserved Memory Configurations</w:t>
            </w:r>
          </w:p>
        </w:tc>
      </w:tr>
      <w:tr w:rsidR="00426BAB" w:rsidRPr="00D651FA" w14:paraId="1A592C5A" w14:textId="77777777" w:rsidTr="670393DB">
        <w:tc>
          <w:tcPr>
            <w:tcW w:w="839" w:type="dxa"/>
          </w:tcPr>
          <w:p w14:paraId="429F188D" w14:textId="77777777" w:rsidR="00426BAB" w:rsidRPr="00E9675F" w:rsidRDefault="003F626C" w:rsidP="00976F6F">
            <w:pPr>
              <w:pStyle w:val="TableText"/>
            </w:pPr>
            <w:r>
              <w:t>V1.13</w:t>
            </w:r>
          </w:p>
        </w:tc>
        <w:tc>
          <w:tcPr>
            <w:tcW w:w="1112" w:type="dxa"/>
          </w:tcPr>
          <w:p w14:paraId="6C7DB981" w14:textId="77777777" w:rsidR="00426BAB" w:rsidRPr="00E9675F" w:rsidRDefault="003F626C" w:rsidP="00976F6F">
            <w:pPr>
              <w:pStyle w:val="TableText"/>
            </w:pPr>
            <w:r>
              <w:t>2021/01/06</w:t>
            </w:r>
          </w:p>
        </w:tc>
        <w:tc>
          <w:tcPr>
            <w:tcW w:w="1276" w:type="dxa"/>
          </w:tcPr>
          <w:p w14:paraId="2E42735D" w14:textId="77777777" w:rsidR="00426BAB" w:rsidRPr="00E9675F" w:rsidRDefault="003F626C" w:rsidP="00976F6F">
            <w:pPr>
              <w:pStyle w:val="TableText"/>
            </w:pPr>
            <w:r>
              <w:t>Danny</w:t>
            </w:r>
          </w:p>
        </w:tc>
        <w:tc>
          <w:tcPr>
            <w:tcW w:w="6151" w:type="dxa"/>
          </w:tcPr>
          <w:p w14:paraId="46508709" w14:textId="77777777" w:rsidR="00426BAB" w:rsidRPr="00E9675F" w:rsidRDefault="003F626C" w:rsidP="00976F6F">
            <w:pPr>
              <w:pStyle w:val="TableText"/>
            </w:pPr>
            <w:r>
              <w:t>Add guideline to add Aurisys scenario</w:t>
            </w:r>
          </w:p>
        </w:tc>
      </w:tr>
      <w:tr w:rsidR="003F626C" w:rsidRPr="00D651FA" w14:paraId="17F3141A" w14:textId="77777777" w:rsidTr="670393DB">
        <w:tc>
          <w:tcPr>
            <w:tcW w:w="839" w:type="dxa"/>
          </w:tcPr>
          <w:p w14:paraId="6A07487E" w14:textId="5F6C3223" w:rsidR="003F626C" w:rsidRPr="00E9675F" w:rsidRDefault="003E7189" w:rsidP="00976F6F">
            <w:pPr>
              <w:pStyle w:val="TableText"/>
            </w:pPr>
            <w:r w:rsidRPr="10853FB9">
              <w:t>V</w:t>
            </w:r>
            <w:r>
              <w:t>1.14</w:t>
            </w:r>
          </w:p>
        </w:tc>
        <w:tc>
          <w:tcPr>
            <w:tcW w:w="1112" w:type="dxa"/>
          </w:tcPr>
          <w:p w14:paraId="3474F4C6" w14:textId="6B415745" w:rsidR="003F626C" w:rsidRPr="00E9675F" w:rsidRDefault="003E7189" w:rsidP="00976F6F">
            <w:pPr>
              <w:pStyle w:val="TableText"/>
            </w:pPr>
            <w:r w:rsidRPr="10853FB9">
              <w:t>2</w:t>
            </w:r>
            <w:r>
              <w:t>022/09/06</w:t>
            </w:r>
          </w:p>
        </w:tc>
        <w:tc>
          <w:tcPr>
            <w:tcW w:w="1276" w:type="dxa"/>
          </w:tcPr>
          <w:p w14:paraId="05DF1218" w14:textId="1AC09323" w:rsidR="003F626C" w:rsidRPr="00E9675F" w:rsidRDefault="003E7189" w:rsidP="00976F6F">
            <w:pPr>
              <w:pStyle w:val="TableText"/>
            </w:pPr>
            <w:r w:rsidRPr="10853FB9">
              <w:t>Y</w:t>
            </w:r>
            <w:r>
              <w:t>uying Lin</w:t>
            </w:r>
          </w:p>
        </w:tc>
        <w:tc>
          <w:tcPr>
            <w:tcW w:w="6151" w:type="dxa"/>
          </w:tcPr>
          <w:p w14:paraId="47185ED1" w14:textId="1813BFB8" w:rsidR="006E3C08" w:rsidRDefault="006E3C08" w:rsidP="00976F6F">
            <w:pPr>
              <w:pStyle w:val="TableText"/>
            </w:pPr>
            <w:r w:rsidRPr="10853FB9">
              <w:t>a) A</w:t>
            </w:r>
            <w:r>
              <w:t>dd note for aurisys_config_hifi3.xml</w:t>
            </w:r>
            <w:r w:rsidRPr="10853FB9">
              <w:t xml:space="preserve"> </w:t>
            </w:r>
          </w:p>
          <w:p w14:paraId="2F017DA1" w14:textId="421D2AF7" w:rsidR="00361670" w:rsidRDefault="006E3C08" w:rsidP="00976F6F">
            <w:pPr>
              <w:pStyle w:val="TableText"/>
            </w:pPr>
            <w:r w:rsidRPr="10853FB9">
              <w:t xml:space="preserve">b) </w:t>
            </w:r>
            <w:r w:rsidR="00361670" w:rsidRPr="10853FB9">
              <w:t>U</w:t>
            </w:r>
            <w:r w:rsidR="00361670">
              <w:t>pdate tool chain part:</w:t>
            </w:r>
          </w:p>
          <w:p w14:paraId="5DE883A2" w14:textId="5E846CC0" w:rsidR="003F626C" w:rsidRDefault="006E3C08" w:rsidP="00976F6F">
            <w:pPr>
              <w:pStyle w:val="TableText"/>
            </w:pPr>
            <w:r w:rsidRPr="10853FB9">
              <w:t xml:space="preserve">- </w:t>
            </w:r>
            <w:r w:rsidR="003E7189" w:rsidRPr="10853FB9">
              <w:t>M</w:t>
            </w:r>
            <w:r w:rsidR="003E7189">
              <w:t>odify DX-2 &amp; 22H param</w:t>
            </w:r>
            <w:r w:rsidR="00C93964">
              <w:t>/hwcfg</w:t>
            </w:r>
            <w:r w:rsidR="003E7189">
              <w:t xml:space="preserve"> file path</w:t>
            </w:r>
          </w:p>
          <w:p w14:paraId="59C5E51B" w14:textId="297F8DA1" w:rsidR="00956D5D" w:rsidRPr="006E3C08" w:rsidRDefault="006E3C08" w:rsidP="00976F6F">
            <w:pPr>
              <w:pStyle w:val="TableText"/>
            </w:pPr>
            <w:r w:rsidRPr="10853FB9">
              <w:t xml:space="preserve">- </w:t>
            </w:r>
            <w:r w:rsidR="00C93964" w:rsidRPr="10853FB9">
              <w:t>A</w:t>
            </w:r>
            <w:r w:rsidR="00C93964">
              <w:t>dd libhal description for on target building HiFiX</w:t>
            </w:r>
          </w:p>
        </w:tc>
      </w:tr>
      <w:tr w:rsidR="003E7189" w:rsidRPr="00D651FA" w14:paraId="59EB8A7F" w14:textId="77777777" w:rsidTr="670393DB">
        <w:tc>
          <w:tcPr>
            <w:tcW w:w="839" w:type="dxa"/>
          </w:tcPr>
          <w:p w14:paraId="3383F948" w14:textId="441161A2" w:rsidR="003E7189" w:rsidRPr="00E9675F" w:rsidRDefault="00BD0F96" w:rsidP="00976F6F">
            <w:pPr>
              <w:pStyle w:val="TableText"/>
            </w:pPr>
            <w:r>
              <w:t>V1.15</w:t>
            </w:r>
          </w:p>
        </w:tc>
        <w:tc>
          <w:tcPr>
            <w:tcW w:w="1112" w:type="dxa"/>
          </w:tcPr>
          <w:p w14:paraId="68FF16BF" w14:textId="07C9AEFE" w:rsidR="003E7189" w:rsidRPr="00E9675F" w:rsidRDefault="00BD0F96" w:rsidP="00976F6F">
            <w:pPr>
              <w:pStyle w:val="TableText"/>
            </w:pPr>
            <w:r>
              <w:t>2022/10/13</w:t>
            </w:r>
          </w:p>
        </w:tc>
        <w:tc>
          <w:tcPr>
            <w:tcW w:w="1276" w:type="dxa"/>
          </w:tcPr>
          <w:p w14:paraId="1D188431" w14:textId="51A2F269" w:rsidR="003E7189" w:rsidRPr="00E9675F" w:rsidRDefault="00BD0F96" w:rsidP="00976F6F">
            <w:pPr>
              <w:pStyle w:val="TableText"/>
            </w:pPr>
            <w:r w:rsidRPr="10853FB9">
              <w:t>R</w:t>
            </w:r>
            <w:r>
              <w:t>ui-yang Weng</w:t>
            </w:r>
          </w:p>
        </w:tc>
        <w:tc>
          <w:tcPr>
            <w:tcW w:w="6151" w:type="dxa"/>
          </w:tcPr>
          <w:p w14:paraId="0812C857" w14:textId="77777777" w:rsidR="003E7189" w:rsidRDefault="00BD0F96" w:rsidP="00976F6F">
            <w:pPr>
              <w:pStyle w:val="TableText"/>
            </w:pPr>
            <w:r w:rsidRPr="10853FB9">
              <w:t xml:space="preserve">a) </w:t>
            </w:r>
            <w:r w:rsidRPr="00BD0F96">
              <w:t>How to allocate working buffer for library?</w:t>
            </w:r>
          </w:p>
          <w:p w14:paraId="5094075E" w14:textId="2B1FBD1C" w:rsidR="00BD0F96" w:rsidRPr="00BD0F96" w:rsidRDefault="00BD0F96" w:rsidP="00976F6F">
            <w:pPr>
              <w:pStyle w:val="TableText"/>
            </w:pPr>
            <w:r>
              <w:t>- aurisys allocate buffer control flow</w:t>
            </w:r>
            <w:r>
              <w:br/>
            </w:r>
            <w:r w:rsidRPr="10853FB9">
              <w:t>- a</w:t>
            </w:r>
            <w:r>
              <w:t>urisys API usage</w:t>
            </w:r>
          </w:p>
        </w:tc>
      </w:tr>
      <w:tr w:rsidR="00F40EAC" w:rsidRPr="00D651FA" w14:paraId="407214B6" w14:textId="77777777" w:rsidTr="670393DB">
        <w:tc>
          <w:tcPr>
            <w:tcW w:w="839" w:type="dxa"/>
          </w:tcPr>
          <w:p w14:paraId="15DE4AA6" w14:textId="469FCC2F" w:rsidR="00F40EAC" w:rsidRDefault="00F40EAC" w:rsidP="00976F6F">
            <w:pPr>
              <w:pStyle w:val="TableText"/>
            </w:pPr>
            <w:r w:rsidRPr="10853FB9">
              <w:t>V</w:t>
            </w:r>
            <w:r>
              <w:t>1.16</w:t>
            </w:r>
          </w:p>
        </w:tc>
        <w:tc>
          <w:tcPr>
            <w:tcW w:w="1112" w:type="dxa"/>
          </w:tcPr>
          <w:p w14:paraId="0BE2861E" w14:textId="55E35807" w:rsidR="00F40EAC" w:rsidRDefault="00F40EAC" w:rsidP="00976F6F">
            <w:pPr>
              <w:pStyle w:val="TableText"/>
            </w:pPr>
            <w:r w:rsidRPr="10853FB9">
              <w:t>2</w:t>
            </w:r>
            <w:r>
              <w:t>022/12/21</w:t>
            </w:r>
          </w:p>
        </w:tc>
        <w:tc>
          <w:tcPr>
            <w:tcW w:w="1276" w:type="dxa"/>
          </w:tcPr>
          <w:p w14:paraId="0C3FEF23" w14:textId="441E57EA" w:rsidR="00F40EAC" w:rsidRDefault="00F40EAC" w:rsidP="00976F6F">
            <w:pPr>
              <w:pStyle w:val="TableText"/>
            </w:pPr>
            <w:r w:rsidRPr="10853FB9">
              <w:t>R</w:t>
            </w:r>
            <w:r>
              <w:t>ui-yang Weng</w:t>
            </w:r>
          </w:p>
        </w:tc>
        <w:tc>
          <w:tcPr>
            <w:tcW w:w="6151" w:type="dxa"/>
          </w:tcPr>
          <w:p w14:paraId="0BC5DB13" w14:textId="2075D0FA" w:rsidR="00F40EAC" w:rsidRPr="00F40EAC" w:rsidRDefault="00F40EAC" w:rsidP="00976F6F">
            <w:pPr>
              <w:pStyle w:val="TableText"/>
            </w:pPr>
            <w:r w:rsidRPr="10853FB9">
              <w:t xml:space="preserve">a) </w:t>
            </w:r>
            <w:r w:rsidRPr="00BD0F96">
              <w:t>How to allocate working buffer for library?</w:t>
            </w:r>
            <w:r w:rsidRPr="10853FB9">
              <w:t xml:space="preserve"> </w:t>
            </w:r>
            <w:r>
              <w:t>(aurisys interface after V1.8.0)</w:t>
            </w:r>
          </w:p>
        </w:tc>
      </w:tr>
      <w:tr w:rsidR="008C70A5" w:rsidRPr="00D651FA" w14:paraId="40B817B6" w14:textId="77777777" w:rsidTr="670393DB">
        <w:tc>
          <w:tcPr>
            <w:tcW w:w="839" w:type="dxa"/>
          </w:tcPr>
          <w:p w14:paraId="0E380145" w14:textId="1264867E" w:rsidR="008C70A5" w:rsidRDefault="008C70A5" w:rsidP="00976F6F">
            <w:pPr>
              <w:pStyle w:val="TableText"/>
            </w:pPr>
            <w:r w:rsidRPr="10853FB9">
              <w:t>V</w:t>
            </w:r>
            <w:r>
              <w:t>1.1</w:t>
            </w:r>
            <w:r w:rsidR="004519A5">
              <w:t>7</w:t>
            </w:r>
          </w:p>
        </w:tc>
        <w:tc>
          <w:tcPr>
            <w:tcW w:w="1112" w:type="dxa"/>
          </w:tcPr>
          <w:p w14:paraId="15956CDD" w14:textId="03B6412A" w:rsidR="008C70A5" w:rsidRDefault="008C70A5" w:rsidP="00976F6F">
            <w:pPr>
              <w:pStyle w:val="TableText"/>
            </w:pPr>
            <w:r w:rsidRPr="10853FB9">
              <w:t>2</w:t>
            </w:r>
            <w:r>
              <w:t>023/0</w:t>
            </w:r>
            <w:r w:rsidR="00733334">
              <w:t>4</w:t>
            </w:r>
            <w:r w:rsidRPr="10853FB9">
              <w:t>/</w:t>
            </w:r>
            <w:r w:rsidR="00733334">
              <w:t>18</w:t>
            </w:r>
          </w:p>
        </w:tc>
        <w:tc>
          <w:tcPr>
            <w:tcW w:w="1276" w:type="dxa"/>
          </w:tcPr>
          <w:p w14:paraId="508D18EB" w14:textId="77777777" w:rsidR="008C70A5" w:rsidRDefault="008C70A5" w:rsidP="00976F6F">
            <w:pPr>
              <w:pStyle w:val="TableText"/>
            </w:pPr>
            <w:r w:rsidRPr="10853FB9">
              <w:t>Y</w:t>
            </w:r>
            <w:r>
              <w:t>uying Lin</w:t>
            </w:r>
          </w:p>
          <w:p w14:paraId="207E27FD" w14:textId="16966B7B" w:rsidR="00733334" w:rsidRDefault="00733334" w:rsidP="00976F6F">
            <w:pPr>
              <w:pStyle w:val="TableText"/>
            </w:pPr>
            <w:r>
              <w:t>Jung-wei chen</w:t>
            </w:r>
          </w:p>
        </w:tc>
        <w:tc>
          <w:tcPr>
            <w:tcW w:w="6151" w:type="dxa"/>
          </w:tcPr>
          <w:p w14:paraId="63C75BCC" w14:textId="77777777" w:rsidR="004519A5" w:rsidRDefault="004519A5" w:rsidP="00976F6F">
            <w:pPr>
              <w:pStyle w:val="TableText"/>
            </w:pPr>
            <w:r>
              <w:t>a</w:t>
            </w:r>
            <w:r w:rsidRPr="10853FB9">
              <w:t xml:space="preserve">) </w:t>
            </w:r>
            <w:r>
              <w:t xml:space="preserve">Add note for re-building link scripts </w:t>
            </w:r>
          </w:p>
          <w:p w14:paraId="4F6EA094" w14:textId="11BD1F0A" w:rsidR="008C70A5" w:rsidRDefault="004519A5" w:rsidP="00976F6F">
            <w:pPr>
              <w:pStyle w:val="TableText"/>
            </w:pPr>
            <w:r w:rsidRPr="10853FB9">
              <w:t>b</w:t>
            </w:r>
            <w:r w:rsidR="008C70A5" w:rsidRPr="10853FB9">
              <w:t>) U</w:t>
            </w:r>
            <w:r w:rsidR="008C70A5">
              <w:t>pdate tool chain part:</w:t>
            </w:r>
          </w:p>
          <w:p w14:paraId="22D0D640" w14:textId="32F9F3B7" w:rsidR="008C70A5" w:rsidRPr="008C70A5" w:rsidRDefault="008C70A5" w:rsidP="00976F6F">
            <w:pPr>
              <w:pStyle w:val="TableText"/>
            </w:pPr>
            <w:r w:rsidRPr="10853FB9">
              <w:t>- M</w:t>
            </w:r>
            <w:r>
              <w:t>odify 23P param/hwcfg</w:t>
            </w:r>
            <w:r w:rsidR="00733334">
              <w:t>/libhal.a</w:t>
            </w:r>
            <w:r>
              <w:t xml:space="preserve"> file path</w:t>
            </w:r>
          </w:p>
        </w:tc>
      </w:tr>
      <w:tr w:rsidR="00B1079E" w:rsidRPr="00D651FA" w14:paraId="0EC93908" w14:textId="77777777" w:rsidTr="670393DB">
        <w:tc>
          <w:tcPr>
            <w:tcW w:w="839" w:type="dxa"/>
          </w:tcPr>
          <w:p w14:paraId="08DAB59C" w14:textId="058F0193" w:rsidR="00B1079E" w:rsidRDefault="00B1079E" w:rsidP="00976F6F">
            <w:pPr>
              <w:pStyle w:val="TableText"/>
            </w:pPr>
            <w:r w:rsidRPr="10853FB9">
              <w:t>V1.18</w:t>
            </w:r>
          </w:p>
        </w:tc>
        <w:tc>
          <w:tcPr>
            <w:tcW w:w="1112" w:type="dxa"/>
          </w:tcPr>
          <w:p w14:paraId="4975E256" w14:textId="5AE045DC" w:rsidR="00B1079E" w:rsidRDefault="00B1079E" w:rsidP="00976F6F">
            <w:pPr>
              <w:pStyle w:val="TableText"/>
            </w:pPr>
            <w:r w:rsidRPr="10853FB9">
              <w:t>2023/05/12</w:t>
            </w:r>
          </w:p>
        </w:tc>
        <w:tc>
          <w:tcPr>
            <w:tcW w:w="1276" w:type="dxa"/>
          </w:tcPr>
          <w:p w14:paraId="0CAF1FD1" w14:textId="77777777" w:rsidR="00B1079E" w:rsidRDefault="00B1079E" w:rsidP="00976F6F">
            <w:pPr>
              <w:pStyle w:val="TableText"/>
            </w:pPr>
            <w:r w:rsidRPr="10853FB9">
              <w:t>Y</w:t>
            </w:r>
            <w:r>
              <w:t>uying Lin</w:t>
            </w:r>
          </w:p>
          <w:p w14:paraId="4A78CDB7" w14:textId="3736E967" w:rsidR="00887243" w:rsidRDefault="00887243" w:rsidP="00976F6F">
            <w:pPr>
              <w:pStyle w:val="TableText"/>
            </w:pPr>
            <w:r>
              <w:t>Chipeng chang</w:t>
            </w:r>
          </w:p>
        </w:tc>
        <w:tc>
          <w:tcPr>
            <w:tcW w:w="6151" w:type="dxa"/>
          </w:tcPr>
          <w:p w14:paraId="31A117EA" w14:textId="52FB5503" w:rsidR="00B1079E" w:rsidRDefault="00CF3902" w:rsidP="00976F6F">
            <w:pPr>
              <w:pStyle w:val="TableText"/>
            </w:pPr>
            <w:r>
              <w:t>a</w:t>
            </w:r>
            <w:r>
              <w:rPr>
                <w:rFonts w:hint="eastAsia"/>
              </w:rPr>
              <w:t>)</w:t>
            </w:r>
            <w:r>
              <w:t xml:space="preserve"> </w:t>
            </w:r>
            <w:r w:rsidR="00B1079E" w:rsidRPr="10853FB9">
              <w:t>U</w:t>
            </w:r>
            <w:r w:rsidR="00B1079E">
              <w:t>pdate compiler part 1.2.5</w:t>
            </w:r>
          </w:p>
          <w:p w14:paraId="1778C278" w14:textId="1886E50A" w:rsidR="00887243" w:rsidRDefault="64A3995F" w:rsidP="00976F6F">
            <w:pPr>
              <w:pStyle w:val="TableText"/>
            </w:pPr>
            <w:r>
              <w:t>b) A</w:t>
            </w:r>
            <w:r w:rsidR="52C4FD95">
              <w:t xml:space="preserve">dd </w:t>
            </w:r>
            <w:r w:rsidR="1D2D1914">
              <w:t>DX</w:t>
            </w:r>
            <w:r w:rsidR="52C4FD95">
              <w:t>-3 param/hwcfg/libhal file path</w:t>
            </w:r>
          </w:p>
        </w:tc>
      </w:tr>
      <w:tr w:rsidR="0019621D" w:rsidRPr="00D651FA" w14:paraId="04074FE5" w14:textId="77777777" w:rsidTr="670393DB">
        <w:tc>
          <w:tcPr>
            <w:tcW w:w="839" w:type="dxa"/>
          </w:tcPr>
          <w:p w14:paraId="6AFE48DB" w14:textId="0ACBC198" w:rsidR="0019621D" w:rsidRDefault="0019621D" w:rsidP="00976F6F">
            <w:pPr>
              <w:pStyle w:val="TableText"/>
            </w:pPr>
            <w:r w:rsidRPr="10853FB9">
              <w:t>V1.19</w:t>
            </w:r>
          </w:p>
        </w:tc>
        <w:tc>
          <w:tcPr>
            <w:tcW w:w="1112" w:type="dxa"/>
          </w:tcPr>
          <w:p w14:paraId="383DE65B" w14:textId="6D8DDCD2" w:rsidR="0019621D" w:rsidRDefault="0019621D" w:rsidP="00976F6F">
            <w:pPr>
              <w:pStyle w:val="TableText"/>
            </w:pPr>
            <w:r w:rsidRPr="10853FB9">
              <w:t>2023/08/11</w:t>
            </w:r>
          </w:p>
        </w:tc>
        <w:tc>
          <w:tcPr>
            <w:tcW w:w="1276" w:type="dxa"/>
          </w:tcPr>
          <w:p w14:paraId="39BB0102" w14:textId="5337A04F" w:rsidR="0019621D" w:rsidRDefault="0019621D" w:rsidP="00976F6F">
            <w:pPr>
              <w:pStyle w:val="TableText"/>
            </w:pPr>
            <w:r w:rsidRPr="10853FB9">
              <w:t>Da</w:t>
            </w:r>
            <w:r>
              <w:t>nny Hun</w:t>
            </w:r>
            <w:r w:rsidR="00CF3902">
              <w:t>g</w:t>
            </w:r>
          </w:p>
        </w:tc>
        <w:tc>
          <w:tcPr>
            <w:tcW w:w="6151" w:type="dxa"/>
          </w:tcPr>
          <w:p w14:paraId="56227C4C" w14:textId="576494C0" w:rsidR="0019621D" w:rsidRDefault="0019621D" w:rsidP="00976F6F">
            <w:pPr>
              <w:pStyle w:val="TableText"/>
            </w:pPr>
            <w:r>
              <w:t>Add SCP Aurisys porting guide</w:t>
            </w:r>
          </w:p>
        </w:tc>
      </w:tr>
      <w:tr w:rsidR="00CF3902" w:rsidRPr="00D651FA" w14:paraId="03E9CFFC" w14:textId="77777777" w:rsidTr="670393DB">
        <w:tc>
          <w:tcPr>
            <w:tcW w:w="839" w:type="dxa"/>
          </w:tcPr>
          <w:p w14:paraId="61A38F48" w14:textId="1660495A" w:rsidR="00CF3902" w:rsidRPr="10853FB9" w:rsidRDefault="00CF3902" w:rsidP="00976F6F">
            <w:pPr>
              <w:pStyle w:val="TableText"/>
            </w:pPr>
            <w:r>
              <w:t>V1.20</w:t>
            </w:r>
          </w:p>
        </w:tc>
        <w:tc>
          <w:tcPr>
            <w:tcW w:w="1112" w:type="dxa"/>
          </w:tcPr>
          <w:p w14:paraId="5ABCB21E" w14:textId="25E0C6AB" w:rsidR="00CF3902" w:rsidRPr="10853FB9" w:rsidRDefault="00CF3902" w:rsidP="00976F6F">
            <w:pPr>
              <w:pStyle w:val="TableText"/>
            </w:pPr>
            <w:r>
              <w:rPr>
                <w:rFonts w:hint="eastAsia"/>
              </w:rPr>
              <w:t>2</w:t>
            </w:r>
            <w:r>
              <w:t>024/01/26</w:t>
            </w:r>
          </w:p>
        </w:tc>
        <w:tc>
          <w:tcPr>
            <w:tcW w:w="1276" w:type="dxa"/>
          </w:tcPr>
          <w:p w14:paraId="140A177F" w14:textId="6CF9BA90" w:rsidR="00CF3902" w:rsidRPr="10853FB9" w:rsidRDefault="00CF3902" w:rsidP="00976F6F">
            <w:pPr>
              <w:pStyle w:val="TableText"/>
            </w:pPr>
            <w:r>
              <w:t>Celine Liu</w:t>
            </w:r>
          </w:p>
        </w:tc>
        <w:tc>
          <w:tcPr>
            <w:tcW w:w="6151" w:type="dxa"/>
          </w:tcPr>
          <w:p w14:paraId="2418EF41" w14:textId="7C084113" w:rsidR="00CF3902" w:rsidRDefault="00CF3902" w:rsidP="00976F6F">
            <w:pPr>
              <w:pStyle w:val="TableText"/>
            </w:pPr>
            <w:r>
              <w:t>a) Add file structure for RV55 platform</w:t>
            </w:r>
          </w:p>
          <w:p w14:paraId="62341A82" w14:textId="38FEFB74" w:rsidR="00CF3902" w:rsidRDefault="00CF3902" w:rsidP="00976F6F">
            <w:pPr>
              <w:pStyle w:val="TableText"/>
            </w:pPr>
            <w:r>
              <w:t>b) Updat</w:t>
            </w:r>
            <w:r w:rsidR="00702F63" w:rsidRPr="00702F63">
              <w:t>for</w:t>
            </w:r>
            <w:r w:rsidR="00702F63">
              <w:t xml:space="preserve">m </w:t>
            </w:r>
            <w:r w:rsidR="00702F63" w:rsidRPr="00702F63">
              <w:t>description for 24M RV55 platform</w:t>
            </w:r>
          </w:p>
        </w:tc>
      </w:tr>
      <w:tr w:rsidR="00717C63" w:rsidRPr="00D651FA" w14:paraId="04FF32B5" w14:textId="77777777" w:rsidTr="670393DB">
        <w:tc>
          <w:tcPr>
            <w:tcW w:w="839" w:type="dxa"/>
          </w:tcPr>
          <w:p w14:paraId="3153794C" w14:textId="0A89C33C" w:rsidR="00717C63" w:rsidRDefault="6EB7F761" w:rsidP="00976F6F">
            <w:pPr>
              <w:pStyle w:val="TableText"/>
            </w:pPr>
            <w:r>
              <w:t>V1.21</w:t>
            </w:r>
          </w:p>
        </w:tc>
        <w:tc>
          <w:tcPr>
            <w:tcW w:w="1112" w:type="dxa"/>
          </w:tcPr>
          <w:p w14:paraId="6A61396A" w14:textId="757545A3" w:rsidR="00717C63" w:rsidRDefault="00717C63" w:rsidP="00976F6F">
            <w:pPr>
              <w:pStyle w:val="TableText"/>
            </w:pPr>
            <w:r>
              <w:t>2024/05/17</w:t>
            </w:r>
          </w:p>
        </w:tc>
        <w:tc>
          <w:tcPr>
            <w:tcW w:w="1276" w:type="dxa"/>
          </w:tcPr>
          <w:p w14:paraId="2EE48B6C" w14:textId="0710289D" w:rsidR="00717C63" w:rsidRDefault="00717C63" w:rsidP="00976F6F">
            <w:pPr>
              <w:pStyle w:val="TableText"/>
            </w:pPr>
            <w:r>
              <w:t>Jung-wei chen</w:t>
            </w:r>
          </w:p>
        </w:tc>
        <w:tc>
          <w:tcPr>
            <w:tcW w:w="6151" w:type="dxa"/>
          </w:tcPr>
          <w:p w14:paraId="3E9DA1CA" w14:textId="2532B140" w:rsidR="00717C63" w:rsidRDefault="6EB7F761" w:rsidP="00976F6F">
            <w:pPr>
              <w:pStyle w:val="TableText"/>
            </w:pPr>
            <w:r>
              <w:t xml:space="preserve">a) </w:t>
            </w:r>
            <w:r w:rsidR="5B82961B">
              <w:t>Update DX-3 libhal.a for NNE</w:t>
            </w:r>
          </w:p>
          <w:p w14:paraId="10C58800" w14:textId="2992770F" w:rsidR="00717C63" w:rsidRDefault="5B82961B" w:rsidP="00976F6F">
            <w:pPr>
              <w:pStyle w:val="TableText"/>
            </w:pPr>
            <w:r>
              <w:t xml:space="preserve">b) </w:t>
            </w:r>
            <w:r w:rsidR="6EB7F761">
              <w:t>Add DX-4 param/hwcfg/libhal</w:t>
            </w:r>
            <w:r w:rsidR="5FA610FB">
              <w:t>.a</w:t>
            </w:r>
            <w:r w:rsidR="6EB7F761">
              <w:t xml:space="preserve"> file path</w:t>
            </w:r>
          </w:p>
        </w:tc>
      </w:tr>
      <w:tr w:rsidR="00651973" w:rsidRPr="00D651FA" w14:paraId="394E2182" w14:textId="77777777" w:rsidTr="670393DB">
        <w:tc>
          <w:tcPr>
            <w:tcW w:w="839" w:type="dxa"/>
          </w:tcPr>
          <w:p w14:paraId="12F70CD4" w14:textId="086C4723" w:rsidR="00651973" w:rsidRDefault="00651973" w:rsidP="00976F6F">
            <w:pPr>
              <w:pStyle w:val="TableText"/>
            </w:pPr>
            <w:r>
              <w:rPr>
                <w:rFonts w:hint="eastAsia"/>
              </w:rPr>
              <w:t>V1.22</w:t>
            </w:r>
          </w:p>
        </w:tc>
        <w:tc>
          <w:tcPr>
            <w:tcW w:w="1112" w:type="dxa"/>
          </w:tcPr>
          <w:p w14:paraId="2AB3E607" w14:textId="72F11638" w:rsidR="00651973" w:rsidRDefault="00651973" w:rsidP="00976F6F">
            <w:pPr>
              <w:pStyle w:val="TableText"/>
            </w:pPr>
            <w:r>
              <w:t>2024/0</w:t>
            </w:r>
            <w:r>
              <w:rPr>
                <w:rFonts w:hint="eastAsia"/>
              </w:rPr>
              <w:t>7</w:t>
            </w:r>
            <w:r>
              <w:t>/1</w:t>
            </w:r>
            <w:r>
              <w:rPr>
                <w:rFonts w:hint="eastAsia"/>
              </w:rPr>
              <w:t>6</w:t>
            </w:r>
          </w:p>
        </w:tc>
        <w:tc>
          <w:tcPr>
            <w:tcW w:w="1276" w:type="dxa"/>
          </w:tcPr>
          <w:p w14:paraId="528C592F" w14:textId="14282498" w:rsidR="00651973" w:rsidRDefault="00651973" w:rsidP="00976F6F">
            <w:pPr>
              <w:pStyle w:val="TableText"/>
            </w:pPr>
            <w:r>
              <w:rPr>
                <w:rFonts w:hint="eastAsia"/>
              </w:rPr>
              <w:t>Ju</w:t>
            </w:r>
            <w:r>
              <w:t>ng-wei chen</w:t>
            </w:r>
          </w:p>
        </w:tc>
        <w:tc>
          <w:tcPr>
            <w:tcW w:w="6151" w:type="dxa"/>
          </w:tcPr>
          <w:p w14:paraId="6D463437" w14:textId="6FEC1BFB" w:rsidR="00651973" w:rsidRDefault="00651973" w:rsidP="00976F6F">
            <w:pPr>
              <w:pStyle w:val="TableText"/>
            </w:pPr>
            <w:r>
              <w:t xml:space="preserve">a) </w:t>
            </w:r>
            <w:r w:rsidR="00587944">
              <w:t>Add</w:t>
            </w:r>
            <w:r>
              <w:t xml:space="preserve"> 24P </w:t>
            </w:r>
            <w:r w:rsidR="00587944">
              <w:t>param/hwcfg/libhal.a file path</w:t>
            </w:r>
          </w:p>
        </w:tc>
      </w:tr>
      <w:tr w:rsidR="009A1EA9" w:rsidRPr="00D651FA" w14:paraId="43036E3D" w14:textId="77777777" w:rsidTr="670393DB">
        <w:tc>
          <w:tcPr>
            <w:tcW w:w="839" w:type="dxa"/>
          </w:tcPr>
          <w:p w14:paraId="4369CFD2" w14:textId="081E4373" w:rsidR="009A1EA9" w:rsidRDefault="009A1EA9" w:rsidP="00976F6F">
            <w:pPr>
              <w:pStyle w:val="TableText"/>
            </w:pPr>
            <w:r>
              <w:rPr>
                <w:rFonts w:hint="eastAsia"/>
              </w:rPr>
              <w:t>V</w:t>
            </w:r>
            <w:r>
              <w:t>1.23</w:t>
            </w:r>
          </w:p>
        </w:tc>
        <w:tc>
          <w:tcPr>
            <w:tcW w:w="1112" w:type="dxa"/>
          </w:tcPr>
          <w:p w14:paraId="4D567F95" w14:textId="58189BC6" w:rsidR="009A1EA9" w:rsidRDefault="009A1EA9" w:rsidP="00976F6F">
            <w:pPr>
              <w:pStyle w:val="TableText"/>
            </w:pPr>
            <w:r>
              <w:rPr>
                <w:rFonts w:hint="eastAsia"/>
              </w:rPr>
              <w:t>2</w:t>
            </w:r>
            <w:r>
              <w:t>024/11/05</w:t>
            </w:r>
          </w:p>
        </w:tc>
        <w:tc>
          <w:tcPr>
            <w:tcW w:w="1276" w:type="dxa"/>
          </w:tcPr>
          <w:p w14:paraId="0A695E3C" w14:textId="2BE58A56" w:rsidR="009A1EA9" w:rsidRDefault="009A1EA9" w:rsidP="00976F6F">
            <w:pPr>
              <w:pStyle w:val="TableText"/>
            </w:pPr>
            <w:r>
              <w:t>Jung-wei chen</w:t>
            </w:r>
          </w:p>
        </w:tc>
        <w:tc>
          <w:tcPr>
            <w:tcW w:w="6151" w:type="dxa"/>
          </w:tcPr>
          <w:p w14:paraId="0750D4E1" w14:textId="5B67D22E" w:rsidR="009A1EA9" w:rsidRDefault="009A1EA9" w:rsidP="00976F6F">
            <w:pPr>
              <w:pStyle w:val="TableText"/>
            </w:pPr>
            <w:r>
              <w:t>a) Add ADSP system DTS description</w:t>
            </w:r>
          </w:p>
        </w:tc>
      </w:tr>
      <w:tr w:rsidR="001E36AC" w:rsidRPr="00D651FA" w14:paraId="6340658B" w14:textId="77777777" w:rsidTr="670393DB">
        <w:tc>
          <w:tcPr>
            <w:tcW w:w="839" w:type="dxa"/>
          </w:tcPr>
          <w:p w14:paraId="65DE989E" w14:textId="112FE989" w:rsidR="001E36AC" w:rsidRDefault="001E36AC" w:rsidP="00976F6F">
            <w:pPr>
              <w:pStyle w:val="TableText"/>
            </w:pPr>
            <w:r>
              <w:rPr>
                <w:rFonts w:hint="eastAsia"/>
              </w:rPr>
              <w:t>V1.24</w:t>
            </w:r>
          </w:p>
        </w:tc>
        <w:tc>
          <w:tcPr>
            <w:tcW w:w="1112" w:type="dxa"/>
          </w:tcPr>
          <w:p w14:paraId="2791D904" w14:textId="1BAF7462" w:rsidR="001E36AC" w:rsidRDefault="001E36AC" w:rsidP="00976F6F">
            <w:pPr>
              <w:pStyle w:val="TableText"/>
            </w:pPr>
            <w:r>
              <w:t>202</w:t>
            </w:r>
            <w:r>
              <w:rPr>
                <w:rFonts w:hint="eastAsia"/>
              </w:rPr>
              <w:t>5</w:t>
            </w:r>
            <w:r>
              <w:t>/</w:t>
            </w:r>
            <w:r>
              <w:rPr>
                <w:rFonts w:hint="eastAsia"/>
              </w:rPr>
              <w:t>02/2</w:t>
            </w:r>
            <w:r>
              <w:t>7</w:t>
            </w:r>
          </w:p>
        </w:tc>
        <w:tc>
          <w:tcPr>
            <w:tcW w:w="1276" w:type="dxa"/>
          </w:tcPr>
          <w:p w14:paraId="213F2C59" w14:textId="158EC5F8" w:rsidR="001E36AC" w:rsidRDefault="001E36AC" w:rsidP="00976F6F">
            <w:pPr>
              <w:pStyle w:val="TableText"/>
            </w:pPr>
            <w:r>
              <w:t>Rui-yang Weng</w:t>
            </w:r>
          </w:p>
        </w:tc>
        <w:tc>
          <w:tcPr>
            <w:tcW w:w="6151" w:type="dxa"/>
          </w:tcPr>
          <w:p w14:paraId="0F950729" w14:textId="1ACD1297" w:rsidR="001E36AC" w:rsidRDefault="001E36AC" w:rsidP="00976F6F">
            <w:pPr>
              <w:pStyle w:val="TableText"/>
            </w:pPr>
            <w:r>
              <w:t xml:space="preserve">a) </w:t>
            </w:r>
            <w:r>
              <w:rPr>
                <w:rFonts w:hint="eastAsia"/>
              </w:rPr>
              <w:t>Up</w:t>
            </w:r>
            <w:r>
              <w:t>date Aurisys bypass lib process</w:t>
            </w:r>
          </w:p>
        </w:tc>
      </w:tr>
      <w:tr w:rsidR="00153106" w:rsidRPr="00D651FA" w14:paraId="6EC9B44B" w14:textId="77777777" w:rsidTr="670393DB">
        <w:tc>
          <w:tcPr>
            <w:tcW w:w="839" w:type="dxa"/>
          </w:tcPr>
          <w:p w14:paraId="3EE03F17" w14:textId="4E0372FB" w:rsidR="00153106" w:rsidRDefault="00153106" w:rsidP="00976F6F">
            <w:pPr>
              <w:pStyle w:val="TableText"/>
            </w:pPr>
            <w:r>
              <w:rPr>
                <w:rFonts w:hint="eastAsia"/>
              </w:rPr>
              <w:t>V</w:t>
            </w:r>
            <w:r>
              <w:t>1.25</w:t>
            </w:r>
          </w:p>
        </w:tc>
        <w:tc>
          <w:tcPr>
            <w:tcW w:w="1112" w:type="dxa"/>
          </w:tcPr>
          <w:p w14:paraId="3BE12228" w14:textId="5658B0C7" w:rsidR="00153106" w:rsidRDefault="00153106" w:rsidP="00976F6F">
            <w:pPr>
              <w:pStyle w:val="TableText"/>
            </w:pPr>
            <w:r>
              <w:rPr>
                <w:rFonts w:hint="eastAsia"/>
              </w:rPr>
              <w:t>2</w:t>
            </w:r>
            <w:r>
              <w:t>025/05/16</w:t>
            </w:r>
          </w:p>
        </w:tc>
        <w:tc>
          <w:tcPr>
            <w:tcW w:w="1276" w:type="dxa"/>
          </w:tcPr>
          <w:p w14:paraId="46E83957" w14:textId="345B46B5" w:rsidR="00153106" w:rsidRDefault="00153106" w:rsidP="00976F6F">
            <w:pPr>
              <w:pStyle w:val="TableText"/>
            </w:pPr>
            <w:r>
              <w:rPr>
                <w:rFonts w:hint="eastAsia"/>
              </w:rPr>
              <w:t>J</w:t>
            </w:r>
            <w:r>
              <w:t>ung-wei Chen</w:t>
            </w:r>
          </w:p>
        </w:tc>
        <w:tc>
          <w:tcPr>
            <w:tcW w:w="6151" w:type="dxa"/>
          </w:tcPr>
          <w:p w14:paraId="55EC8C28" w14:textId="241A0B02" w:rsidR="00153106" w:rsidRDefault="002F2E48" w:rsidP="00976F6F">
            <w:pPr>
              <w:pStyle w:val="TableText"/>
            </w:pPr>
            <w:r>
              <w:t xml:space="preserve">a) </w:t>
            </w:r>
            <w:r w:rsidR="00153106">
              <w:t>Add DX-5 configurations</w:t>
            </w:r>
          </w:p>
        </w:tc>
      </w:tr>
      <w:tr w:rsidR="00BF2664" w:rsidRPr="00D651FA" w14:paraId="04347F95" w14:textId="77777777" w:rsidTr="670393DB">
        <w:tc>
          <w:tcPr>
            <w:tcW w:w="839" w:type="dxa"/>
          </w:tcPr>
          <w:p w14:paraId="04F47DEF" w14:textId="34506562" w:rsidR="00BF2664" w:rsidRDefault="00BF2664" w:rsidP="00976F6F">
            <w:pPr>
              <w:pStyle w:val="TableText"/>
            </w:pPr>
            <w:r>
              <w:rPr>
                <w:rFonts w:hint="eastAsia"/>
              </w:rPr>
              <w:t>V1.26</w:t>
            </w:r>
          </w:p>
        </w:tc>
        <w:tc>
          <w:tcPr>
            <w:tcW w:w="1112" w:type="dxa"/>
          </w:tcPr>
          <w:p w14:paraId="328FDF11" w14:textId="35E0FF60" w:rsidR="00BF2664" w:rsidRDefault="00BF2664" w:rsidP="00976F6F">
            <w:pPr>
              <w:pStyle w:val="TableText"/>
            </w:pPr>
            <w:r>
              <w:rPr>
                <w:rFonts w:hint="eastAsia"/>
              </w:rPr>
              <w:t>2025</w:t>
            </w:r>
            <w:r>
              <w:t>/</w:t>
            </w:r>
            <w:r>
              <w:rPr>
                <w:rFonts w:hint="eastAsia"/>
              </w:rPr>
              <w:t>09/05</w:t>
            </w:r>
          </w:p>
        </w:tc>
        <w:tc>
          <w:tcPr>
            <w:tcW w:w="1276" w:type="dxa"/>
          </w:tcPr>
          <w:p w14:paraId="546D4D37" w14:textId="53CF14BD" w:rsidR="00BF2664" w:rsidRDefault="00BF2664" w:rsidP="00976F6F">
            <w:pPr>
              <w:pStyle w:val="TableText"/>
            </w:pPr>
            <w:r>
              <w:rPr>
                <w:rFonts w:hint="eastAsia"/>
              </w:rPr>
              <w:t>J</w:t>
            </w:r>
            <w:r>
              <w:t>ung-wei Chen</w:t>
            </w:r>
          </w:p>
        </w:tc>
        <w:tc>
          <w:tcPr>
            <w:tcW w:w="6151" w:type="dxa"/>
          </w:tcPr>
          <w:p w14:paraId="0038201C" w14:textId="475CFDF7" w:rsidR="00BF2664" w:rsidRDefault="00BF2664" w:rsidP="00976F6F">
            <w:pPr>
              <w:pStyle w:val="TableText"/>
            </w:pPr>
            <w:r>
              <w:rPr>
                <w:rFonts w:hint="eastAsia"/>
              </w:rPr>
              <w:t>a</w:t>
            </w:r>
            <w:r>
              <w:t>) Update 3</w:t>
            </w:r>
            <w:r w:rsidRPr="00455A70">
              <w:rPr>
                <w:vertAlign w:val="superscript"/>
              </w:rPr>
              <w:t>rd</w:t>
            </w:r>
            <w:r>
              <w:t>-party library recommended build flags</w:t>
            </w:r>
          </w:p>
        </w:tc>
      </w:tr>
      <w:tr w:rsidR="00732398" w:rsidRPr="00D651FA" w14:paraId="2AD65ED3" w14:textId="77777777" w:rsidTr="670393DB">
        <w:tc>
          <w:tcPr>
            <w:tcW w:w="839" w:type="dxa"/>
          </w:tcPr>
          <w:p w14:paraId="736374D9" w14:textId="6EC5DF30" w:rsidR="00732398" w:rsidRDefault="00732398" w:rsidP="00732398">
            <w:pPr>
              <w:pStyle w:val="TableText"/>
            </w:pPr>
            <w:r>
              <w:t>V1.27</w:t>
            </w:r>
          </w:p>
        </w:tc>
        <w:tc>
          <w:tcPr>
            <w:tcW w:w="1112" w:type="dxa"/>
          </w:tcPr>
          <w:p w14:paraId="4986952E" w14:textId="38103491" w:rsidR="00732398" w:rsidRDefault="00732398" w:rsidP="00732398">
            <w:pPr>
              <w:pStyle w:val="TableText"/>
            </w:pPr>
            <w:r>
              <w:t>2026/05/11</w:t>
            </w:r>
          </w:p>
        </w:tc>
        <w:tc>
          <w:tcPr>
            <w:tcW w:w="1276" w:type="dxa"/>
          </w:tcPr>
          <w:p w14:paraId="4B15D25D" w14:textId="60BD6987" w:rsidR="00732398" w:rsidRDefault="00732398" w:rsidP="00732398">
            <w:pPr>
              <w:pStyle w:val="TableText"/>
            </w:pPr>
            <w:r>
              <w:t>Jung-wei Chen</w:t>
            </w:r>
          </w:p>
        </w:tc>
        <w:tc>
          <w:tcPr>
            <w:tcW w:w="6151" w:type="dxa"/>
          </w:tcPr>
          <w:p w14:paraId="1F340CA8" w14:textId="5D864B7D" w:rsidR="00732398" w:rsidRDefault="00732398" w:rsidP="00732398">
            <w:pPr>
              <w:pStyle w:val="TableText"/>
            </w:pPr>
            <w:r>
              <w:t>a) Add 26M configurations</w:t>
            </w:r>
          </w:p>
        </w:tc>
      </w:tr>
      <w:tr w:rsidR="00732398" w:rsidRPr="00D651FA" w14:paraId="46ED2C59" w14:textId="77777777" w:rsidTr="670393DB">
        <w:tc>
          <w:tcPr>
            <w:tcW w:w="839" w:type="dxa"/>
          </w:tcPr>
          <w:p w14:paraId="58EFEAFB" w14:textId="4E4B3022" w:rsidR="00732398" w:rsidRDefault="00732398" w:rsidP="00732398">
            <w:pPr>
              <w:pStyle w:val="TableText"/>
            </w:pPr>
            <w:r>
              <w:t>V1.27</w:t>
            </w:r>
          </w:p>
        </w:tc>
        <w:tc>
          <w:tcPr>
            <w:tcW w:w="1112" w:type="dxa"/>
          </w:tcPr>
          <w:p w14:paraId="07167475" w14:textId="64E13046" w:rsidR="00732398" w:rsidRDefault="00732398" w:rsidP="00732398">
            <w:pPr>
              <w:pStyle w:val="TableText"/>
            </w:pPr>
            <w:r>
              <w:t>2026/05/</w:t>
            </w:r>
            <w:r>
              <w:rPr>
                <w:rFonts w:hint="eastAsia"/>
              </w:rPr>
              <w:t>21</w:t>
            </w:r>
          </w:p>
        </w:tc>
        <w:tc>
          <w:tcPr>
            <w:tcW w:w="1276" w:type="dxa"/>
          </w:tcPr>
          <w:p w14:paraId="037E54BF" w14:textId="324F6A7C" w:rsidR="00732398" w:rsidRDefault="00732398" w:rsidP="00732398">
            <w:pPr>
              <w:pStyle w:val="TableText"/>
            </w:pPr>
            <w:r>
              <w:rPr>
                <w:rFonts w:hint="eastAsia"/>
              </w:rPr>
              <w:t>Celine Liu</w:t>
            </w:r>
          </w:p>
        </w:tc>
        <w:tc>
          <w:tcPr>
            <w:tcW w:w="6151" w:type="dxa"/>
          </w:tcPr>
          <w:p w14:paraId="2085C542" w14:textId="2BB4E62C" w:rsidR="00732398" w:rsidRDefault="00732398" w:rsidP="00732398">
            <w:pPr>
              <w:pStyle w:val="TableText"/>
            </w:pPr>
            <w:r>
              <w:t xml:space="preserve">a) Add </w:t>
            </w:r>
            <w:r>
              <w:rPr>
                <w:rFonts w:hint="eastAsia"/>
              </w:rPr>
              <w:t>25Ms</w:t>
            </w:r>
            <w:r>
              <w:t xml:space="preserve"> configurations</w:t>
            </w:r>
          </w:p>
        </w:tc>
      </w:tr>
    </w:tbl>
    <w:p w14:paraId="6356F45F" w14:textId="77777777" w:rsidR="004959DA" w:rsidRDefault="004959DA" w:rsidP="00B52B72">
      <w:pPr>
        <w:rPr>
          <w:kern w:val="0"/>
        </w:rPr>
      </w:pPr>
    </w:p>
    <w:p w14:paraId="19E9D2EE" w14:textId="77777777" w:rsidR="00CB74B0" w:rsidRPr="00BD0F96" w:rsidRDefault="00CB74B0" w:rsidP="00B52B72">
      <w:pPr>
        <w:rPr>
          <w:kern w:val="0"/>
        </w:rPr>
      </w:pPr>
    </w:p>
    <w:p w14:paraId="3A4DB5F3" w14:textId="77777777" w:rsidR="00BE0221" w:rsidRPr="00CD7AA3" w:rsidRDefault="10853FB9" w:rsidP="00C81149">
      <w:pPr>
        <w:pStyle w:val="TitreSansNumero"/>
      </w:pPr>
      <w:bookmarkStart w:id="6" w:name="_Toc229437563"/>
      <w:r>
        <w:lastRenderedPageBreak/>
        <w:t>Table of Contents</w:t>
      </w:r>
      <w:bookmarkEnd w:id="6"/>
    </w:p>
    <w:p w14:paraId="4C9267E2" w14:textId="6449AD4F" w:rsidR="00DD49C8" w:rsidRDefault="00897274">
      <w:pPr>
        <w:pStyle w:val="10"/>
        <w:rPr>
          <w:rFonts w:asciiTheme="minorHAnsi" w:eastAsiaTheme="minorEastAsia" w:hAnsiTheme="minorHAnsi" w:cstheme="minorBidi"/>
          <w:b w:val="0"/>
          <w:kern w:val="2"/>
          <w:sz w:val="24"/>
          <w:szCs w:val="24"/>
          <w14:ligatures w14:val="standardContextual"/>
        </w:rPr>
      </w:pPr>
      <w:r w:rsidRPr="00D651FA">
        <w:rPr>
          <w:rFonts w:asciiTheme="minorHAnsi" w:eastAsia="新細明體" w:hAnsiTheme="minorHAnsi"/>
        </w:rPr>
        <w:fldChar w:fldCharType="begin"/>
      </w:r>
      <w:r w:rsidR="00BE0221" w:rsidRPr="00D651FA">
        <w:rPr>
          <w:rFonts w:asciiTheme="minorHAnsi" w:eastAsia="新細明體" w:hAnsiTheme="minorHAnsi"/>
        </w:rPr>
        <w:instrText xml:space="preserve"> TOC \o "1-3" \h \z \u </w:instrText>
      </w:r>
      <w:r w:rsidRPr="00D651FA">
        <w:rPr>
          <w:rFonts w:asciiTheme="minorHAnsi" w:eastAsia="新細明體" w:hAnsiTheme="minorHAnsi"/>
        </w:rPr>
        <w:fldChar w:fldCharType="separate"/>
      </w:r>
      <w:hyperlink w:anchor="_Toc229437562" w:history="1">
        <w:r w:rsidR="00DD49C8" w:rsidRPr="00F3339D">
          <w:rPr>
            <w:rStyle w:val="aa"/>
          </w:rPr>
          <w:t>Document Revision History</w:t>
        </w:r>
        <w:r w:rsidR="00DD49C8">
          <w:rPr>
            <w:webHidden/>
          </w:rPr>
          <w:tab/>
        </w:r>
        <w:r w:rsidR="00DD49C8">
          <w:rPr>
            <w:webHidden/>
          </w:rPr>
          <w:fldChar w:fldCharType="begin"/>
        </w:r>
        <w:r w:rsidR="00DD49C8">
          <w:rPr>
            <w:webHidden/>
          </w:rPr>
          <w:instrText xml:space="preserve"> PAGEREF _Toc229437562 \h </w:instrText>
        </w:r>
        <w:r w:rsidR="00DD49C8">
          <w:rPr>
            <w:webHidden/>
          </w:rPr>
        </w:r>
        <w:r w:rsidR="00DD49C8">
          <w:rPr>
            <w:webHidden/>
          </w:rPr>
          <w:fldChar w:fldCharType="separate"/>
        </w:r>
        <w:r w:rsidR="00DD49C8">
          <w:rPr>
            <w:webHidden/>
          </w:rPr>
          <w:t>3</w:t>
        </w:r>
        <w:r w:rsidR="00DD49C8">
          <w:rPr>
            <w:webHidden/>
          </w:rPr>
          <w:fldChar w:fldCharType="end"/>
        </w:r>
      </w:hyperlink>
    </w:p>
    <w:p w14:paraId="27A81D79" w14:textId="552885D2"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563" w:history="1">
        <w:r w:rsidRPr="00F3339D">
          <w:rPr>
            <w:rStyle w:val="aa"/>
          </w:rPr>
          <w:t>Table of Contents</w:t>
        </w:r>
        <w:r>
          <w:rPr>
            <w:webHidden/>
          </w:rPr>
          <w:tab/>
        </w:r>
        <w:r>
          <w:rPr>
            <w:webHidden/>
          </w:rPr>
          <w:fldChar w:fldCharType="begin"/>
        </w:r>
        <w:r>
          <w:rPr>
            <w:webHidden/>
          </w:rPr>
          <w:instrText xml:space="preserve"> PAGEREF _Toc229437563 \h </w:instrText>
        </w:r>
        <w:r>
          <w:rPr>
            <w:webHidden/>
          </w:rPr>
        </w:r>
        <w:r>
          <w:rPr>
            <w:webHidden/>
          </w:rPr>
          <w:fldChar w:fldCharType="separate"/>
        </w:r>
        <w:r>
          <w:rPr>
            <w:webHidden/>
          </w:rPr>
          <w:t>4</w:t>
        </w:r>
        <w:r>
          <w:rPr>
            <w:webHidden/>
          </w:rPr>
          <w:fldChar w:fldCharType="end"/>
        </w:r>
      </w:hyperlink>
    </w:p>
    <w:p w14:paraId="777F72A9" w14:textId="5E3461B4"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564" w:history="1">
        <w:r w:rsidRPr="00F3339D">
          <w:rPr>
            <w:rStyle w:val="aa"/>
          </w:rPr>
          <w:t>Lists of Tables</w:t>
        </w:r>
        <w:r>
          <w:rPr>
            <w:webHidden/>
          </w:rPr>
          <w:tab/>
        </w:r>
        <w:r>
          <w:rPr>
            <w:webHidden/>
          </w:rPr>
          <w:fldChar w:fldCharType="begin"/>
        </w:r>
        <w:r>
          <w:rPr>
            <w:webHidden/>
          </w:rPr>
          <w:instrText xml:space="preserve"> PAGEREF _Toc229437564 \h </w:instrText>
        </w:r>
        <w:r>
          <w:rPr>
            <w:webHidden/>
          </w:rPr>
        </w:r>
        <w:r>
          <w:rPr>
            <w:webHidden/>
          </w:rPr>
          <w:fldChar w:fldCharType="separate"/>
        </w:r>
        <w:r>
          <w:rPr>
            <w:webHidden/>
          </w:rPr>
          <w:t>7</w:t>
        </w:r>
        <w:r>
          <w:rPr>
            <w:webHidden/>
          </w:rPr>
          <w:fldChar w:fldCharType="end"/>
        </w:r>
      </w:hyperlink>
    </w:p>
    <w:p w14:paraId="6F5EB713" w14:textId="612D73C4"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565" w:history="1">
        <w:r w:rsidRPr="00F3339D">
          <w:rPr>
            <w:rStyle w:val="aa"/>
          </w:rPr>
          <w:t>Lists of Figures</w:t>
        </w:r>
        <w:r>
          <w:rPr>
            <w:webHidden/>
          </w:rPr>
          <w:tab/>
        </w:r>
        <w:r>
          <w:rPr>
            <w:webHidden/>
          </w:rPr>
          <w:fldChar w:fldCharType="begin"/>
        </w:r>
        <w:r>
          <w:rPr>
            <w:webHidden/>
          </w:rPr>
          <w:instrText xml:space="preserve"> PAGEREF _Toc229437565 \h </w:instrText>
        </w:r>
        <w:r>
          <w:rPr>
            <w:webHidden/>
          </w:rPr>
        </w:r>
        <w:r>
          <w:rPr>
            <w:webHidden/>
          </w:rPr>
          <w:fldChar w:fldCharType="separate"/>
        </w:r>
        <w:r>
          <w:rPr>
            <w:webHidden/>
          </w:rPr>
          <w:t>8</w:t>
        </w:r>
        <w:r>
          <w:rPr>
            <w:webHidden/>
          </w:rPr>
          <w:fldChar w:fldCharType="end"/>
        </w:r>
      </w:hyperlink>
    </w:p>
    <w:p w14:paraId="1FA25382" w14:textId="491BCF47"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566" w:history="1">
        <w:r w:rsidRPr="00F3339D">
          <w:rPr>
            <w:rStyle w:val="aa"/>
            <w:rFonts w:ascii="Arial" w:hAnsi="Arial"/>
          </w:rPr>
          <w:t>1</w:t>
        </w:r>
        <w:r>
          <w:rPr>
            <w:rFonts w:asciiTheme="minorHAnsi" w:eastAsiaTheme="minorEastAsia" w:hAnsiTheme="minorHAnsi" w:cstheme="minorBidi"/>
            <w:b w:val="0"/>
            <w:kern w:val="2"/>
            <w:sz w:val="24"/>
            <w:szCs w:val="24"/>
            <w14:ligatures w14:val="standardContextual"/>
          </w:rPr>
          <w:tab/>
        </w:r>
        <w:r w:rsidRPr="00F3339D">
          <w:rPr>
            <w:rStyle w:val="aa"/>
          </w:rPr>
          <w:t>Getting Start</w:t>
        </w:r>
        <w:r>
          <w:rPr>
            <w:webHidden/>
          </w:rPr>
          <w:tab/>
        </w:r>
        <w:r>
          <w:rPr>
            <w:webHidden/>
          </w:rPr>
          <w:fldChar w:fldCharType="begin"/>
        </w:r>
        <w:r>
          <w:rPr>
            <w:webHidden/>
          </w:rPr>
          <w:instrText xml:space="preserve"> PAGEREF _Toc229437566 \h </w:instrText>
        </w:r>
        <w:r>
          <w:rPr>
            <w:webHidden/>
          </w:rPr>
        </w:r>
        <w:r>
          <w:rPr>
            <w:webHidden/>
          </w:rPr>
          <w:fldChar w:fldCharType="separate"/>
        </w:r>
        <w:r>
          <w:rPr>
            <w:webHidden/>
          </w:rPr>
          <w:t>9</w:t>
        </w:r>
        <w:r>
          <w:rPr>
            <w:webHidden/>
          </w:rPr>
          <w:fldChar w:fldCharType="end"/>
        </w:r>
      </w:hyperlink>
    </w:p>
    <w:p w14:paraId="316A6297" w14:textId="44E53ED8" w:rsidR="00DD49C8" w:rsidRDefault="00DD49C8">
      <w:pPr>
        <w:pStyle w:val="20"/>
        <w:rPr>
          <w:rFonts w:asciiTheme="minorHAnsi" w:eastAsiaTheme="minorEastAsia" w:hAnsiTheme="minorHAnsi" w:cstheme="minorBidi"/>
          <w:kern w:val="2"/>
          <w:sz w:val="24"/>
          <w:szCs w:val="24"/>
          <w14:ligatures w14:val="standardContextual"/>
        </w:rPr>
      </w:pPr>
      <w:hyperlink w:anchor="_Toc229437567" w:history="1">
        <w:r w:rsidRPr="00F3339D">
          <w:rPr>
            <w:rStyle w:val="aa"/>
            <w:rFonts w:ascii="Arial" w:hAnsi="Arial"/>
          </w:rPr>
          <w:t>1.1</w:t>
        </w:r>
        <w:r>
          <w:rPr>
            <w:rFonts w:asciiTheme="minorHAnsi" w:eastAsiaTheme="minorEastAsia" w:hAnsiTheme="minorHAnsi" w:cstheme="minorBidi"/>
            <w:kern w:val="2"/>
            <w:sz w:val="24"/>
            <w:szCs w:val="24"/>
            <w14:ligatures w14:val="standardContextual"/>
          </w:rPr>
          <w:tab/>
        </w:r>
        <w:r w:rsidRPr="00F3339D">
          <w:rPr>
            <w:rStyle w:val="aa"/>
          </w:rPr>
          <w:t>File Structure</w:t>
        </w:r>
        <w:r>
          <w:rPr>
            <w:webHidden/>
          </w:rPr>
          <w:tab/>
        </w:r>
        <w:r>
          <w:rPr>
            <w:webHidden/>
          </w:rPr>
          <w:fldChar w:fldCharType="begin"/>
        </w:r>
        <w:r>
          <w:rPr>
            <w:webHidden/>
          </w:rPr>
          <w:instrText xml:space="preserve"> PAGEREF _Toc229437567 \h </w:instrText>
        </w:r>
        <w:r>
          <w:rPr>
            <w:webHidden/>
          </w:rPr>
        </w:r>
        <w:r>
          <w:rPr>
            <w:webHidden/>
          </w:rPr>
          <w:fldChar w:fldCharType="separate"/>
        </w:r>
        <w:r>
          <w:rPr>
            <w:webHidden/>
          </w:rPr>
          <w:t>9</w:t>
        </w:r>
        <w:r>
          <w:rPr>
            <w:webHidden/>
          </w:rPr>
          <w:fldChar w:fldCharType="end"/>
        </w:r>
      </w:hyperlink>
    </w:p>
    <w:p w14:paraId="595515D1" w14:textId="437BCAC2" w:rsidR="00DD49C8" w:rsidRDefault="00DD49C8">
      <w:pPr>
        <w:pStyle w:val="30"/>
        <w:rPr>
          <w:rFonts w:asciiTheme="minorHAnsi" w:eastAsiaTheme="minorEastAsia" w:hAnsiTheme="minorHAnsi" w:cstheme="minorBidi"/>
          <w:kern w:val="2"/>
          <w:sz w:val="24"/>
          <w:szCs w:val="24"/>
          <w14:ligatures w14:val="standardContextual"/>
        </w:rPr>
      </w:pPr>
      <w:hyperlink w:anchor="_Toc229437568" w:history="1">
        <w:r w:rsidRPr="00F3339D">
          <w:rPr>
            <w:rStyle w:val="aa"/>
            <w:rFonts w:ascii="Arial" w:hAnsi="Arial"/>
          </w:rPr>
          <w:t>1.1.1</w:t>
        </w:r>
        <w:r>
          <w:rPr>
            <w:rFonts w:asciiTheme="minorHAnsi" w:eastAsiaTheme="minorEastAsia" w:hAnsiTheme="minorHAnsi" w:cstheme="minorBidi"/>
            <w:kern w:val="2"/>
            <w:sz w:val="24"/>
            <w:szCs w:val="24"/>
            <w14:ligatures w14:val="standardContextual"/>
          </w:rPr>
          <w:tab/>
        </w:r>
        <w:r w:rsidRPr="00F3339D">
          <w:rPr>
            <w:rStyle w:val="aa"/>
          </w:rPr>
          <w:t>A0 and B0 structure</w:t>
        </w:r>
        <w:r>
          <w:rPr>
            <w:webHidden/>
          </w:rPr>
          <w:tab/>
        </w:r>
        <w:r>
          <w:rPr>
            <w:webHidden/>
          </w:rPr>
          <w:fldChar w:fldCharType="begin"/>
        </w:r>
        <w:r>
          <w:rPr>
            <w:webHidden/>
          </w:rPr>
          <w:instrText xml:space="preserve"> PAGEREF _Toc229437568 \h </w:instrText>
        </w:r>
        <w:r>
          <w:rPr>
            <w:webHidden/>
          </w:rPr>
        </w:r>
        <w:r>
          <w:rPr>
            <w:webHidden/>
          </w:rPr>
          <w:fldChar w:fldCharType="separate"/>
        </w:r>
        <w:r>
          <w:rPr>
            <w:webHidden/>
          </w:rPr>
          <w:t>9</w:t>
        </w:r>
        <w:r>
          <w:rPr>
            <w:webHidden/>
          </w:rPr>
          <w:fldChar w:fldCharType="end"/>
        </w:r>
      </w:hyperlink>
    </w:p>
    <w:p w14:paraId="3032E066" w14:textId="5AACFCDE" w:rsidR="00DD49C8" w:rsidRDefault="00DD49C8">
      <w:pPr>
        <w:pStyle w:val="30"/>
        <w:rPr>
          <w:rFonts w:asciiTheme="minorHAnsi" w:eastAsiaTheme="minorEastAsia" w:hAnsiTheme="minorHAnsi" w:cstheme="minorBidi"/>
          <w:kern w:val="2"/>
          <w:sz w:val="24"/>
          <w:szCs w:val="24"/>
          <w14:ligatures w14:val="standardContextual"/>
        </w:rPr>
      </w:pPr>
      <w:hyperlink w:anchor="_Toc229437569" w:history="1">
        <w:r w:rsidRPr="00F3339D">
          <w:rPr>
            <w:rStyle w:val="aa"/>
            <w:rFonts w:ascii="Arial" w:hAnsi="Arial"/>
          </w:rPr>
          <w:t>1.1.2</w:t>
        </w:r>
        <w:r>
          <w:rPr>
            <w:rFonts w:asciiTheme="minorHAnsi" w:eastAsiaTheme="minorEastAsia" w:hAnsiTheme="minorHAnsi" w:cstheme="minorBidi"/>
            <w:kern w:val="2"/>
            <w:sz w:val="24"/>
            <w:szCs w:val="24"/>
            <w14:ligatures w14:val="standardContextual"/>
          </w:rPr>
          <w:tab/>
        </w:r>
        <w:r w:rsidRPr="00F3339D">
          <w:rPr>
            <w:rStyle w:val="aa"/>
          </w:rPr>
          <w:t>DSP Source Code</w:t>
        </w:r>
        <w:r>
          <w:rPr>
            <w:webHidden/>
          </w:rPr>
          <w:tab/>
        </w:r>
        <w:r>
          <w:rPr>
            <w:webHidden/>
          </w:rPr>
          <w:fldChar w:fldCharType="begin"/>
        </w:r>
        <w:r>
          <w:rPr>
            <w:webHidden/>
          </w:rPr>
          <w:instrText xml:space="preserve"> PAGEREF _Toc229437569 \h </w:instrText>
        </w:r>
        <w:r>
          <w:rPr>
            <w:webHidden/>
          </w:rPr>
        </w:r>
        <w:r>
          <w:rPr>
            <w:webHidden/>
          </w:rPr>
          <w:fldChar w:fldCharType="separate"/>
        </w:r>
        <w:r>
          <w:rPr>
            <w:webHidden/>
          </w:rPr>
          <w:t>9</w:t>
        </w:r>
        <w:r>
          <w:rPr>
            <w:webHidden/>
          </w:rPr>
          <w:fldChar w:fldCharType="end"/>
        </w:r>
      </w:hyperlink>
    </w:p>
    <w:p w14:paraId="2AD76AFE" w14:textId="0D6806E5" w:rsidR="00DD49C8" w:rsidRDefault="00DD49C8">
      <w:pPr>
        <w:pStyle w:val="30"/>
        <w:rPr>
          <w:rFonts w:asciiTheme="minorHAnsi" w:eastAsiaTheme="minorEastAsia" w:hAnsiTheme="minorHAnsi" w:cstheme="minorBidi"/>
          <w:kern w:val="2"/>
          <w:sz w:val="24"/>
          <w:szCs w:val="24"/>
          <w14:ligatures w14:val="standardContextual"/>
        </w:rPr>
      </w:pPr>
      <w:hyperlink w:anchor="_Toc229437570" w:history="1">
        <w:r w:rsidRPr="00F3339D">
          <w:rPr>
            <w:rStyle w:val="aa"/>
            <w:rFonts w:ascii="Arial" w:hAnsi="Arial"/>
          </w:rPr>
          <w:t>1.1.3</w:t>
        </w:r>
        <w:r>
          <w:rPr>
            <w:rFonts w:asciiTheme="minorHAnsi" w:eastAsiaTheme="minorEastAsia" w:hAnsiTheme="minorHAnsi" w:cstheme="minorBidi"/>
            <w:kern w:val="2"/>
            <w:sz w:val="24"/>
            <w:szCs w:val="24"/>
            <w14:ligatures w14:val="standardContextual"/>
          </w:rPr>
          <w:tab/>
        </w:r>
        <w:r w:rsidRPr="00F3339D">
          <w:rPr>
            <w:rStyle w:val="aa"/>
          </w:rPr>
          <w:t>APMCU</w:t>
        </w:r>
        <w:r>
          <w:rPr>
            <w:webHidden/>
          </w:rPr>
          <w:tab/>
        </w:r>
        <w:r>
          <w:rPr>
            <w:webHidden/>
          </w:rPr>
          <w:fldChar w:fldCharType="begin"/>
        </w:r>
        <w:r>
          <w:rPr>
            <w:webHidden/>
          </w:rPr>
          <w:instrText xml:space="preserve"> PAGEREF _Toc229437570 \h </w:instrText>
        </w:r>
        <w:r>
          <w:rPr>
            <w:webHidden/>
          </w:rPr>
        </w:r>
        <w:r>
          <w:rPr>
            <w:webHidden/>
          </w:rPr>
          <w:fldChar w:fldCharType="separate"/>
        </w:r>
        <w:r>
          <w:rPr>
            <w:webHidden/>
          </w:rPr>
          <w:t>12</w:t>
        </w:r>
        <w:r>
          <w:rPr>
            <w:webHidden/>
          </w:rPr>
          <w:fldChar w:fldCharType="end"/>
        </w:r>
      </w:hyperlink>
    </w:p>
    <w:p w14:paraId="2530661F" w14:textId="6015C787" w:rsidR="00DD49C8" w:rsidRDefault="00DD49C8">
      <w:pPr>
        <w:pStyle w:val="20"/>
        <w:rPr>
          <w:rFonts w:asciiTheme="minorHAnsi" w:eastAsiaTheme="minorEastAsia" w:hAnsiTheme="minorHAnsi" w:cstheme="minorBidi"/>
          <w:kern w:val="2"/>
          <w:sz w:val="24"/>
          <w:szCs w:val="24"/>
          <w14:ligatures w14:val="standardContextual"/>
        </w:rPr>
      </w:pPr>
      <w:hyperlink w:anchor="_Toc229437571" w:history="1">
        <w:r w:rsidRPr="00F3339D">
          <w:rPr>
            <w:rStyle w:val="aa"/>
            <w:rFonts w:ascii="Arial" w:hAnsi="Arial"/>
          </w:rPr>
          <w:t>1.2</w:t>
        </w:r>
        <w:r>
          <w:rPr>
            <w:rFonts w:asciiTheme="minorHAnsi" w:eastAsiaTheme="minorEastAsia" w:hAnsiTheme="minorHAnsi" w:cstheme="minorBidi"/>
            <w:kern w:val="2"/>
            <w:sz w:val="24"/>
            <w:szCs w:val="24"/>
            <w14:ligatures w14:val="standardContextual"/>
          </w:rPr>
          <w:tab/>
        </w:r>
        <w:r w:rsidRPr="00F3339D">
          <w:rPr>
            <w:rStyle w:val="aa"/>
          </w:rPr>
          <w:t>Compile Cadence DSP/HiFi3 &amp; /HiFi5</w:t>
        </w:r>
        <w:r>
          <w:rPr>
            <w:webHidden/>
          </w:rPr>
          <w:tab/>
        </w:r>
        <w:r>
          <w:rPr>
            <w:webHidden/>
          </w:rPr>
          <w:fldChar w:fldCharType="begin"/>
        </w:r>
        <w:r>
          <w:rPr>
            <w:webHidden/>
          </w:rPr>
          <w:instrText xml:space="preserve"> PAGEREF _Toc229437571 \h </w:instrText>
        </w:r>
        <w:r>
          <w:rPr>
            <w:webHidden/>
          </w:rPr>
        </w:r>
        <w:r>
          <w:rPr>
            <w:webHidden/>
          </w:rPr>
          <w:fldChar w:fldCharType="separate"/>
        </w:r>
        <w:r>
          <w:rPr>
            <w:webHidden/>
          </w:rPr>
          <w:t>13</w:t>
        </w:r>
        <w:r>
          <w:rPr>
            <w:webHidden/>
          </w:rPr>
          <w:fldChar w:fldCharType="end"/>
        </w:r>
      </w:hyperlink>
    </w:p>
    <w:p w14:paraId="4CCA708D" w14:textId="58DE122F" w:rsidR="00DD49C8" w:rsidRDefault="00DD49C8">
      <w:pPr>
        <w:pStyle w:val="30"/>
        <w:rPr>
          <w:rFonts w:asciiTheme="minorHAnsi" w:eastAsiaTheme="minorEastAsia" w:hAnsiTheme="minorHAnsi" w:cstheme="minorBidi"/>
          <w:kern w:val="2"/>
          <w:sz w:val="24"/>
          <w:szCs w:val="24"/>
          <w14:ligatures w14:val="standardContextual"/>
        </w:rPr>
      </w:pPr>
      <w:hyperlink w:anchor="_Toc229437572" w:history="1">
        <w:r w:rsidRPr="00F3339D">
          <w:rPr>
            <w:rStyle w:val="aa"/>
            <w:rFonts w:ascii="Arial" w:hAnsi="Arial"/>
          </w:rPr>
          <w:t>1.2.1</w:t>
        </w:r>
        <w:r>
          <w:rPr>
            <w:rFonts w:asciiTheme="minorHAnsi" w:eastAsiaTheme="minorEastAsia" w:hAnsiTheme="minorHAnsi" w:cstheme="minorBidi"/>
            <w:kern w:val="2"/>
            <w:sz w:val="24"/>
            <w:szCs w:val="24"/>
            <w14:ligatures w14:val="standardContextual"/>
          </w:rPr>
          <w:tab/>
        </w:r>
        <w:r w:rsidRPr="00F3339D">
          <w:rPr>
            <w:rStyle w:val="aa"/>
          </w:rPr>
          <w:t>Configurations</w:t>
        </w:r>
        <w:r>
          <w:rPr>
            <w:webHidden/>
          </w:rPr>
          <w:tab/>
        </w:r>
        <w:r>
          <w:rPr>
            <w:webHidden/>
          </w:rPr>
          <w:fldChar w:fldCharType="begin"/>
        </w:r>
        <w:r>
          <w:rPr>
            <w:webHidden/>
          </w:rPr>
          <w:instrText xml:space="preserve"> PAGEREF _Toc229437572 \h </w:instrText>
        </w:r>
        <w:r>
          <w:rPr>
            <w:webHidden/>
          </w:rPr>
        </w:r>
        <w:r>
          <w:rPr>
            <w:webHidden/>
          </w:rPr>
          <w:fldChar w:fldCharType="separate"/>
        </w:r>
        <w:r>
          <w:rPr>
            <w:webHidden/>
          </w:rPr>
          <w:t>13</w:t>
        </w:r>
        <w:r>
          <w:rPr>
            <w:webHidden/>
          </w:rPr>
          <w:fldChar w:fldCharType="end"/>
        </w:r>
      </w:hyperlink>
    </w:p>
    <w:p w14:paraId="0D4CC165" w14:textId="4EA66DDC" w:rsidR="00DD49C8" w:rsidRDefault="00DD49C8">
      <w:pPr>
        <w:pStyle w:val="30"/>
        <w:rPr>
          <w:rFonts w:asciiTheme="minorHAnsi" w:eastAsiaTheme="minorEastAsia" w:hAnsiTheme="minorHAnsi" w:cstheme="minorBidi"/>
          <w:kern w:val="2"/>
          <w:sz w:val="24"/>
          <w:szCs w:val="24"/>
          <w14:ligatures w14:val="standardContextual"/>
        </w:rPr>
      </w:pPr>
      <w:hyperlink w:anchor="_Toc229437573" w:history="1">
        <w:r w:rsidRPr="00F3339D">
          <w:rPr>
            <w:rStyle w:val="aa"/>
            <w:rFonts w:ascii="Arial" w:hAnsi="Arial"/>
          </w:rPr>
          <w:t>1.2.2</w:t>
        </w:r>
        <w:r>
          <w:rPr>
            <w:rFonts w:asciiTheme="minorHAnsi" w:eastAsiaTheme="minorEastAsia" w:hAnsiTheme="minorHAnsi" w:cstheme="minorBidi"/>
            <w:kern w:val="2"/>
            <w:sz w:val="24"/>
            <w:szCs w:val="24"/>
            <w14:ligatures w14:val="standardContextual"/>
          </w:rPr>
          <w:tab/>
        </w:r>
        <w:r w:rsidRPr="00F3339D">
          <w:rPr>
            <w:rStyle w:val="aa"/>
          </w:rPr>
          <w:t>Default Image</w:t>
        </w:r>
        <w:r>
          <w:rPr>
            <w:webHidden/>
          </w:rPr>
          <w:tab/>
        </w:r>
        <w:r>
          <w:rPr>
            <w:webHidden/>
          </w:rPr>
          <w:fldChar w:fldCharType="begin"/>
        </w:r>
        <w:r>
          <w:rPr>
            <w:webHidden/>
          </w:rPr>
          <w:instrText xml:space="preserve"> PAGEREF _Toc229437573 \h </w:instrText>
        </w:r>
        <w:r>
          <w:rPr>
            <w:webHidden/>
          </w:rPr>
        </w:r>
        <w:r>
          <w:rPr>
            <w:webHidden/>
          </w:rPr>
          <w:fldChar w:fldCharType="separate"/>
        </w:r>
        <w:r>
          <w:rPr>
            <w:webHidden/>
          </w:rPr>
          <w:t>14</w:t>
        </w:r>
        <w:r>
          <w:rPr>
            <w:webHidden/>
          </w:rPr>
          <w:fldChar w:fldCharType="end"/>
        </w:r>
      </w:hyperlink>
    </w:p>
    <w:p w14:paraId="54A3EFF2" w14:textId="5554D82D" w:rsidR="00DD49C8" w:rsidRDefault="00DD49C8">
      <w:pPr>
        <w:pStyle w:val="30"/>
        <w:rPr>
          <w:rFonts w:asciiTheme="minorHAnsi" w:eastAsiaTheme="minorEastAsia" w:hAnsiTheme="minorHAnsi" w:cstheme="minorBidi"/>
          <w:kern w:val="2"/>
          <w:sz w:val="24"/>
          <w:szCs w:val="24"/>
          <w14:ligatures w14:val="standardContextual"/>
        </w:rPr>
      </w:pPr>
      <w:hyperlink w:anchor="_Toc229437574" w:history="1">
        <w:r w:rsidRPr="00F3339D">
          <w:rPr>
            <w:rStyle w:val="aa"/>
            <w:rFonts w:ascii="Arial" w:hAnsi="Arial"/>
          </w:rPr>
          <w:t>1.2.3</w:t>
        </w:r>
        <w:r>
          <w:rPr>
            <w:rFonts w:asciiTheme="minorHAnsi" w:eastAsiaTheme="minorEastAsia" w:hAnsiTheme="minorHAnsi" w:cstheme="minorBidi"/>
            <w:kern w:val="2"/>
            <w:sz w:val="24"/>
            <w:szCs w:val="24"/>
            <w14:ligatures w14:val="standardContextual"/>
          </w:rPr>
          <w:tab/>
        </w:r>
        <w:r w:rsidRPr="00F3339D">
          <w:rPr>
            <w:rStyle w:val="aa"/>
          </w:rPr>
          <w:t>Tool Chain</w:t>
        </w:r>
        <w:r>
          <w:rPr>
            <w:webHidden/>
          </w:rPr>
          <w:tab/>
        </w:r>
        <w:r>
          <w:rPr>
            <w:webHidden/>
          </w:rPr>
          <w:fldChar w:fldCharType="begin"/>
        </w:r>
        <w:r>
          <w:rPr>
            <w:webHidden/>
          </w:rPr>
          <w:instrText xml:space="preserve"> PAGEREF _Toc229437574 \h </w:instrText>
        </w:r>
        <w:r>
          <w:rPr>
            <w:webHidden/>
          </w:rPr>
        </w:r>
        <w:r>
          <w:rPr>
            <w:webHidden/>
          </w:rPr>
          <w:fldChar w:fldCharType="separate"/>
        </w:r>
        <w:r>
          <w:rPr>
            <w:webHidden/>
          </w:rPr>
          <w:t>14</w:t>
        </w:r>
        <w:r>
          <w:rPr>
            <w:webHidden/>
          </w:rPr>
          <w:fldChar w:fldCharType="end"/>
        </w:r>
      </w:hyperlink>
    </w:p>
    <w:p w14:paraId="3038EFDB" w14:textId="7AA6AB89" w:rsidR="00DD49C8" w:rsidRDefault="00DD49C8">
      <w:pPr>
        <w:pStyle w:val="30"/>
        <w:rPr>
          <w:rFonts w:asciiTheme="minorHAnsi" w:eastAsiaTheme="minorEastAsia" w:hAnsiTheme="minorHAnsi" w:cstheme="minorBidi"/>
          <w:kern w:val="2"/>
          <w:sz w:val="24"/>
          <w:szCs w:val="24"/>
          <w14:ligatures w14:val="standardContextual"/>
        </w:rPr>
      </w:pPr>
      <w:hyperlink w:anchor="_Toc229437575" w:history="1">
        <w:r w:rsidRPr="00F3339D">
          <w:rPr>
            <w:rStyle w:val="aa"/>
            <w:rFonts w:ascii="Arial" w:hAnsi="Arial"/>
          </w:rPr>
          <w:t>1.2.4</w:t>
        </w:r>
        <w:r>
          <w:rPr>
            <w:rFonts w:asciiTheme="minorHAnsi" w:eastAsiaTheme="minorEastAsia" w:hAnsiTheme="minorHAnsi" w:cstheme="minorBidi"/>
            <w:kern w:val="2"/>
            <w:sz w:val="24"/>
            <w:szCs w:val="24"/>
            <w14:ligatures w14:val="standardContextual"/>
          </w:rPr>
          <w:tab/>
        </w:r>
        <w:r w:rsidRPr="00F3339D">
          <w:rPr>
            <w:rStyle w:val="aa"/>
          </w:rPr>
          <w:t>Tool Chain Version</w:t>
        </w:r>
        <w:r>
          <w:rPr>
            <w:webHidden/>
          </w:rPr>
          <w:tab/>
        </w:r>
        <w:r>
          <w:rPr>
            <w:webHidden/>
          </w:rPr>
          <w:fldChar w:fldCharType="begin"/>
        </w:r>
        <w:r>
          <w:rPr>
            <w:webHidden/>
          </w:rPr>
          <w:instrText xml:space="preserve"> PAGEREF _Toc229437575 \h </w:instrText>
        </w:r>
        <w:r>
          <w:rPr>
            <w:webHidden/>
          </w:rPr>
        </w:r>
        <w:r>
          <w:rPr>
            <w:webHidden/>
          </w:rPr>
          <w:fldChar w:fldCharType="separate"/>
        </w:r>
        <w:r>
          <w:rPr>
            <w:webHidden/>
          </w:rPr>
          <w:t>21</w:t>
        </w:r>
        <w:r>
          <w:rPr>
            <w:webHidden/>
          </w:rPr>
          <w:fldChar w:fldCharType="end"/>
        </w:r>
      </w:hyperlink>
    </w:p>
    <w:p w14:paraId="13566F57" w14:textId="25336AE8" w:rsidR="00DD49C8" w:rsidRDefault="00DD49C8">
      <w:pPr>
        <w:pStyle w:val="30"/>
        <w:rPr>
          <w:rFonts w:asciiTheme="minorHAnsi" w:eastAsiaTheme="minorEastAsia" w:hAnsiTheme="minorHAnsi" w:cstheme="minorBidi"/>
          <w:kern w:val="2"/>
          <w:sz w:val="24"/>
          <w:szCs w:val="24"/>
          <w14:ligatures w14:val="standardContextual"/>
        </w:rPr>
      </w:pPr>
      <w:hyperlink w:anchor="_Toc229437576" w:history="1">
        <w:r w:rsidRPr="00F3339D">
          <w:rPr>
            <w:rStyle w:val="aa"/>
            <w:rFonts w:ascii="Arial" w:hAnsi="Arial"/>
          </w:rPr>
          <w:t>1.2.5</w:t>
        </w:r>
        <w:r>
          <w:rPr>
            <w:rFonts w:asciiTheme="minorHAnsi" w:eastAsiaTheme="minorEastAsia" w:hAnsiTheme="minorHAnsi" w:cstheme="minorBidi"/>
            <w:kern w:val="2"/>
            <w:sz w:val="24"/>
            <w:szCs w:val="24"/>
            <w14:ligatures w14:val="standardContextual"/>
          </w:rPr>
          <w:tab/>
        </w:r>
        <w:r w:rsidRPr="00F3339D">
          <w:rPr>
            <w:rStyle w:val="aa"/>
          </w:rPr>
          <w:t>Compiler</w:t>
        </w:r>
        <w:r>
          <w:rPr>
            <w:webHidden/>
          </w:rPr>
          <w:tab/>
        </w:r>
        <w:r>
          <w:rPr>
            <w:webHidden/>
          </w:rPr>
          <w:fldChar w:fldCharType="begin"/>
        </w:r>
        <w:r>
          <w:rPr>
            <w:webHidden/>
          </w:rPr>
          <w:instrText xml:space="preserve"> PAGEREF _Toc229437576 \h </w:instrText>
        </w:r>
        <w:r>
          <w:rPr>
            <w:webHidden/>
          </w:rPr>
        </w:r>
        <w:r>
          <w:rPr>
            <w:webHidden/>
          </w:rPr>
          <w:fldChar w:fldCharType="separate"/>
        </w:r>
        <w:r>
          <w:rPr>
            <w:webHidden/>
          </w:rPr>
          <w:t>21</w:t>
        </w:r>
        <w:r>
          <w:rPr>
            <w:webHidden/>
          </w:rPr>
          <w:fldChar w:fldCharType="end"/>
        </w:r>
      </w:hyperlink>
    </w:p>
    <w:p w14:paraId="75FA1AB8" w14:textId="2589522D" w:rsidR="00DD49C8" w:rsidRDefault="00DD49C8">
      <w:pPr>
        <w:pStyle w:val="30"/>
        <w:rPr>
          <w:rFonts w:asciiTheme="minorHAnsi" w:eastAsiaTheme="minorEastAsia" w:hAnsiTheme="minorHAnsi" w:cstheme="minorBidi"/>
          <w:kern w:val="2"/>
          <w:sz w:val="24"/>
          <w:szCs w:val="24"/>
          <w14:ligatures w14:val="standardContextual"/>
        </w:rPr>
      </w:pPr>
      <w:hyperlink w:anchor="_Toc229437577" w:history="1">
        <w:r w:rsidRPr="00F3339D">
          <w:rPr>
            <w:rStyle w:val="aa"/>
            <w:rFonts w:ascii="Arial" w:hAnsi="Arial"/>
          </w:rPr>
          <w:t>1.2.6</w:t>
        </w:r>
        <w:r>
          <w:rPr>
            <w:rFonts w:asciiTheme="minorHAnsi" w:eastAsiaTheme="minorEastAsia" w:hAnsiTheme="minorHAnsi" w:cstheme="minorBidi"/>
            <w:kern w:val="2"/>
            <w:sz w:val="24"/>
            <w:szCs w:val="24"/>
            <w14:ligatures w14:val="standardContextual"/>
          </w:rPr>
          <w:tab/>
        </w:r>
        <w:r w:rsidRPr="00F3339D">
          <w:rPr>
            <w:rStyle w:val="aa"/>
          </w:rPr>
          <w:t>Build Command</w:t>
        </w:r>
        <w:r>
          <w:rPr>
            <w:webHidden/>
          </w:rPr>
          <w:tab/>
        </w:r>
        <w:r>
          <w:rPr>
            <w:webHidden/>
          </w:rPr>
          <w:fldChar w:fldCharType="begin"/>
        </w:r>
        <w:r>
          <w:rPr>
            <w:webHidden/>
          </w:rPr>
          <w:instrText xml:space="preserve"> PAGEREF _Toc229437577 \h </w:instrText>
        </w:r>
        <w:r>
          <w:rPr>
            <w:webHidden/>
          </w:rPr>
        </w:r>
        <w:r>
          <w:rPr>
            <w:webHidden/>
          </w:rPr>
          <w:fldChar w:fldCharType="separate"/>
        </w:r>
        <w:r>
          <w:rPr>
            <w:webHidden/>
          </w:rPr>
          <w:t>21</w:t>
        </w:r>
        <w:r>
          <w:rPr>
            <w:webHidden/>
          </w:rPr>
          <w:fldChar w:fldCharType="end"/>
        </w:r>
      </w:hyperlink>
    </w:p>
    <w:p w14:paraId="16DFF4F0" w14:textId="5553D957" w:rsidR="00DD49C8" w:rsidRDefault="00DD49C8">
      <w:pPr>
        <w:pStyle w:val="30"/>
        <w:rPr>
          <w:rFonts w:asciiTheme="minorHAnsi" w:eastAsiaTheme="minorEastAsia" w:hAnsiTheme="minorHAnsi" w:cstheme="minorBidi"/>
          <w:kern w:val="2"/>
          <w:sz w:val="24"/>
          <w:szCs w:val="24"/>
          <w14:ligatures w14:val="standardContextual"/>
        </w:rPr>
      </w:pPr>
      <w:hyperlink w:anchor="_Toc229437578" w:history="1">
        <w:r w:rsidRPr="00F3339D">
          <w:rPr>
            <w:rStyle w:val="aa"/>
            <w:rFonts w:ascii="Arial" w:hAnsi="Arial"/>
          </w:rPr>
          <w:t>1.2.7</w:t>
        </w:r>
        <w:r>
          <w:rPr>
            <w:rFonts w:asciiTheme="minorHAnsi" w:eastAsiaTheme="minorEastAsia" w:hAnsiTheme="minorHAnsi" w:cstheme="minorBidi"/>
            <w:kern w:val="2"/>
            <w:sz w:val="24"/>
            <w:szCs w:val="24"/>
            <w14:ligatures w14:val="standardContextual"/>
          </w:rPr>
          <w:tab/>
        </w:r>
        <w:r w:rsidRPr="00F3339D">
          <w:rPr>
            <w:rStyle w:val="aa"/>
          </w:rPr>
          <w:t>Suggested Library Build Flags</w:t>
        </w:r>
        <w:r>
          <w:rPr>
            <w:webHidden/>
          </w:rPr>
          <w:tab/>
        </w:r>
        <w:r>
          <w:rPr>
            <w:webHidden/>
          </w:rPr>
          <w:fldChar w:fldCharType="begin"/>
        </w:r>
        <w:r>
          <w:rPr>
            <w:webHidden/>
          </w:rPr>
          <w:instrText xml:space="preserve"> PAGEREF _Toc229437578 \h </w:instrText>
        </w:r>
        <w:r>
          <w:rPr>
            <w:webHidden/>
          </w:rPr>
        </w:r>
        <w:r>
          <w:rPr>
            <w:webHidden/>
          </w:rPr>
          <w:fldChar w:fldCharType="separate"/>
        </w:r>
        <w:r>
          <w:rPr>
            <w:webHidden/>
          </w:rPr>
          <w:t>22</w:t>
        </w:r>
        <w:r>
          <w:rPr>
            <w:webHidden/>
          </w:rPr>
          <w:fldChar w:fldCharType="end"/>
        </w:r>
      </w:hyperlink>
    </w:p>
    <w:p w14:paraId="28C46AD7" w14:textId="19CB2B51" w:rsidR="00DD49C8" w:rsidRDefault="00DD49C8">
      <w:pPr>
        <w:pStyle w:val="30"/>
        <w:rPr>
          <w:rFonts w:asciiTheme="minorHAnsi" w:eastAsiaTheme="minorEastAsia" w:hAnsiTheme="minorHAnsi" w:cstheme="minorBidi"/>
          <w:kern w:val="2"/>
          <w:sz w:val="24"/>
          <w:szCs w:val="24"/>
          <w14:ligatures w14:val="standardContextual"/>
        </w:rPr>
      </w:pPr>
      <w:hyperlink w:anchor="_Toc229437579" w:history="1">
        <w:r w:rsidRPr="00F3339D">
          <w:rPr>
            <w:rStyle w:val="aa"/>
            <w:rFonts w:ascii="Arial" w:hAnsi="Arial"/>
          </w:rPr>
          <w:t>1.2.8</w:t>
        </w:r>
        <w:r>
          <w:rPr>
            <w:rFonts w:asciiTheme="minorHAnsi" w:eastAsiaTheme="minorEastAsia" w:hAnsiTheme="minorHAnsi" w:cstheme="minorBidi"/>
            <w:kern w:val="2"/>
            <w:sz w:val="24"/>
            <w:szCs w:val="24"/>
            <w14:ligatures w14:val="standardContextual"/>
          </w:rPr>
          <w:tab/>
        </w:r>
        <w:r w:rsidRPr="00F3339D">
          <w:rPr>
            <w:rStyle w:val="aa"/>
          </w:rPr>
          <w:t>3</w:t>
        </w:r>
        <w:r w:rsidRPr="00F3339D">
          <w:rPr>
            <w:rStyle w:val="aa"/>
            <w:vertAlign w:val="superscript"/>
          </w:rPr>
          <w:t>rd</w:t>
        </w:r>
        <w:r w:rsidRPr="00F3339D">
          <w:rPr>
            <w:rStyle w:val="aa"/>
          </w:rPr>
          <w:t xml:space="preserve"> Party Libraries</w:t>
        </w:r>
        <w:r>
          <w:rPr>
            <w:webHidden/>
          </w:rPr>
          <w:tab/>
        </w:r>
        <w:r>
          <w:rPr>
            <w:webHidden/>
          </w:rPr>
          <w:fldChar w:fldCharType="begin"/>
        </w:r>
        <w:r>
          <w:rPr>
            <w:webHidden/>
          </w:rPr>
          <w:instrText xml:space="preserve"> PAGEREF _Toc229437579 \h </w:instrText>
        </w:r>
        <w:r>
          <w:rPr>
            <w:webHidden/>
          </w:rPr>
        </w:r>
        <w:r>
          <w:rPr>
            <w:webHidden/>
          </w:rPr>
          <w:fldChar w:fldCharType="separate"/>
        </w:r>
        <w:r>
          <w:rPr>
            <w:webHidden/>
          </w:rPr>
          <w:t>22</w:t>
        </w:r>
        <w:r>
          <w:rPr>
            <w:webHidden/>
          </w:rPr>
          <w:fldChar w:fldCharType="end"/>
        </w:r>
      </w:hyperlink>
    </w:p>
    <w:p w14:paraId="124370CE" w14:textId="6B654BE6" w:rsidR="00DD49C8" w:rsidRDefault="00DD49C8">
      <w:pPr>
        <w:pStyle w:val="20"/>
        <w:rPr>
          <w:rFonts w:asciiTheme="minorHAnsi" w:eastAsiaTheme="minorEastAsia" w:hAnsiTheme="minorHAnsi" w:cstheme="minorBidi"/>
          <w:kern w:val="2"/>
          <w:sz w:val="24"/>
          <w:szCs w:val="24"/>
          <w14:ligatures w14:val="standardContextual"/>
        </w:rPr>
      </w:pPr>
      <w:hyperlink w:anchor="_Toc229437580" w:history="1">
        <w:r w:rsidRPr="00F3339D">
          <w:rPr>
            <w:rStyle w:val="aa"/>
            <w:rFonts w:ascii="Arial" w:eastAsia="新細明體" w:hAnsi="Arial"/>
          </w:rPr>
          <w:t>1.3</w:t>
        </w:r>
        <w:r>
          <w:rPr>
            <w:rFonts w:asciiTheme="minorHAnsi" w:eastAsiaTheme="minorEastAsia" w:hAnsiTheme="minorHAnsi" w:cstheme="minorBidi"/>
            <w:kern w:val="2"/>
            <w:sz w:val="24"/>
            <w:szCs w:val="24"/>
            <w14:ligatures w14:val="standardContextual"/>
          </w:rPr>
          <w:tab/>
        </w:r>
        <w:r w:rsidRPr="00F3339D">
          <w:rPr>
            <w:rStyle w:val="aa"/>
          </w:rPr>
          <w:t>Compile MTK In-house DSP/RV55 – shared SCP software</w:t>
        </w:r>
        <w:r>
          <w:rPr>
            <w:webHidden/>
          </w:rPr>
          <w:tab/>
        </w:r>
        <w:r>
          <w:rPr>
            <w:webHidden/>
          </w:rPr>
          <w:fldChar w:fldCharType="begin"/>
        </w:r>
        <w:r>
          <w:rPr>
            <w:webHidden/>
          </w:rPr>
          <w:instrText xml:space="preserve"> PAGEREF _Toc229437580 \h </w:instrText>
        </w:r>
        <w:r>
          <w:rPr>
            <w:webHidden/>
          </w:rPr>
        </w:r>
        <w:r>
          <w:rPr>
            <w:webHidden/>
          </w:rPr>
          <w:fldChar w:fldCharType="separate"/>
        </w:r>
        <w:r>
          <w:rPr>
            <w:webHidden/>
          </w:rPr>
          <w:t>23</w:t>
        </w:r>
        <w:r>
          <w:rPr>
            <w:webHidden/>
          </w:rPr>
          <w:fldChar w:fldCharType="end"/>
        </w:r>
      </w:hyperlink>
    </w:p>
    <w:p w14:paraId="404B593D" w14:textId="0FEBE3FE" w:rsidR="00DD49C8" w:rsidRDefault="00DD49C8">
      <w:pPr>
        <w:pStyle w:val="30"/>
        <w:rPr>
          <w:rFonts w:asciiTheme="minorHAnsi" w:eastAsiaTheme="minorEastAsia" w:hAnsiTheme="minorHAnsi" w:cstheme="minorBidi"/>
          <w:kern w:val="2"/>
          <w:sz w:val="24"/>
          <w:szCs w:val="24"/>
          <w14:ligatures w14:val="standardContextual"/>
        </w:rPr>
      </w:pPr>
      <w:hyperlink w:anchor="_Toc229437581" w:history="1">
        <w:r w:rsidRPr="00F3339D">
          <w:rPr>
            <w:rStyle w:val="aa"/>
            <w:rFonts w:ascii="Arial" w:eastAsia="新細明體" w:hAnsi="Arial"/>
          </w:rPr>
          <w:t>1.3.1</w:t>
        </w:r>
        <w:r>
          <w:rPr>
            <w:rFonts w:asciiTheme="minorHAnsi" w:eastAsiaTheme="minorEastAsia" w:hAnsiTheme="minorHAnsi" w:cstheme="minorBidi"/>
            <w:kern w:val="2"/>
            <w:sz w:val="24"/>
            <w:szCs w:val="24"/>
            <w14:ligatures w14:val="standardContextual"/>
          </w:rPr>
          <w:tab/>
        </w:r>
        <w:r w:rsidRPr="00F3339D">
          <w:rPr>
            <w:rStyle w:val="aa"/>
          </w:rPr>
          <w:t>Configuration</w:t>
        </w:r>
        <w:r>
          <w:rPr>
            <w:webHidden/>
          </w:rPr>
          <w:tab/>
        </w:r>
        <w:r>
          <w:rPr>
            <w:webHidden/>
          </w:rPr>
          <w:fldChar w:fldCharType="begin"/>
        </w:r>
        <w:r>
          <w:rPr>
            <w:webHidden/>
          </w:rPr>
          <w:instrText xml:space="preserve"> PAGEREF _Toc229437581 \h </w:instrText>
        </w:r>
        <w:r>
          <w:rPr>
            <w:webHidden/>
          </w:rPr>
        </w:r>
        <w:r>
          <w:rPr>
            <w:webHidden/>
          </w:rPr>
          <w:fldChar w:fldCharType="separate"/>
        </w:r>
        <w:r>
          <w:rPr>
            <w:webHidden/>
          </w:rPr>
          <w:t>23</w:t>
        </w:r>
        <w:r>
          <w:rPr>
            <w:webHidden/>
          </w:rPr>
          <w:fldChar w:fldCharType="end"/>
        </w:r>
      </w:hyperlink>
    </w:p>
    <w:p w14:paraId="25AB612A" w14:textId="255C6B49" w:rsidR="00DD49C8" w:rsidRDefault="00DD49C8">
      <w:pPr>
        <w:pStyle w:val="30"/>
        <w:rPr>
          <w:rFonts w:asciiTheme="minorHAnsi" w:eastAsiaTheme="minorEastAsia" w:hAnsiTheme="minorHAnsi" w:cstheme="minorBidi"/>
          <w:kern w:val="2"/>
          <w:sz w:val="24"/>
          <w:szCs w:val="24"/>
          <w14:ligatures w14:val="standardContextual"/>
        </w:rPr>
      </w:pPr>
      <w:hyperlink w:anchor="_Toc229437582" w:history="1">
        <w:r w:rsidRPr="00F3339D">
          <w:rPr>
            <w:rStyle w:val="aa"/>
            <w:rFonts w:ascii="Arial" w:hAnsi="Arial"/>
          </w:rPr>
          <w:t>1.3.2</w:t>
        </w:r>
        <w:r>
          <w:rPr>
            <w:rFonts w:asciiTheme="minorHAnsi" w:eastAsiaTheme="minorEastAsia" w:hAnsiTheme="minorHAnsi" w:cstheme="minorBidi"/>
            <w:kern w:val="2"/>
            <w:sz w:val="24"/>
            <w:szCs w:val="24"/>
            <w14:ligatures w14:val="standardContextual"/>
          </w:rPr>
          <w:tab/>
        </w:r>
        <w:r w:rsidRPr="00F3339D">
          <w:rPr>
            <w:rStyle w:val="aa"/>
          </w:rPr>
          <w:t>Default Image</w:t>
        </w:r>
        <w:r>
          <w:rPr>
            <w:webHidden/>
          </w:rPr>
          <w:tab/>
        </w:r>
        <w:r>
          <w:rPr>
            <w:webHidden/>
          </w:rPr>
          <w:fldChar w:fldCharType="begin"/>
        </w:r>
        <w:r>
          <w:rPr>
            <w:webHidden/>
          </w:rPr>
          <w:instrText xml:space="preserve"> PAGEREF _Toc229437582 \h </w:instrText>
        </w:r>
        <w:r>
          <w:rPr>
            <w:webHidden/>
          </w:rPr>
        </w:r>
        <w:r>
          <w:rPr>
            <w:webHidden/>
          </w:rPr>
          <w:fldChar w:fldCharType="separate"/>
        </w:r>
        <w:r>
          <w:rPr>
            <w:webHidden/>
          </w:rPr>
          <w:t>24</w:t>
        </w:r>
        <w:r>
          <w:rPr>
            <w:webHidden/>
          </w:rPr>
          <w:fldChar w:fldCharType="end"/>
        </w:r>
      </w:hyperlink>
    </w:p>
    <w:p w14:paraId="3ABB403B" w14:textId="2C408154" w:rsidR="00DD49C8" w:rsidRDefault="00DD49C8">
      <w:pPr>
        <w:pStyle w:val="30"/>
        <w:rPr>
          <w:rFonts w:asciiTheme="minorHAnsi" w:eastAsiaTheme="minorEastAsia" w:hAnsiTheme="minorHAnsi" w:cstheme="minorBidi"/>
          <w:kern w:val="2"/>
          <w:sz w:val="24"/>
          <w:szCs w:val="24"/>
          <w14:ligatures w14:val="standardContextual"/>
        </w:rPr>
      </w:pPr>
      <w:hyperlink w:anchor="_Toc229437583" w:history="1">
        <w:r w:rsidRPr="00F3339D">
          <w:rPr>
            <w:rStyle w:val="aa"/>
            <w:rFonts w:ascii="Arial" w:hAnsi="Arial"/>
          </w:rPr>
          <w:t>1.3.3</w:t>
        </w:r>
        <w:r>
          <w:rPr>
            <w:rFonts w:asciiTheme="minorHAnsi" w:eastAsiaTheme="minorEastAsia" w:hAnsiTheme="minorHAnsi" w:cstheme="minorBidi"/>
            <w:kern w:val="2"/>
            <w:sz w:val="24"/>
            <w:szCs w:val="24"/>
            <w14:ligatures w14:val="standardContextual"/>
          </w:rPr>
          <w:tab/>
        </w:r>
        <w:r w:rsidRPr="00F3339D">
          <w:rPr>
            <w:rStyle w:val="aa"/>
          </w:rPr>
          <w:t>Tool Chain</w:t>
        </w:r>
        <w:r>
          <w:rPr>
            <w:webHidden/>
          </w:rPr>
          <w:tab/>
        </w:r>
        <w:r>
          <w:rPr>
            <w:webHidden/>
          </w:rPr>
          <w:fldChar w:fldCharType="begin"/>
        </w:r>
        <w:r>
          <w:rPr>
            <w:webHidden/>
          </w:rPr>
          <w:instrText xml:space="preserve"> PAGEREF _Toc229437583 \h </w:instrText>
        </w:r>
        <w:r>
          <w:rPr>
            <w:webHidden/>
          </w:rPr>
        </w:r>
        <w:r>
          <w:rPr>
            <w:webHidden/>
          </w:rPr>
          <w:fldChar w:fldCharType="separate"/>
        </w:r>
        <w:r>
          <w:rPr>
            <w:webHidden/>
          </w:rPr>
          <w:t>24</w:t>
        </w:r>
        <w:r>
          <w:rPr>
            <w:webHidden/>
          </w:rPr>
          <w:fldChar w:fldCharType="end"/>
        </w:r>
      </w:hyperlink>
    </w:p>
    <w:p w14:paraId="3C9BE536" w14:textId="06E3C774" w:rsidR="00DD49C8" w:rsidRDefault="00DD49C8">
      <w:pPr>
        <w:pStyle w:val="30"/>
        <w:rPr>
          <w:rFonts w:asciiTheme="minorHAnsi" w:eastAsiaTheme="minorEastAsia" w:hAnsiTheme="minorHAnsi" w:cstheme="minorBidi"/>
          <w:kern w:val="2"/>
          <w:sz w:val="24"/>
          <w:szCs w:val="24"/>
          <w14:ligatures w14:val="standardContextual"/>
        </w:rPr>
      </w:pPr>
      <w:hyperlink w:anchor="_Toc229437584" w:history="1">
        <w:r w:rsidRPr="00F3339D">
          <w:rPr>
            <w:rStyle w:val="aa"/>
            <w:rFonts w:ascii="Arial" w:eastAsia="新細明體" w:hAnsi="Arial"/>
          </w:rPr>
          <w:t>1.3.4</w:t>
        </w:r>
        <w:r>
          <w:rPr>
            <w:rFonts w:asciiTheme="minorHAnsi" w:eastAsiaTheme="minorEastAsia" w:hAnsiTheme="minorHAnsi" w:cstheme="minorBidi"/>
            <w:kern w:val="2"/>
            <w:sz w:val="24"/>
            <w:szCs w:val="24"/>
            <w14:ligatures w14:val="standardContextual"/>
          </w:rPr>
          <w:tab/>
        </w:r>
        <w:r w:rsidRPr="00F3339D">
          <w:rPr>
            <w:rStyle w:val="aa"/>
          </w:rPr>
          <w:t>Build Command</w:t>
        </w:r>
        <w:r>
          <w:rPr>
            <w:webHidden/>
          </w:rPr>
          <w:tab/>
        </w:r>
        <w:r>
          <w:rPr>
            <w:webHidden/>
          </w:rPr>
          <w:fldChar w:fldCharType="begin"/>
        </w:r>
        <w:r>
          <w:rPr>
            <w:webHidden/>
          </w:rPr>
          <w:instrText xml:space="preserve"> PAGEREF _Toc229437584 \h </w:instrText>
        </w:r>
        <w:r>
          <w:rPr>
            <w:webHidden/>
          </w:rPr>
        </w:r>
        <w:r>
          <w:rPr>
            <w:webHidden/>
          </w:rPr>
          <w:fldChar w:fldCharType="separate"/>
        </w:r>
        <w:r>
          <w:rPr>
            <w:webHidden/>
          </w:rPr>
          <w:t>24</w:t>
        </w:r>
        <w:r>
          <w:rPr>
            <w:webHidden/>
          </w:rPr>
          <w:fldChar w:fldCharType="end"/>
        </w:r>
      </w:hyperlink>
    </w:p>
    <w:p w14:paraId="43B510EC" w14:textId="1E947D94" w:rsidR="00DD49C8" w:rsidRDefault="00DD49C8">
      <w:pPr>
        <w:pStyle w:val="30"/>
        <w:rPr>
          <w:rFonts w:asciiTheme="minorHAnsi" w:eastAsiaTheme="minorEastAsia" w:hAnsiTheme="minorHAnsi" w:cstheme="minorBidi"/>
          <w:kern w:val="2"/>
          <w:sz w:val="24"/>
          <w:szCs w:val="24"/>
          <w14:ligatures w14:val="standardContextual"/>
        </w:rPr>
      </w:pPr>
      <w:hyperlink w:anchor="_Toc229437585" w:history="1">
        <w:r w:rsidRPr="00F3339D">
          <w:rPr>
            <w:rStyle w:val="aa"/>
            <w:rFonts w:ascii="Arial" w:eastAsia="新細明體" w:hAnsi="Arial"/>
          </w:rPr>
          <w:t>1.3.5</w:t>
        </w:r>
        <w:r>
          <w:rPr>
            <w:rFonts w:asciiTheme="minorHAnsi" w:eastAsiaTheme="minorEastAsia" w:hAnsiTheme="minorHAnsi" w:cstheme="minorBidi"/>
            <w:kern w:val="2"/>
            <w:sz w:val="24"/>
            <w:szCs w:val="24"/>
            <w14:ligatures w14:val="standardContextual"/>
          </w:rPr>
          <w:tab/>
        </w:r>
        <w:r w:rsidRPr="00F3339D">
          <w:rPr>
            <w:rStyle w:val="aa"/>
          </w:rPr>
          <w:t>Suggested Library Build Flags</w:t>
        </w:r>
        <w:r>
          <w:rPr>
            <w:webHidden/>
          </w:rPr>
          <w:tab/>
        </w:r>
        <w:r>
          <w:rPr>
            <w:webHidden/>
          </w:rPr>
          <w:fldChar w:fldCharType="begin"/>
        </w:r>
        <w:r>
          <w:rPr>
            <w:webHidden/>
          </w:rPr>
          <w:instrText xml:space="preserve"> PAGEREF _Toc229437585 \h </w:instrText>
        </w:r>
        <w:r>
          <w:rPr>
            <w:webHidden/>
          </w:rPr>
        </w:r>
        <w:r>
          <w:rPr>
            <w:webHidden/>
          </w:rPr>
          <w:fldChar w:fldCharType="separate"/>
        </w:r>
        <w:r>
          <w:rPr>
            <w:webHidden/>
          </w:rPr>
          <w:t>24</w:t>
        </w:r>
        <w:r>
          <w:rPr>
            <w:webHidden/>
          </w:rPr>
          <w:fldChar w:fldCharType="end"/>
        </w:r>
      </w:hyperlink>
    </w:p>
    <w:p w14:paraId="14571271" w14:textId="6C0B1B21" w:rsidR="00DD49C8" w:rsidRDefault="00DD49C8">
      <w:pPr>
        <w:pStyle w:val="30"/>
        <w:rPr>
          <w:rFonts w:asciiTheme="minorHAnsi" w:eastAsiaTheme="minorEastAsia" w:hAnsiTheme="minorHAnsi" w:cstheme="minorBidi"/>
          <w:kern w:val="2"/>
          <w:sz w:val="24"/>
          <w:szCs w:val="24"/>
          <w14:ligatures w14:val="standardContextual"/>
        </w:rPr>
      </w:pPr>
      <w:hyperlink w:anchor="_Toc229437586" w:history="1">
        <w:r w:rsidRPr="00F3339D">
          <w:rPr>
            <w:rStyle w:val="aa"/>
            <w:rFonts w:ascii="Arial" w:eastAsia="新細明體" w:hAnsi="Arial"/>
          </w:rPr>
          <w:t>1.3.6</w:t>
        </w:r>
        <w:r>
          <w:rPr>
            <w:rFonts w:asciiTheme="minorHAnsi" w:eastAsiaTheme="minorEastAsia" w:hAnsiTheme="minorHAnsi" w:cstheme="minorBidi"/>
            <w:kern w:val="2"/>
            <w:sz w:val="24"/>
            <w:szCs w:val="24"/>
            <w14:ligatures w14:val="standardContextual"/>
          </w:rPr>
          <w:tab/>
        </w:r>
        <w:r w:rsidRPr="00F3339D">
          <w:rPr>
            <w:rStyle w:val="aa"/>
          </w:rPr>
          <w:t>3</w:t>
        </w:r>
        <w:r w:rsidRPr="00F3339D">
          <w:rPr>
            <w:rStyle w:val="aa"/>
            <w:vertAlign w:val="superscript"/>
          </w:rPr>
          <w:t>rd</w:t>
        </w:r>
        <w:r w:rsidRPr="00F3339D">
          <w:rPr>
            <w:rStyle w:val="aa"/>
          </w:rPr>
          <w:t xml:space="preserve"> Party Libraries</w:t>
        </w:r>
        <w:r>
          <w:rPr>
            <w:webHidden/>
          </w:rPr>
          <w:tab/>
        </w:r>
        <w:r>
          <w:rPr>
            <w:webHidden/>
          </w:rPr>
          <w:fldChar w:fldCharType="begin"/>
        </w:r>
        <w:r>
          <w:rPr>
            <w:webHidden/>
          </w:rPr>
          <w:instrText xml:space="preserve"> PAGEREF _Toc229437586 \h </w:instrText>
        </w:r>
        <w:r>
          <w:rPr>
            <w:webHidden/>
          </w:rPr>
        </w:r>
        <w:r>
          <w:rPr>
            <w:webHidden/>
          </w:rPr>
          <w:fldChar w:fldCharType="separate"/>
        </w:r>
        <w:r>
          <w:rPr>
            <w:webHidden/>
          </w:rPr>
          <w:t>25</w:t>
        </w:r>
        <w:r>
          <w:rPr>
            <w:webHidden/>
          </w:rPr>
          <w:fldChar w:fldCharType="end"/>
        </w:r>
      </w:hyperlink>
    </w:p>
    <w:p w14:paraId="6B6B3152" w14:textId="3E41A01B" w:rsidR="00DD49C8" w:rsidRDefault="00DD49C8">
      <w:pPr>
        <w:pStyle w:val="20"/>
        <w:rPr>
          <w:rFonts w:asciiTheme="minorHAnsi" w:eastAsiaTheme="minorEastAsia" w:hAnsiTheme="minorHAnsi" w:cstheme="minorBidi"/>
          <w:kern w:val="2"/>
          <w:sz w:val="24"/>
          <w:szCs w:val="24"/>
          <w14:ligatures w14:val="standardContextual"/>
        </w:rPr>
      </w:pPr>
      <w:hyperlink w:anchor="_Toc229437587" w:history="1">
        <w:r w:rsidRPr="00F3339D">
          <w:rPr>
            <w:rStyle w:val="aa"/>
            <w:rFonts w:ascii="Arial" w:hAnsi="Arial"/>
          </w:rPr>
          <w:t>1.4</w:t>
        </w:r>
        <w:r>
          <w:rPr>
            <w:rFonts w:asciiTheme="minorHAnsi" w:eastAsiaTheme="minorEastAsia" w:hAnsiTheme="minorHAnsi" w:cstheme="minorBidi"/>
            <w:kern w:val="2"/>
            <w:sz w:val="24"/>
            <w:szCs w:val="24"/>
            <w14:ligatures w14:val="standardContextual"/>
          </w:rPr>
          <w:tab/>
        </w:r>
        <w:r w:rsidRPr="00F3339D">
          <w:rPr>
            <w:rStyle w:val="aa"/>
          </w:rPr>
          <w:t>Compile MTK In-house DSP/RV55V &amp; /RV55 – Standalone ADSP software</w:t>
        </w:r>
        <w:r>
          <w:rPr>
            <w:webHidden/>
          </w:rPr>
          <w:tab/>
        </w:r>
        <w:r>
          <w:rPr>
            <w:webHidden/>
          </w:rPr>
          <w:fldChar w:fldCharType="begin"/>
        </w:r>
        <w:r>
          <w:rPr>
            <w:webHidden/>
          </w:rPr>
          <w:instrText xml:space="preserve"> PAGEREF _Toc229437587 \h </w:instrText>
        </w:r>
        <w:r>
          <w:rPr>
            <w:webHidden/>
          </w:rPr>
        </w:r>
        <w:r>
          <w:rPr>
            <w:webHidden/>
          </w:rPr>
          <w:fldChar w:fldCharType="separate"/>
        </w:r>
        <w:r>
          <w:rPr>
            <w:webHidden/>
          </w:rPr>
          <w:t>25</w:t>
        </w:r>
        <w:r>
          <w:rPr>
            <w:webHidden/>
          </w:rPr>
          <w:fldChar w:fldCharType="end"/>
        </w:r>
      </w:hyperlink>
    </w:p>
    <w:p w14:paraId="0A500071" w14:textId="4A2F5852" w:rsidR="00DD49C8" w:rsidRDefault="00DD49C8">
      <w:pPr>
        <w:pStyle w:val="30"/>
        <w:rPr>
          <w:rFonts w:asciiTheme="minorHAnsi" w:eastAsiaTheme="minorEastAsia" w:hAnsiTheme="minorHAnsi" w:cstheme="minorBidi"/>
          <w:kern w:val="2"/>
          <w:sz w:val="24"/>
          <w:szCs w:val="24"/>
          <w14:ligatures w14:val="standardContextual"/>
        </w:rPr>
      </w:pPr>
      <w:hyperlink w:anchor="_Toc229437588" w:history="1">
        <w:r w:rsidRPr="00F3339D">
          <w:rPr>
            <w:rStyle w:val="aa"/>
            <w:rFonts w:ascii="Arial" w:hAnsi="Arial"/>
          </w:rPr>
          <w:t>1.4.1</w:t>
        </w:r>
        <w:r>
          <w:rPr>
            <w:rFonts w:asciiTheme="minorHAnsi" w:eastAsiaTheme="minorEastAsia" w:hAnsiTheme="minorHAnsi" w:cstheme="minorBidi"/>
            <w:kern w:val="2"/>
            <w:sz w:val="24"/>
            <w:szCs w:val="24"/>
            <w14:ligatures w14:val="standardContextual"/>
          </w:rPr>
          <w:tab/>
        </w:r>
        <w:r w:rsidRPr="00F3339D">
          <w:rPr>
            <w:rStyle w:val="aa"/>
          </w:rPr>
          <w:t>Configuration</w:t>
        </w:r>
        <w:r>
          <w:rPr>
            <w:webHidden/>
          </w:rPr>
          <w:tab/>
        </w:r>
        <w:r>
          <w:rPr>
            <w:webHidden/>
          </w:rPr>
          <w:fldChar w:fldCharType="begin"/>
        </w:r>
        <w:r>
          <w:rPr>
            <w:webHidden/>
          </w:rPr>
          <w:instrText xml:space="preserve"> PAGEREF _Toc229437588 \h </w:instrText>
        </w:r>
        <w:r>
          <w:rPr>
            <w:webHidden/>
          </w:rPr>
        </w:r>
        <w:r>
          <w:rPr>
            <w:webHidden/>
          </w:rPr>
          <w:fldChar w:fldCharType="separate"/>
        </w:r>
        <w:r>
          <w:rPr>
            <w:webHidden/>
          </w:rPr>
          <w:t>25</w:t>
        </w:r>
        <w:r>
          <w:rPr>
            <w:webHidden/>
          </w:rPr>
          <w:fldChar w:fldCharType="end"/>
        </w:r>
      </w:hyperlink>
    </w:p>
    <w:p w14:paraId="3A2DA706" w14:textId="3E24D44D" w:rsidR="00DD49C8" w:rsidRDefault="00DD49C8">
      <w:pPr>
        <w:pStyle w:val="30"/>
        <w:rPr>
          <w:rFonts w:asciiTheme="minorHAnsi" w:eastAsiaTheme="minorEastAsia" w:hAnsiTheme="minorHAnsi" w:cstheme="minorBidi"/>
          <w:kern w:val="2"/>
          <w:sz w:val="24"/>
          <w:szCs w:val="24"/>
          <w14:ligatures w14:val="standardContextual"/>
        </w:rPr>
      </w:pPr>
      <w:hyperlink w:anchor="_Toc229437589" w:history="1">
        <w:r w:rsidRPr="00F3339D">
          <w:rPr>
            <w:rStyle w:val="aa"/>
            <w:rFonts w:ascii="Arial" w:hAnsi="Arial"/>
          </w:rPr>
          <w:t>1.4.2</w:t>
        </w:r>
        <w:r>
          <w:rPr>
            <w:rFonts w:asciiTheme="minorHAnsi" w:eastAsiaTheme="minorEastAsia" w:hAnsiTheme="minorHAnsi" w:cstheme="minorBidi"/>
            <w:kern w:val="2"/>
            <w:sz w:val="24"/>
            <w:szCs w:val="24"/>
            <w14:ligatures w14:val="standardContextual"/>
          </w:rPr>
          <w:tab/>
        </w:r>
        <w:r w:rsidRPr="00F3339D">
          <w:rPr>
            <w:rStyle w:val="aa"/>
          </w:rPr>
          <w:t>Default Image</w:t>
        </w:r>
        <w:r>
          <w:rPr>
            <w:webHidden/>
          </w:rPr>
          <w:tab/>
        </w:r>
        <w:r>
          <w:rPr>
            <w:webHidden/>
          </w:rPr>
          <w:fldChar w:fldCharType="begin"/>
        </w:r>
        <w:r>
          <w:rPr>
            <w:webHidden/>
          </w:rPr>
          <w:instrText xml:space="preserve"> PAGEREF _Toc229437589 \h </w:instrText>
        </w:r>
        <w:r>
          <w:rPr>
            <w:webHidden/>
          </w:rPr>
        </w:r>
        <w:r>
          <w:rPr>
            <w:webHidden/>
          </w:rPr>
          <w:fldChar w:fldCharType="separate"/>
        </w:r>
        <w:r>
          <w:rPr>
            <w:webHidden/>
          </w:rPr>
          <w:t>26</w:t>
        </w:r>
        <w:r>
          <w:rPr>
            <w:webHidden/>
          </w:rPr>
          <w:fldChar w:fldCharType="end"/>
        </w:r>
      </w:hyperlink>
    </w:p>
    <w:p w14:paraId="046D5EF6" w14:textId="7BF21F36" w:rsidR="00DD49C8" w:rsidRDefault="00DD49C8">
      <w:pPr>
        <w:pStyle w:val="30"/>
        <w:rPr>
          <w:rFonts w:asciiTheme="minorHAnsi" w:eastAsiaTheme="minorEastAsia" w:hAnsiTheme="minorHAnsi" w:cstheme="minorBidi"/>
          <w:kern w:val="2"/>
          <w:sz w:val="24"/>
          <w:szCs w:val="24"/>
          <w14:ligatures w14:val="standardContextual"/>
        </w:rPr>
      </w:pPr>
      <w:hyperlink w:anchor="_Toc229437590" w:history="1">
        <w:r w:rsidRPr="00F3339D">
          <w:rPr>
            <w:rStyle w:val="aa"/>
            <w:rFonts w:ascii="Arial" w:hAnsi="Arial"/>
          </w:rPr>
          <w:t>1.4.3</w:t>
        </w:r>
        <w:r>
          <w:rPr>
            <w:rFonts w:asciiTheme="minorHAnsi" w:eastAsiaTheme="minorEastAsia" w:hAnsiTheme="minorHAnsi" w:cstheme="minorBidi"/>
            <w:kern w:val="2"/>
            <w:sz w:val="24"/>
            <w:szCs w:val="24"/>
            <w14:ligatures w14:val="standardContextual"/>
          </w:rPr>
          <w:tab/>
        </w:r>
        <w:r w:rsidRPr="00F3339D">
          <w:rPr>
            <w:rStyle w:val="aa"/>
          </w:rPr>
          <w:t>Tool Chain</w:t>
        </w:r>
        <w:r>
          <w:rPr>
            <w:webHidden/>
          </w:rPr>
          <w:tab/>
        </w:r>
        <w:r>
          <w:rPr>
            <w:webHidden/>
          </w:rPr>
          <w:fldChar w:fldCharType="begin"/>
        </w:r>
        <w:r>
          <w:rPr>
            <w:webHidden/>
          </w:rPr>
          <w:instrText xml:space="preserve"> PAGEREF _Toc229437590 \h </w:instrText>
        </w:r>
        <w:r>
          <w:rPr>
            <w:webHidden/>
          </w:rPr>
        </w:r>
        <w:r>
          <w:rPr>
            <w:webHidden/>
          </w:rPr>
          <w:fldChar w:fldCharType="separate"/>
        </w:r>
        <w:r>
          <w:rPr>
            <w:webHidden/>
          </w:rPr>
          <w:t>26</w:t>
        </w:r>
        <w:r>
          <w:rPr>
            <w:webHidden/>
          </w:rPr>
          <w:fldChar w:fldCharType="end"/>
        </w:r>
      </w:hyperlink>
    </w:p>
    <w:p w14:paraId="72E0A54F" w14:textId="098AD09B" w:rsidR="00DD49C8" w:rsidRDefault="00DD49C8">
      <w:pPr>
        <w:pStyle w:val="30"/>
        <w:rPr>
          <w:rFonts w:asciiTheme="minorHAnsi" w:eastAsiaTheme="minorEastAsia" w:hAnsiTheme="minorHAnsi" w:cstheme="minorBidi"/>
          <w:kern w:val="2"/>
          <w:sz w:val="24"/>
          <w:szCs w:val="24"/>
          <w14:ligatures w14:val="standardContextual"/>
        </w:rPr>
      </w:pPr>
      <w:hyperlink w:anchor="_Toc229437591" w:history="1">
        <w:r w:rsidRPr="00F3339D">
          <w:rPr>
            <w:rStyle w:val="aa"/>
            <w:rFonts w:ascii="Arial" w:hAnsi="Arial"/>
          </w:rPr>
          <w:t>1.4.4</w:t>
        </w:r>
        <w:r>
          <w:rPr>
            <w:rFonts w:asciiTheme="minorHAnsi" w:eastAsiaTheme="minorEastAsia" w:hAnsiTheme="minorHAnsi" w:cstheme="minorBidi"/>
            <w:kern w:val="2"/>
            <w:sz w:val="24"/>
            <w:szCs w:val="24"/>
            <w14:ligatures w14:val="standardContextual"/>
          </w:rPr>
          <w:tab/>
        </w:r>
        <w:r w:rsidRPr="00F3339D">
          <w:rPr>
            <w:rStyle w:val="aa"/>
          </w:rPr>
          <w:t>Build Command</w:t>
        </w:r>
        <w:r>
          <w:rPr>
            <w:webHidden/>
          </w:rPr>
          <w:tab/>
        </w:r>
        <w:r>
          <w:rPr>
            <w:webHidden/>
          </w:rPr>
          <w:fldChar w:fldCharType="begin"/>
        </w:r>
        <w:r>
          <w:rPr>
            <w:webHidden/>
          </w:rPr>
          <w:instrText xml:space="preserve"> PAGEREF _Toc229437591 \h </w:instrText>
        </w:r>
        <w:r>
          <w:rPr>
            <w:webHidden/>
          </w:rPr>
        </w:r>
        <w:r>
          <w:rPr>
            <w:webHidden/>
          </w:rPr>
          <w:fldChar w:fldCharType="separate"/>
        </w:r>
        <w:r>
          <w:rPr>
            <w:webHidden/>
          </w:rPr>
          <w:t>26</w:t>
        </w:r>
        <w:r>
          <w:rPr>
            <w:webHidden/>
          </w:rPr>
          <w:fldChar w:fldCharType="end"/>
        </w:r>
      </w:hyperlink>
    </w:p>
    <w:p w14:paraId="2F32AC67" w14:textId="571B7F36" w:rsidR="00DD49C8" w:rsidRDefault="00DD49C8">
      <w:pPr>
        <w:pStyle w:val="30"/>
        <w:rPr>
          <w:rFonts w:asciiTheme="minorHAnsi" w:eastAsiaTheme="minorEastAsia" w:hAnsiTheme="minorHAnsi" w:cstheme="minorBidi"/>
          <w:kern w:val="2"/>
          <w:sz w:val="24"/>
          <w:szCs w:val="24"/>
          <w14:ligatures w14:val="standardContextual"/>
        </w:rPr>
      </w:pPr>
      <w:hyperlink w:anchor="_Toc229437592" w:history="1">
        <w:r w:rsidRPr="00F3339D">
          <w:rPr>
            <w:rStyle w:val="aa"/>
            <w:rFonts w:ascii="Arial" w:hAnsi="Arial"/>
          </w:rPr>
          <w:t>1.4.5</w:t>
        </w:r>
        <w:r>
          <w:rPr>
            <w:rFonts w:asciiTheme="minorHAnsi" w:eastAsiaTheme="minorEastAsia" w:hAnsiTheme="minorHAnsi" w:cstheme="minorBidi"/>
            <w:kern w:val="2"/>
            <w:sz w:val="24"/>
            <w:szCs w:val="24"/>
            <w14:ligatures w14:val="standardContextual"/>
          </w:rPr>
          <w:tab/>
        </w:r>
        <w:r w:rsidRPr="00F3339D">
          <w:rPr>
            <w:rStyle w:val="aa"/>
          </w:rPr>
          <w:t>Suggested Library Build Flags</w:t>
        </w:r>
        <w:r>
          <w:rPr>
            <w:webHidden/>
          </w:rPr>
          <w:tab/>
        </w:r>
        <w:r>
          <w:rPr>
            <w:webHidden/>
          </w:rPr>
          <w:fldChar w:fldCharType="begin"/>
        </w:r>
        <w:r>
          <w:rPr>
            <w:webHidden/>
          </w:rPr>
          <w:instrText xml:space="preserve"> PAGEREF _Toc229437592 \h </w:instrText>
        </w:r>
        <w:r>
          <w:rPr>
            <w:webHidden/>
          </w:rPr>
        </w:r>
        <w:r>
          <w:rPr>
            <w:webHidden/>
          </w:rPr>
          <w:fldChar w:fldCharType="separate"/>
        </w:r>
        <w:r>
          <w:rPr>
            <w:webHidden/>
          </w:rPr>
          <w:t>27</w:t>
        </w:r>
        <w:r>
          <w:rPr>
            <w:webHidden/>
          </w:rPr>
          <w:fldChar w:fldCharType="end"/>
        </w:r>
      </w:hyperlink>
    </w:p>
    <w:p w14:paraId="460CCA0D" w14:textId="7B67973F" w:rsidR="00DD49C8" w:rsidRDefault="00DD49C8">
      <w:pPr>
        <w:pStyle w:val="30"/>
        <w:rPr>
          <w:rFonts w:asciiTheme="minorHAnsi" w:eastAsiaTheme="minorEastAsia" w:hAnsiTheme="minorHAnsi" w:cstheme="minorBidi"/>
          <w:kern w:val="2"/>
          <w:sz w:val="24"/>
          <w:szCs w:val="24"/>
          <w14:ligatures w14:val="standardContextual"/>
        </w:rPr>
      </w:pPr>
      <w:hyperlink w:anchor="_Toc229437593" w:history="1">
        <w:r w:rsidRPr="00F3339D">
          <w:rPr>
            <w:rStyle w:val="aa"/>
            <w:rFonts w:ascii="Arial" w:hAnsi="Arial"/>
          </w:rPr>
          <w:t>1.4.6</w:t>
        </w:r>
        <w:r>
          <w:rPr>
            <w:rFonts w:asciiTheme="minorHAnsi" w:eastAsiaTheme="minorEastAsia" w:hAnsiTheme="minorHAnsi" w:cstheme="minorBidi"/>
            <w:kern w:val="2"/>
            <w:sz w:val="24"/>
            <w:szCs w:val="24"/>
            <w14:ligatures w14:val="standardContextual"/>
          </w:rPr>
          <w:tab/>
        </w:r>
        <w:r w:rsidRPr="00F3339D">
          <w:rPr>
            <w:rStyle w:val="aa"/>
          </w:rPr>
          <w:t>3</w:t>
        </w:r>
        <w:r w:rsidRPr="00F3339D">
          <w:rPr>
            <w:rStyle w:val="aa"/>
            <w:vertAlign w:val="superscript"/>
          </w:rPr>
          <w:t>rd</w:t>
        </w:r>
        <w:r w:rsidRPr="00F3339D">
          <w:rPr>
            <w:rStyle w:val="aa"/>
          </w:rPr>
          <w:t xml:space="preserve"> Party Libraies</w:t>
        </w:r>
        <w:r>
          <w:rPr>
            <w:webHidden/>
          </w:rPr>
          <w:tab/>
        </w:r>
        <w:r>
          <w:rPr>
            <w:webHidden/>
          </w:rPr>
          <w:fldChar w:fldCharType="begin"/>
        </w:r>
        <w:r>
          <w:rPr>
            <w:webHidden/>
          </w:rPr>
          <w:instrText xml:space="preserve"> PAGEREF _Toc229437593 \h </w:instrText>
        </w:r>
        <w:r>
          <w:rPr>
            <w:webHidden/>
          </w:rPr>
        </w:r>
        <w:r>
          <w:rPr>
            <w:webHidden/>
          </w:rPr>
          <w:fldChar w:fldCharType="separate"/>
        </w:r>
        <w:r>
          <w:rPr>
            <w:webHidden/>
          </w:rPr>
          <w:t>27</w:t>
        </w:r>
        <w:r>
          <w:rPr>
            <w:webHidden/>
          </w:rPr>
          <w:fldChar w:fldCharType="end"/>
        </w:r>
      </w:hyperlink>
    </w:p>
    <w:p w14:paraId="73B03E5E" w14:textId="0412D064" w:rsidR="00DD49C8" w:rsidRDefault="00DD49C8">
      <w:pPr>
        <w:pStyle w:val="20"/>
        <w:rPr>
          <w:rFonts w:asciiTheme="minorHAnsi" w:eastAsiaTheme="minorEastAsia" w:hAnsiTheme="minorHAnsi" w:cstheme="minorBidi"/>
          <w:kern w:val="2"/>
          <w:sz w:val="24"/>
          <w:szCs w:val="24"/>
          <w14:ligatures w14:val="standardContextual"/>
        </w:rPr>
      </w:pPr>
      <w:hyperlink w:anchor="_Toc229437594" w:history="1">
        <w:r w:rsidRPr="00F3339D">
          <w:rPr>
            <w:rStyle w:val="aa"/>
            <w:rFonts w:ascii="Arial" w:hAnsi="Arial"/>
          </w:rPr>
          <w:t>1.5</w:t>
        </w:r>
        <w:r>
          <w:rPr>
            <w:rFonts w:asciiTheme="minorHAnsi" w:eastAsiaTheme="minorEastAsia" w:hAnsiTheme="minorHAnsi" w:cstheme="minorBidi"/>
            <w:kern w:val="2"/>
            <w:sz w:val="24"/>
            <w:szCs w:val="24"/>
            <w14:ligatures w14:val="standardContextual"/>
          </w:rPr>
          <w:tab/>
        </w:r>
        <w:r w:rsidRPr="00F3339D">
          <w:rPr>
            <w:rStyle w:val="aa"/>
          </w:rPr>
          <w:t>Download by Flashtool</w:t>
        </w:r>
        <w:r>
          <w:rPr>
            <w:webHidden/>
          </w:rPr>
          <w:tab/>
        </w:r>
        <w:r>
          <w:rPr>
            <w:webHidden/>
          </w:rPr>
          <w:fldChar w:fldCharType="begin"/>
        </w:r>
        <w:r>
          <w:rPr>
            <w:webHidden/>
          </w:rPr>
          <w:instrText xml:space="preserve"> PAGEREF _Toc229437594 \h </w:instrText>
        </w:r>
        <w:r>
          <w:rPr>
            <w:webHidden/>
          </w:rPr>
        </w:r>
        <w:r>
          <w:rPr>
            <w:webHidden/>
          </w:rPr>
          <w:fldChar w:fldCharType="separate"/>
        </w:r>
        <w:r>
          <w:rPr>
            <w:webHidden/>
          </w:rPr>
          <w:t>27</w:t>
        </w:r>
        <w:r>
          <w:rPr>
            <w:webHidden/>
          </w:rPr>
          <w:fldChar w:fldCharType="end"/>
        </w:r>
      </w:hyperlink>
    </w:p>
    <w:p w14:paraId="4B55A0B2" w14:textId="4F2F52D7"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595" w:history="1">
        <w:r w:rsidRPr="00F3339D">
          <w:rPr>
            <w:rStyle w:val="aa"/>
            <w:rFonts w:ascii="Arial" w:hAnsi="Arial"/>
          </w:rPr>
          <w:t>2</w:t>
        </w:r>
        <w:r>
          <w:rPr>
            <w:rFonts w:asciiTheme="minorHAnsi" w:eastAsiaTheme="minorEastAsia" w:hAnsiTheme="minorHAnsi" w:cstheme="minorBidi"/>
            <w:b w:val="0"/>
            <w:kern w:val="2"/>
            <w:sz w:val="24"/>
            <w:szCs w:val="24"/>
            <w14:ligatures w14:val="standardContextual"/>
          </w:rPr>
          <w:tab/>
        </w:r>
        <w:r w:rsidRPr="00F3339D">
          <w:rPr>
            <w:rStyle w:val="aa"/>
          </w:rPr>
          <w:t>Software Architecture</w:t>
        </w:r>
        <w:r>
          <w:rPr>
            <w:webHidden/>
          </w:rPr>
          <w:tab/>
        </w:r>
        <w:r>
          <w:rPr>
            <w:webHidden/>
          </w:rPr>
          <w:fldChar w:fldCharType="begin"/>
        </w:r>
        <w:r>
          <w:rPr>
            <w:webHidden/>
          </w:rPr>
          <w:instrText xml:space="preserve"> PAGEREF _Toc229437595 \h </w:instrText>
        </w:r>
        <w:r>
          <w:rPr>
            <w:webHidden/>
          </w:rPr>
        </w:r>
        <w:r>
          <w:rPr>
            <w:webHidden/>
          </w:rPr>
          <w:fldChar w:fldCharType="separate"/>
        </w:r>
        <w:r>
          <w:rPr>
            <w:webHidden/>
          </w:rPr>
          <w:t>29</w:t>
        </w:r>
        <w:r>
          <w:rPr>
            <w:webHidden/>
          </w:rPr>
          <w:fldChar w:fldCharType="end"/>
        </w:r>
      </w:hyperlink>
    </w:p>
    <w:p w14:paraId="2F02B2F1" w14:textId="11D8F6F1" w:rsidR="00DD49C8" w:rsidRDefault="00DD49C8">
      <w:pPr>
        <w:pStyle w:val="20"/>
        <w:rPr>
          <w:rFonts w:asciiTheme="minorHAnsi" w:eastAsiaTheme="minorEastAsia" w:hAnsiTheme="minorHAnsi" w:cstheme="minorBidi"/>
          <w:kern w:val="2"/>
          <w:sz w:val="24"/>
          <w:szCs w:val="24"/>
          <w14:ligatures w14:val="standardContextual"/>
        </w:rPr>
      </w:pPr>
      <w:hyperlink w:anchor="_Toc229437596" w:history="1">
        <w:r w:rsidRPr="00F3339D">
          <w:rPr>
            <w:rStyle w:val="aa"/>
            <w:rFonts w:ascii="Arial" w:hAnsi="Arial"/>
          </w:rPr>
          <w:t>2.1</w:t>
        </w:r>
        <w:r>
          <w:rPr>
            <w:rFonts w:asciiTheme="minorHAnsi" w:eastAsiaTheme="minorEastAsia" w:hAnsiTheme="minorHAnsi" w:cstheme="minorBidi"/>
            <w:kern w:val="2"/>
            <w:sz w:val="24"/>
            <w:szCs w:val="24"/>
            <w14:ligatures w14:val="standardContextual"/>
          </w:rPr>
          <w:tab/>
        </w:r>
        <w:r w:rsidRPr="00F3339D">
          <w:rPr>
            <w:rStyle w:val="aa"/>
          </w:rPr>
          <w:t>Free-RTOS</w:t>
        </w:r>
        <w:r>
          <w:rPr>
            <w:webHidden/>
          </w:rPr>
          <w:tab/>
        </w:r>
        <w:r>
          <w:rPr>
            <w:webHidden/>
          </w:rPr>
          <w:fldChar w:fldCharType="begin"/>
        </w:r>
        <w:r>
          <w:rPr>
            <w:webHidden/>
          </w:rPr>
          <w:instrText xml:space="preserve"> PAGEREF _Toc229437596 \h </w:instrText>
        </w:r>
        <w:r>
          <w:rPr>
            <w:webHidden/>
          </w:rPr>
        </w:r>
        <w:r>
          <w:rPr>
            <w:webHidden/>
          </w:rPr>
          <w:fldChar w:fldCharType="separate"/>
        </w:r>
        <w:r>
          <w:rPr>
            <w:webHidden/>
          </w:rPr>
          <w:t>29</w:t>
        </w:r>
        <w:r>
          <w:rPr>
            <w:webHidden/>
          </w:rPr>
          <w:fldChar w:fldCharType="end"/>
        </w:r>
      </w:hyperlink>
    </w:p>
    <w:p w14:paraId="15979F12" w14:textId="150A4292" w:rsidR="00DD49C8" w:rsidRDefault="00DD49C8">
      <w:pPr>
        <w:pStyle w:val="30"/>
        <w:rPr>
          <w:rFonts w:asciiTheme="minorHAnsi" w:eastAsiaTheme="minorEastAsia" w:hAnsiTheme="minorHAnsi" w:cstheme="minorBidi"/>
          <w:kern w:val="2"/>
          <w:sz w:val="24"/>
          <w:szCs w:val="24"/>
          <w14:ligatures w14:val="standardContextual"/>
        </w:rPr>
      </w:pPr>
      <w:hyperlink w:anchor="_Toc229437597" w:history="1">
        <w:r w:rsidRPr="00F3339D">
          <w:rPr>
            <w:rStyle w:val="aa"/>
            <w:rFonts w:ascii="Arial" w:hAnsi="Arial"/>
          </w:rPr>
          <w:t>2.1.1</w:t>
        </w:r>
        <w:r>
          <w:rPr>
            <w:rFonts w:asciiTheme="minorHAnsi" w:eastAsiaTheme="minorEastAsia" w:hAnsiTheme="minorHAnsi" w:cstheme="minorBidi"/>
            <w:kern w:val="2"/>
            <w:sz w:val="24"/>
            <w:szCs w:val="24"/>
            <w14:ligatures w14:val="standardContextual"/>
          </w:rPr>
          <w:tab/>
        </w:r>
        <w:r w:rsidRPr="00F3339D">
          <w:rPr>
            <w:rStyle w:val="aa"/>
          </w:rPr>
          <w:t>Heap Size</w:t>
        </w:r>
        <w:r>
          <w:rPr>
            <w:webHidden/>
          </w:rPr>
          <w:tab/>
        </w:r>
        <w:r>
          <w:rPr>
            <w:webHidden/>
          </w:rPr>
          <w:fldChar w:fldCharType="begin"/>
        </w:r>
        <w:r>
          <w:rPr>
            <w:webHidden/>
          </w:rPr>
          <w:instrText xml:space="preserve"> PAGEREF _Toc229437597 \h </w:instrText>
        </w:r>
        <w:r>
          <w:rPr>
            <w:webHidden/>
          </w:rPr>
        </w:r>
        <w:r>
          <w:rPr>
            <w:webHidden/>
          </w:rPr>
          <w:fldChar w:fldCharType="separate"/>
        </w:r>
        <w:r>
          <w:rPr>
            <w:webHidden/>
          </w:rPr>
          <w:t>29</w:t>
        </w:r>
        <w:r>
          <w:rPr>
            <w:webHidden/>
          </w:rPr>
          <w:fldChar w:fldCharType="end"/>
        </w:r>
      </w:hyperlink>
    </w:p>
    <w:p w14:paraId="74BE2F02" w14:textId="3D6CBA4C" w:rsidR="00DD49C8" w:rsidRDefault="00DD49C8">
      <w:pPr>
        <w:pStyle w:val="20"/>
        <w:rPr>
          <w:rFonts w:asciiTheme="minorHAnsi" w:eastAsiaTheme="minorEastAsia" w:hAnsiTheme="minorHAnsi" w:cstheme="minorBidi"/>
          <w:kern w:val="2"/>
          <w:sz w:val="24"/>
          <w:szCs w:val="24"/>
          <w14:ligatures w14:val="standardContextual"/>
        </w:rPr>
      </w:pPr>
      <w:hyperlink w:anchor="_Toc229437598" w:history="1">
        <w:r w:rsidRPr="00F3339D">
          <w:rPr>
            <w:rStyle w:val="aa"/>
            <w:rFonts w:ascii="Arial" w:hAnsi="Arial"/>
          </w:rPr>
          <w:t>2.2</w:t>
        </w:r>
        <w:r>
          <w:rPr>
            <w:rFonts w:asciiTheme="minorHAnsi" w:eastAsiaTheme="minorEastAsia" w:hAnsiTheme="minorHAnsi" w:cstheme="minorBidi"/>
            <w:kern w:val="2"/>
            <w:sz w:val="24"/>
            <w:szCs w:val="24"/>
            <w14:ligatures w14:val="standardContextual"/>
          </w:rPr>
          <w:tab/>
        </w:r>
        <w:r w:rsidRPr="00F3339D">
          <w:rPr>
            <w:rStyle w:val="aa"/>
          </w:rPr>
          <w:t>Audio Framework</w:t>
        </w:r>
        <w:r>
          <w:rPr>
            <w:webHidden/>
          </w:rPr>
          <w:tab/>
        </w:r>
        <w:r>
          <w:rPr>
            <w:webHidden/>
          </w:rPr>
          <w:fldChar w:fldCharType="begin"/>
        </w:r>
        <w:r>
          <w:rPr>
            <w:webHidden/>
          </w:rPr>
          <w:instrText xml:space="preserve"> PAGEREF _Toc229437598 \h </w:instrText>
        </w:r>
        <w:r>
          <w:rPr>
            <w:webHidden/>
          </w:rPr>
        </w:r>
        <w:r>
          <w:rPr>
            <w:webHidden/>
          </w:rPr>
          <w:fldChar w:fldCharType="separate"/>
        </w:r>
        <w:r>
          <w:rPr>
            <w:webHidden/>
          </w:rPr>
          <w:t>30</w:t>
        </w:r>
        <w:r>
          <w:rPr>
            <w:webHidden/>
          </w:rPr>
          <w:fldChar w:fldCharType="end"/>
        </w:r>
      </w:hyperlink>
    </w:p>
    <w:p w14:paraId="3F1E45C7" w14:textId="03DBC4EA" w:rsidR="00DD49C8" w:rsidRDefault="00DD49C8">
      <w:pPr>
        <w:pStyle w:val="20"/>
        <w:rPr>
          <w:rFonts w:asciiTheme="minorHAnsi" w:eastAsiaTheme="minorEastAsia" w:hAnsiTheme="minorHAnsi" w:cstheme="minorBidi"/>
          <w:kern w:val="2"/>
          <w:sz w:val="24"/>
          <w:szCs w:val="24"/>
          <w14:ligatures w14:val="standardContextual"/>
        </w:rPr>
      </w:pPr>
      <w:hyperlink w:anchor="_Toc229437599" w:history="1">
        <w:r w:rsidRPr="00F3339D">
          <w:rPr>
            <w:rStyle w:val="aa"/>
            <w:rFonts w:ascii="Arial" w:hAnsi="Arial"/>
          </w:rPr>
          <w:t>2.3</w:t>
        </w:r>
        <w:r>
          <w:rPr>
            <w:rFonts w:asciiTheme="minorHAnsi" w:eastAsiaTheme="minorEastAsia" w:hAnsiTheme="minorHAnsi" w:cstheme="minorBidi"/>
            <w:kern w:val="2"/>
            <w:sz w:val="24"/>
            <w:szCs w:val="24"/>
            <w14:ligatures w14:val="standardContextual"/>
          </w:rPr>
          <w:tab/>
        </w:r>
        <w:r w:rsidRPr="00F3339D">
          <w:rPr>
            <w:rStyle w:val="aa"/>
          </w:rPr>
          <w:t>Aurisys</w:t>
        </w:r>
        <w:r>
          <w:rPr>
            <w:webHidden/>
          </w:rPr>
          <w:tab/>
        </w:r>
        <w:r>
          <w:rPr>
            <w:webHidden/>
          </w:rPr>
          <w:fldChar w:fldCharType="begin"/>
        </w:r>
        <w:r>
          <w:rPr>
            <w:webHidden/>
          </w:rPr>
          <w:instrText xml:space="preserve"> PAGEREF _Toc229437599 \h </w:instrText>
        </w:r>
        <w:r>
          <w:rPr>
            <w:webHidden/>
          </w:rPr>
        </w:r>
        <w:r>
          <w:rPr>
            <w:webHidden/>
          </w:rPr>
          <w:fldChar w:fldCharType="separate"/>
        </w:r>
        <w:r>
          <w:rPr>
            <w:webHidden/>
          </w:rPr>
          <w:t>31</w:t>
        </w:r>
        <w:r>
          <w:rPr>
            <w:webHidden/>
          </w:rPr>
          <w:fldChar w:fldCharType="end"/>
        </w:r>
      </w:hyperlink>
    </w:p>
    <w:p w14:paraId="0767CC6C" w14:textId="764FD3F0" w:rsidR="00DD49C8" w:rsidRDefault="00DD49C8">
      <w:pPr>
        <w:pStyle w:val="30"/>
        <w:rPr>
          <w:rFonts w:asciiTheme="minorHAnsi" w:eastAsiaTheme="minorEastAsia" w:hAnsiTheme="minorHAnsi" w:cstheme="minorBidi"/>
          <w:kern w:val="2"/>
          <w:sz w:val="24"/>
          <w:szCs w:val="24"/>
          <w14:ligatures w14:val="standardContextual"/>
        </w:rPr>
      </w:pPr>
      <w:hyperlink w:anchor="_Toc229437600" w:history="1">
        <w:r w:rsidRPr="00F3339D">
          <w:rPr>
            <w:rStyle w:val="aa"/>
            <w:rFonts w:ascii="Arial" w:hAnsi="Arial"/>
          </w:rPr>
          <w:t>2.3.1</w:t>
        </w:r>
        <w:r>
          <w:rPr>
            <w:rFonts w:asciiTheme="minorHAnsi" w:eastAsiaTheme="minorEastAsia" w:hAnsiTheme="minorHAnsi" w:cstheme="minorBidi"/>
            <w:kern w:val="2"/>
            <w:sz w:val="24"/>
            <w:szCs w:val="24"/>
            <w14:ligatures w14:val="standardContextual"/>
          </w:rPr>
          <w:tab/>
        </w:r>
        <w:r w:rsidRPr="00F3339D">
          <w:rPr>
            <w:rStyle w:val="aa"/>
          </w:rPr>
          <w:t>Abstract</w:t>
        </w:r>
        <w:r>
          <w:rPr>
            <w:webHidden/>
          </w:rPr>
          <w:tab/>
        </w:r>
        <w:r>
          <w:rPr>
            <w:webHidden/>
          </w:rPr>
          <w:fldChar w:fldCharType="begin"/>
        </w:r>
        <w:r>
          <w:rPr>
            <w:webHidden/>
          </w:rPr>
          <w:instrText xml:space="preserve"> PAGEREF _Toc229437600 \h </w:instrText>
        </w:r>
        <w:r>
          <w:rPr>
            <w:webHidden/>
          </w:rPr>
        </w:r>
        <w:r>
          <w:rPr>
            <w:webHidden/>
          </w:rPr>
          <w:fldChar w:fldCharType="separate"/>
        </w:r>
        <w:r>
          <w:rPr>
            <w:webHidden/>
          </w:rPr>
          <w:t>31</w:t>
        </w:r>
        <w:r>
          <w:rPr>
            <w:webHidden/>
          </w:rPr>
          <w:fldChar w:fldCharType="end"/>
        </w:r>
      </w:hyperlink>
    </w:p>
    <w:p w14:paraId="3419F8A4" w14:textId="0C65E0CF" w:rsidR="00DD49C8" w:rsidRDefault="00DD49C8">
      <w:pPr>
        <w:pStyle w:val="30"/>
        <w:rPr>
          <w:rFonts w:asciiTheme="minorHAnsi" w:eastAsiaTheme="minorEastAsia" w:hAnsiTheme="minorHAnsi" w:cstheme="minorBidi"/>
          <w:kern w:val="2"/>
          <w:sz w:val="24"/>
          <w:szCs w:val="24"/>
          <w14:ligatures w14:val="standardContextual"/>
        </w:rPr>
      </w:pPr>
      <w:hyperlink w:anchor="_Toc229437601" w:history="1">
        <w:r w:rsidRPr="00F3339D">
          <w:rPr>
            <w:rStyle w:val="aa"/>
            <w:rFonts w:ascii="Arial" w:hAnsi="Arial"/>
          </w:rPr>
          <w:t>2.3.2</w:t>
        </w:r>
        <w:r>
          <w:rPr>
            <w:rFonts w:asciiTheme="minorHAnsi" w:eastAsiaTheme="minorEastAsia" w:hAnsiTheme="minorHAnsi" w:cstheme="minorBidi"/>
            <w:kern w:val="2"/>
            <w:sz w:val="24"/>
            <w:szCs w:val="24"/>
            <w14:ligatures w14:val="standardContextual"/>
          </w:rPr>
          <w:tab/>
        </w:r>
        <w:r w:rsidRPr="00F3339D">
          <w:rPr>
            <w:rStyle w:val="aa"/>
          </w:rPr>
          <w:t>Aurisys Aims</w:t>
        </w:r>
        <w:r>
          <w:rPr>
            <w:webHidden/>
          </w:rPr>
          <w:tab/>
        </w:r>
        <w:r>
          <w:rPr>
            <w:webHidden/>
          </w:rPr>
          <w:fldChar w:fldCharType="begin"/>
        </w:r>
        <w:r>
          <w:rPr>
            <w:webHidden/>
          </w:rPr>
          <w:instrText xml:space="preserve"> PAGEREF _Toc229437601 \h </w:instrText>
        </w:r>
        <w:r>
          <w:rPr>
            <w:webHidden/>
          </w:rPr>
        </w:r>
        <w:r>
          <w:rPr>
            <w:webHidden/>
          </w:rPr>
          <w:fldChar w:fldCharType="separate"/>
        </w:r>
        <w:r>
          <w:rPr>
            <w:webHidden/>
          </w:rPr>
          <w:t>31</w:t>
        </w:r>
        <w:r>
          <w:rPr>
            <w:webHidden/>
          </w:rPr>
          <w:fldChar w:fldCharType="end"/>
        </w:r>
      </w:hyperlink>
    </w:p>
    <w:p w14:paraId="63648843" w14:textId="2E19AE25" w:rsidR="00DD49C8" w:rsidRDefault="00DD49C8">
      <w:pPr>
        <w:pStyle w:val="30"/>
        <w:rPr>
          <w:rFonts w:asciiTheme="minorHAnsi" w:eastAsiaTheme="minorEastAsia" w:hAnsiTheme="minorHAnsi" w:cstheme="minorBidi"/>
          <w:kern w:val="2"/>
          <w:sz w:val="24"/>
          <w:szCs w:val="24"/>
          <w14:ligatures w14:val="standardContextual"/>
        </w:rPr>
      </w:pPr>
      <w:hyperlink w:anchor="_Toc229437602" w:history="1">
        <w:r w:rsidRPr="00F3339D">
          <w:rPr>
            <w:rStyle w:val="aa"/>
            <w:rFonts w:ascii="Arial" w:hAnsi="Arial"/>
          </w:rPr>
          <w:t>2.3.3</w:t>
        </w:r>
        <w:r>
          <w:rPr>
            <w:rFonts w:asciiTheme="minorHAnsi" w:eastAsiaTheme="minorEastAsia" w:hAnsiTheme="minorHAnsi" w:cstheme="minorBidi"/>
            <w:kern w:val="2"/>
            <w:sz w:val="24"/>
            <w:szCs w:val="24"/>
            <w14:ligatures w14:val="standardContextual"/>
          </w:rPr>
          <w:tab/>
        </w:r>
        <w:r w:rsidRPr="00F3339D">
          <w:rPr>
            <w:rStyle w:val="aa"/>
          </w:rPr>
          <w:t>Development Flow</w:t>
        </w:r>
        <w:r>
          <w:rPr>
            <w:webHidden/>
          </w:rPr>
          <w:tab/>
        </w:r>
        <w:r>
          <w:rPr>
            <w:webHidden/>
          </w:rPr>
          <w:fldChar w:fldCharType="begin"/>
        </w:r>
        <w:r>
          <w:rPr>
            <w:webHidden/>
          </w:rPr>
          <w:instrText xml:space="preserve"> PAGEREF _Toc229437602 \h </w:instrText>
        </w:r>
        <w:r>
          <w:rPr>
            <w:webHidden/>
          </w:rPr>
        </w:r>
        <w:r>
          <w:rPr>
            <w:webHidden/>
          </w:rPr>
          <w:fldChar w:fldCharType="separate"/>
        </w:r>
        <w:r>
          <w:rPr>
            <w:webHidden/>
          </w:rPr>
          <w:t>32</w:t>
        </w:r>
        <w:r>
          <w:rPr>
            <w:webHidden/>
          </w:rPr>
          <w:fldChar w:fldCharType="end"/>
        </w:r>
      </w:hyperlink>
    </w:p>
    <w:p w14:paraId="22CC66A1" w14:textId="44DCBFE8"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603" w:history="1">
        <w:r w:rsidRPr="00F3339D">
          <w:rPr>
            <w:rStyle w:val="aa"/>
            <w:rFonts w:ascii="Arial" w:hAnsi="Arial"/>
          </w:rPr>
          <w:t>3</w:t>
        </w:r>
        <w:r>
          <w:rPr>
            <w:rFonts w:asciiTheme="minorHAnsi" w:eastAsiaTheme="minorEastAsia" w:hAnsiTheme="minorHAnsi" w:cstheme="minorBidi"/>
            <w:b w:val="0"/>
            <w:kern w:val="2"/>
            <w:sz w:val="24"/>
            <w:szCs w:val="24"/>
            <w14:ligatures w14:val="standardContextual"/>
          </w:rPr>
          <w:tab/>
        </w:r>
        <w:r w:rsidRPr="00F3339D">
          <w:rPr>
            <w:rStyle w:val="aa"/>
          </w:rPr>
          <w:t>Software Development Guidance</w:t>
        </w:r>
        <w:r>
          <w:rPr>
            <w:webHidden/>
          </w:rPr>
          <w:tab/>
        </w:r>
        <w:r>
          <w:rPr>
            <w:webHidden/>
          </w:rPr>
          <w:fldChar w:fldCharType="begin"/>
        </w:r>
        <w:r>
          <w:rPr>
            <w:webHidden/>
          </w:rPr>
          <w:instrText xml:space="preserve"> PAGEREF _Toc229437603 \h </w:instrText>
        </w:r>
        <w:r>
          <w:rPr>
            <w:webHidden/>
          </w:rPr>
        </w:r>
        <w:r>
          <w:rPr>
            <w:webHidden/>
          </w:rPr>
          <w:fldChar w:fldCharType="separate"/>
        </w:r>
        <w:r>
          <w:rPr>
            <w:webHidden/>
          </w:rPr>
          <w:t>33</w:t>
        </w:r>
        <w:r>
          <w:rPr>
            <w:webHidden/>
          </w:rPr>
          <w:fldChar w:fldCharType="end"/>
        </w:r>
      </w:hyperlink>
    </w:p>
    <w:p w14:paraId="168A04BC" w14:textId="5192F1C0" w:rsidR="00DD49C8" w:rsidRDefault="00DD49C8">
      <w:pPr>
        <w:pStyle w:val="20"/>
        <w:rPr>
          <w:rFonts w:asciiTheme="minorHAnsi" w:eastAsiaTheme="minorEastAsia" w:hAnsiTheme="minorHAnsi" w:cstheme="minorBidi"/>
          <w:kern w:val="2"/>
          <w:sz w:val="24"/>
          <w:szCs w:val="24"/>
          <w14:ligatures w14:val="standardContextual"/>
        </w:rPr>
      </w:pPr>
      <w:hyperlink w:anchor="_Toc229437604" w:history="1">
        <w:r w:rsidRPr="00F3339D">
          <w:rPr>
            <w:rStyle w:val="aa"/>
            <w:rFonts w:ascii="Arial" w:hAnsi="Arial"/>
          </w:rPr>
          <w:t>3.1</w:t>
        </w:r>
        <w:r>
          <w:rPr>
            <w:rFonts w:asciiTheme="minorHAnsi" w:eastAsiaTheme="minorEastAsia" w:hAnsiTheme="minorHAnsi" w:cstheme="minorBidi"/>
            <w:kern w:val="2"/>
            <w:sz w:val="24"/>
            <w:szCs w:val="24"/>
            <w14:ligatures w14:val="standardContextual"/>
          </w:rPr>
          <w:tab/>
        </w:r>
        <w:r w:rsidRPr="00F3339D">
          <w:rPr>
            <w:rStyle w:val="aa"/>
          </w:rPr>
          <w:t>Scenario Based DVFS</w:t>
        </w:r>
        <w:r>
          <w:rPr>
            <w:webHidden/>
          </w:rPr>
          <w:tab/>
        </w:r>
        <w:r>
          <w:rPr>
            <w:webHidden/>
          </w:rPr>
          <w:fldChar w:fldCharType="begin"/>
        </w:r>
        <w:r>
          <w:rPr>
            <w:webHidden/>
          </w:rPr>
          <w:instrText xml:space="preserve"> PAGEREF _Toc229437604 \h </w:instrText>
        </w:r>
        <w:r>
          <w:rPr>
            <w:webHidden/>
          </w:rPr>
        </w:r>
        <w:r>
          <w:rPr>
            <w:webHidden/>
          </w:rPr>
          <w:fldChar w:fldCharType="separate"/>
        </w:r>
        <w:r>
          <w:rPr>
            <w:webHidden/>
          </w:rPr>
          <w:t>33</w:t>
        </w:r>
        <w:r>
          <w:rPr>
            <w:webHidden/>
          </w:rPr>
          <w:fldChar w:fldCharType="end"/>
        </w:r>
      </w:hyperlink>
    </w:p>
    <w:p w14:paraId="47E45665" w14:textId="7F7B480C" w:rsidR="00DD49C8" w:rsidRDefault="00DD49C8">
      <w:pPr>
        <w:pStyle w:val="20"/>
        <w:rPr>
          <w:rFonts w:asciiTheme="minorHAnsi" w:eastAsiaTheme="minorEastAsia" w:hAnsiTheme="minorHAnsi" w:cstheme="minorBidi"/>
          <w:kern w:val="2"/>
          <w:sz w:val="24"/>
          <w:szCs w:val="24"/>
          <w14:ligatures w14:val="standardContextual"/>
        </w:rPr>
      </w:pPr>
      <w:hyperlink w:anchor="_Toc229437605" w:history="1">
        <w:r w:rsidRPr="00F3339D">
          <w:rPr>
            <w:rStyle w:val="aa"/>
            <w:rFonts w:ascii="Arial" w:hAnsi="Arial"/>
          </w:rPr>
          <w:t>3.2</w:t>
        </w:r>
        <w:r>
          <w:rPr>
            <w:rFonts w:asciiTheme="minorHAnsi" w:eastAsiaTheme="minorEastAsia" w:hAnsiTheme="minorHAnsi" w:cstheme="minorBidi"/>
            <w:kern w:val="2"/>
            <w:sz w:val="24"/>
            <w:szCs w:val="24"/>
            <w14:ligatures w14:val="standardContextual"/>
          </w:rPr>
          <w:tab/>
        </w:r>
        <w:r w:rsidRPr="00F3339D">
          <w:rPr>
            <w:rStyle w:val="aa"/>
          </w:rPr>
          <w:t>Audio Effects</w:t>
        </w:r>
        <w:r>
          <w:rPr>
            <w:webHidden/>
          </w:rPr>
          <w:tab/>
        </w:r>
        <w:r>
          <w:rPr>
            <w:webHidden/>
          </w:rPr>
          <w:fldChar w:fldCharType="begin"/>
        </w:r>
        <w:r>
          <w:rPr>
            <w:webHidden/>
          </w:rPr>
          <w:instrText xml:space="preserve"> PAGEREF _Toc229437605 \h </w:instrText>
        </w:r>
        <w:r>
          <w:rPr>
            <w:webHidden/>
          </w:rPr>
        </w:r>
        <w:r>
          <w:rPr>
            <w:webHidden/>
          </w:rPr>
          <w:fldChar w:fldCharType="separate"/>
        </w:r>
        <w:r>
          <w:rPr>
            <w:webHidden/>
          </w:rPr>
          <w:t>35</w:t>
        </w:r>
        <w:r>
          <w:rPr>
            <w:webHidden/>
          </w:rPr>
          <w:fldChar w:fldCharType="end"/>
        </w:r>
      </w:hyperlink>
    </w:p>
    <w:p w14:paraId="1DD34014" w14:textId="06B4F4E4" w:rsidR="00DD49C8" w:rsidRDefault="00DD49C8">
      <w:pPr>
        <w:pStyle w:val="30"/>
        <w:rPr>
          <w:rFonts w:asciiTheme="minorHAnsi" w:eastAsiaTheme="minorEastAsia" w:hAnsiTheme="minorHAnsi" w:cstheme="minorBidi"/>
          <w:kern w:val="2"/>
          <w:sz w:val="24"/>
          <w:szCs w:val="24"/>
          <w14:ligatures w14:val="standardContextual"/>
        </w:rPr>
      </w:pPr>
      <w:hyperlink w:anchor="_Toc229437606" w:history="1">
        <w:r w:rsidRPr="00F3339D">
          <w:rPr>
            <w:rStyle w:val="aa"/>
            <w:rFonts w:ascii="Arial" w:hAnsi="Arial"/>
          </w:rPr>
          <w:t>3.2.1</w:t>
        </w:r>
        <w:r>
          <w:rPr>
            <w:rFonts w:asciiTheme="minorHAnsi" w:eastAsiaTheme="minorEastAsia" w:hAnsiTheme="minorHAnsi" w:cstheme="minorBidi"/>
            <w:kern w:val="2"/>
            <w:sz w:val="24"/>
            <w:szCs w:val="24"/>
            <w14:ligatures w14:val="standardContextual"/>
          </w:rPr>
          <w:tab/>
        </w:r>
        <w:r w:rsidRPr="00F3339D">
          <w:rPr>
            <w:rStyle w:val="aa"/>
          </w:rPr>
          <w:t>ACF Working Flow on DSP</w:t>
        </w:r>
        <w:r>
          <w:rPr>
            <w:webHidden/>
          </w:rPr>
          <w:tab/>
        </w:r>
        <w:r>
          <w:rPr>
            <w:webHidden/>
          </w:rPr>
          <w:fldChar w:fldCharType="begin"/>
        </w:r>
        <w:r>
          <w:rPr>
            <w:webHidden/>
          </w:rPr>
          <w:instrText xml:space="preserve"> PAGEREF _Toc229437606 \h </w:instrText>
        </w:r>
        <w:r>
          <w:rPr>
            <w:webHidden/>
          </w:rPr>
        </w:r>
        <w:r>
          <w:rPr>
            <w:webHidden/>
          </w:rPr>
          <w:fldChar w:fldCharType="separate"/>
        </w:r>
        <w:r>
          <w:rPr>
            <w:webHidden/>
          </w:rPr>
          <w:t>35</w:t>
        </w:r>
        <w:r>
          <w:rPr>
            <w:webHidden/>
          </w:rPr>
          <w:fldChar w:fldCharType="end"/>
        </w:r>
      </w:hyperlink>
    </w:p>
    <w:p w14:paraId="4C4DFB82" w14:textId="5184CA80" w:rsidR="00DD49C8" w:rsidRDefault="00DD49C8">
      <w:pPr>
        <w:pStyle w:val="30"/>
        <w:rPr>
          <w:rFonts w:asciiTheme="minorHAnsi" w:eastAsiaTheme="minorEastAsia" w:hAnsiTheme="minorHAnsi" w:cstheme="minorBidi"/>
          <w:kern w:val="2"/>
          <w:sz w:val="24"/>
          <w:szCs w:val="24"/>
          <w14:ligatures w14:val="standardContextual"/>
        </w:rPr>
      </w:pPr>
      <w:hyperlink w:anchor="_Toc229437607" w:history="1">
        <w:r w:rsidRPr="00F3339D">
          <w:rPr>
            <w:rStyle w:val="aa"/>
            <w:rFonts w:ascii="Arial" w:hAnsi="Arial"/>
          </w:rPr>
          <w:t>3.2.2</w:t>
        </w:r>
        <w:r>
          <w:rPr>
            <w:rFonts w:asciiTheme="minorHAnsi" w:eastAsiaTheme="minorEastAsia" w:hAnsiTheme="minorHAnsi" w:cstheme="minorBidi"/>
            <w:kern w:val="2"/>
            <w:sz w:val="24"/>
            <w:szCs w:val="24"/>
            <w14:ligatures w14:val="standardContextual"/>
          </w:rPr>
          <w:tab/>
        </w:r>
        <w:r w:rsidRPr="00F3339D">
          <w:rPr>
            <w:rStyle w:val="aa"/>
          </w:rPr>
          <w:t>Audio Loudness Working Flow on DSP</w:t>
        </w:r>
        <w:r>
          <w:rPr>
            <w:webHidden/>
          </w:rPr>
          <w:tab/>
        </w:r>
        <w:r>
          <w:rPr>
            <w:webHidden/>
          </w:rPr>
          <w:fldChar w:fldCharType="begin"/>
        </w:r>
        <w:r>
          <w:rPr>
            <w:webHidden/>
          </w:rPr>
          <w:instrText xml:space="preserve"> PAGEREF _Toc229437607 \h </w:instrText>
        </w:r>
        <w:r>
          <w:rPr>
            <w:webHidden/>
          </w:rPr>
        </w:r>
        <w:r>
          <w:rPr>
            <w:webHidden/>
          </w:rPr>
          <w:fldChar w:fldCharType="separate"/>
        </w:r>
        <w:r>
          <w:rPr>
            <w:webHidden/>
          </w:rPr>
          <w:t>40</w:t>
        </w:r>
        <w:r>
          <w:rPr>
            <w:webHidden/>
          </w:rPr>
          <w:fldChar w:fldCharType="end"/>
        </w:r>
      </w:hyperlink>
    </w:p>
    <w:p w14:paraId="66B68590" w14:textId="62395314"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608" w:history="1">
        <w:r w:rsidRPr="00F3339D">
          <w:rPr>
            <w:rStyle w:val="aa"/>
            <w:rFonts w:ascii="Arial" w:hAnsi="Arial"/>
          </w:rPr>
          <w:t>4</w:t>
        </w:r>
        <w:r>
          <w:rPr>
            <w:rFonts w:asciiTheme="minorHAnsi" w:eastAsiaTheme="minorEastAsia" w:hAnsiTheme="minorHAnsi" w:cstheme="minorBidi"/>
            <w:b w:val="0"/>
            <w:kern w:val="2"/>
            <w:sz w:val="24"/>
            <w:szCs w:val="24"/>
            <w14:ligatures w14:val="standardContextual"/>
          </w:rPr>
          <w:tab/>
        </w:r>
        <w:r w:rsidRPr="00F3339D">
          <w:rPr>
            <w:rStyle w:val="aa"/>
          </w:rPr>
          <w:t>Debug SOP</w:t>
        </w:r>
        <w:r>
          <w:rPr>
            <w:webHidden/>
          </w:rPr>
          <w:tab/>
        </w:r>
        <w:r>
          <w:rPr>
            <w:webHidden/>
          </w:rPr>
          <w:fldChar w:fldCharType="begin"/>
        </w:r>
        <w:r>
          <w:rPr>
            <w:webHidden/>
          </w:rPr>
          <w:instrText xml:space="preserve"> PAGEREF _Toc229437608 \h </w:instrText>
        </w:r>
        <w:r>
          <w:rPr>
            <w:webHidden/>
          </w:rPr>
        </w:r>
        <w:r>
          <w:rPr>
            <w:webHidden/>
          </w:rPr>
          <w:fldChar w:fldCharType="separate"/>
        </w:r>
        <w:r>
          <w:rPr>
            <w:webHidden/>
          </w:rPr>
          <w:t>43</w:t>
        </w:r>
        <w:r>
          <w:rPr>
            <w:webHidden/>
          </w:rPr>
          <w:fldChar w:fldCharType="end"/>
        </w:r>
      </w:hyperlink>
    </w:p>
    <w:p w14:paraId="032ECF44" w14:textId="006425E8" w:rsidR="00DD49C8" w:rsidRDefault="00DD49C8">
      <w:pPr>
        <w:pStyle w:val="20"/>
        <w:rPr>
          <w:rFonts w:asciiTheme="minorHAnsi" w:eastAsiaTheme="minorEastAsia" w:hAnsiTheme="minorHAnsi" w:cstheme="minorBidi"/>
          <w:kern w:val="2"/>
          <w:sz w:val="24"/>
          <w:szCs w:val="24"/>
          <w14:ligatures w14:val="standardContextual"/>
        </w:rPr>
      </w:pPr>
      <w:hyperlink w:anchor="_Toc229437609" w:history="1">
        <w:r w:rsidRPr="00F3339D">
          <w:rPr>
            <w:rStyle w:val="aa"/>
            <w:rFonts w:ascii="Arial" w:hAnsi="Arial"/>
          </w:rPr>
          <w:t>4.1</w:t>
        </w:r>
        <w:r>
          <w:rPr>
            <w:rFonts w:asciiTheme="minorHAnsi" w:eastAsiaTheme="minorEastAsia" w:hAnsiTheme="minorHAnsi" w:cstheme="minorBidi"/>
            <w:kern w:val="2"/>
            <w:sz w:val="24"/>
            <w:szCs w:val="24"/>
            <w14:ligatures w14:val="standardContextual"/>
          </w:rPr>
          <w:tab/>
        </w:r>
        <w:r w:rsidRPr="00F3339D">
          <w:rPr>
            <w:rStyle w:val="aa"/>
          </w:rPr>
          <w:t>Issue Feedback to MTK</w:t>
        </w:r>
        <w:r>
          <w:rPr>
            <w:webHidden/>
          </w:rPr>
          <w:tab/>
        </w:r>
        <w:r>
          <w:rPr>
            <w:webHidden/>
          </w:rPr>
          <w:fldChar w:fldCharType="begin"/>
        </w:r>
        <w:r>
          <w:rPr>
            <w:webHidden/>
          </w:rPr>
          <w:instrText xml:space="preserve"> PAGEREF _Toc229437609 \h </w:instrText>
        </w:r>
        <w:r>
          <w:rPr>
            <w:webHidden/>
          </w:rPr>
        </w:r>
        <w:r>
          <w:rPr>
            <w:webHidden/>
          </w:rPr>
          <w:fldChar w:fldCharType="separate"/>
        </w:r>
        <w:r>
          <w:rPr>
            <w:webHidden/>
          </w:rPr>
          <w:t>43</w:t>
        </w:r>
        <w:r>
          <w:rPr>
            <w:webHidden/>
          </w:rPr>
          <w:fldChar w:fldCharType="end"/>
        </w:r>
      </w:hyperlink>
    </w:p>
    <w:p w14:paraId="35D21109" w14:textId="1ECD409B" w:rsidR="00DD49C8" w:rsidRDefault="00DD49C8">
      <w:pPr>
        <w:pStyle w:val="20"/>
        <w:rPr>
          <w:rFonts w:asciiTheme="minorHAnsi" w:eastAsiaTheme="minorEastAsia" w:hAnsiTheme="minorHAnsi" w:cstheme="minorBidi"/>
          <w:kern w:val="2"/>
          <w:sz w:val="24"/>
          <w:szCs w:val="24"/>
          <w14:ligatures w14:val="standardContextual"/>
        </w:rPr>
      </w:pPr>
      <w:hyperlink w:anchor="_Toc229437610" w:history="1">
        <w:r w:rsidRPr="00F3339D">
          <w:rPr>
            <w:rStyle w:val="aa"/>
            <w:rFonts w:ascii="Arial" w:hAnsi="Arial"/>
          </w:rPr>
          <w:t>4.2</w:t>
        </w:r>
        <w:r>
          <w:rPr>
            <w:rFonts w:asciiTheme="minorHAnsi" w:eastAsiaTheme="minorEastAsia" w:hAnsiTheme="minorHAnsi" w:cstheme="minorBidi"/>
            <w:kern w:val="2"/>
            <w:sz w:val="24"/>
            <w:szCs w:val="24"/>
            <w14:ligatures w14:val="standardContextual"/>
          </w:rPr>
          <w:tab/>
        </w:r>
        <w:r w:rsidRPr="00F3339D">
          <w:rPr>
            <w:rStyle w:val="aa"/>
          </w:rPr>
          <w:t>Performance Issue</w:t>
        </w:r>
        <w:r>
          <w:rPr>
            <w:webHidden/>
          </w:rPr>
          <w:tab/>
        </w:r>
        <w:r>
          <w:rPr>
            <w:webHidden/>
          </w:rPr>
          <w:fldChar w:fldCharType="begin"/>
        </w:r>
        <w:r>
          <w:rPr>
            <w:webHidden/>
          </w:rPr>
          <w:instrText xml:space="preserve"> PAGEREF _Toc229437610 \h </w:instrText>
        </w:r>
        <w:r>
          <w:rPr>
            <w:webHidden/>
          </w:rPr>
        </w:r>
        <w:r>
          <w:rPr>
            <w:webHidden/>
          </w:rPr>
          <w:fldChar w:fldCharType="separate"/>
        </w:r>
        <w:r>
          <w:rPr>
            <w:webHidden/>
          </w:rPr>
          <w:t>43</w:t>
        </w:r>
        <w:r>
          <w:rPr>
            <w:webHidden/>
          </w:rPr>
          <w:fldChar w:fldCharType="end"/>
        </w:r>
      </w:hyperlink>
    </w:p>
    <w:p w14:paraId="56E45BFD" w14:textId="64E9DDB8" w:rsidR="00DD49C8" w:rsidRDefault="00DD49C8">
      <w:pPr>
        <w:pStyle w:val="20"/>
        <w:rPr>
          <w:rFonts w:asciiTheme="minorHAnsi" w:eastAsiaTheme="minorEastAsia" w:hAnsiTheme="minorHAnsi" w:cstheme="minorBidi"/>
          <w:kern w:val="2"/>
          <w:sz w:val="24"/>
          <w:szCs w:val="24"/>
          <w14:ligatures w14:val="standardContextual"/>
        </w:rPr>
      </w:pPr>
      <w:hyperlink w:anchor="_Toc229437611" w:history="1">
        <w:r w:rsidRPr="00F3339D">
          <w:rPr>
            <w:rStyle w:val="aa"/>
            <w:rFonts w:ascii="Arial" w:hAnsi="Arial"/>
          </w:rPr>
          <w:t>4.3</w:t>
        </w:r>
        <w:r>
          <w:rPr>
            <w:rFonts w:asciiTheme="minorHAnsi" w:eastAsiaTheme="minorEastAsia" w:hAnsiTheme="minorHAnsi" w:cstheme="minorBidi"/>
            <w:kern w:val="2"/>
            <w:sz w:val="24"/>
            <w:szCs w:val="24"/>
            <w14:ligatures w14:val="standardContextual"/>
          </w:rPr>
          <w:tab/>
        </w:r>
        <w:r w:rsidRPr="00F3339D">
          <w:rPr>
            <w:rStyle w:val="aa"/>
          </w:rPr>
          <w:t>Enable UART log</w:t>
        </w:r>
        <w:r>
          <w:rPr>
            <w:webHidden/>
          </w:rPr>
          <w:tab/>
        </w:r>
        <w:r>
          <w:rPr>
            <w:webHidden/>
          </w:rPr>
          <w:fldChar w:fldCharType="begin"/>
        </w:r>
        <w:r>
          <w:rPr>
            <w:webHidden/>
          </w:rPr>
          <w:instrText xml:space="preserve"> PAGEREF _Toc229437611 \h </w:instrText>
        </w:r>
        <w:r>
          <w:rPr>
            <w:webHidden/>
          </w:rPr>
        </w:r>
        <w:r>
          <w:rPr>
            <w:webHidden/>
          </w:rPr>
          <w:fldChar w:fldCharType="separate"/>
        </w:r>
        <w:r>
          <w:rPr>
            <w:webHidden/>
          </w:rPr>
          <w:t>43</w:t>
        </w:r>
        <w:r>
          <w:rPr>
            <w:webHidden/>
          </w:rPr>
          <w:fldChar w:fldCharType="end"/>
        </w:r>
      </w:hyperlink>
    </w:p>
    <w:p w14:paraId="11A9E1F6" w14:textId="0B87EE78" w:rsidR="00DD49C8" w:rsidRDefault="00DD49C8">
      <w:pPr>
        <w:pStyle w:val="10"/>
        <w:rPr>
          <w:rFonts w:asciiTheme="minorHAnsi" w:eastAsiaTheme="minorEastAsia" w:hAnsiTheme="minorHAnsi" w:cstheme="minorBidi"/>
          <w:b w:val="0"/>
          <w:kern w:val="2"/>
          <w:sz w:val="24"/>
          <w:szCs w:val="24"/>
          <w14:ligatures w14:val="standardContextual"/>
        </w:rPr>
      </w:pPr>
      <w:hyperlink w:anchor="_Toc229437612" w:history="1">
        <w:r w:rsidRPr="00F3339D">
          <w:rPr>
            <w:rStyle w:val="aa"/>
            <w:rFonts w:ascii="Arial" w:hAnsi="Arial"/>
          </w:rPr>
          <w:t>5</w:t>
        </w:r>
        <w:r>
          <w:rPr>
            <w:rFonts w:asciiTheme="minorHAnsi" w:eastAsiaTheme="minorEastAsia" w:hAnsiTheme="minorHAnsi" w:cstheme="minorBidi"/>
            <w:b w:val="0"/>
            <w:kern w:val="2"/>
            <w:sz w:val="24"/>
            <w:szCs w:val="24"/>
            <w14:ligatures w14:val="standardContextual"/>
          </w:rPr>
          <w:tab/>
        </w:r>
        <w:r w:rsidRPr="00F3339D">
          <w:rPr>
            <w:rStyle w:val="aa"/>
          </w:rPr>
          <w:t>Integration Guideline</w:t>
        </w:r>
        <w:r>
          <w:rPr>
            <w:webHidden/>
          </w:rPr>
          <w:tab/>
        </w:r>
        <w:r>
          <w:rPr>
            <w:webHidden/>
          </w:rPr>
          <w:fldChar w:fldCharType="begin"/>
        </w:r>
        <w:r>
          <w:rPr>
            <w:webHidden/>
          </w:rPr>
          <w:instrText xml:space="preserve"> PAGEREF _Toc229437612 \h </w:instrText>
        </w:r>
        <w:r>
          <w:rPr>
            <w:webHidden/>
          </w:rPr>
        </w:r>
        <w:r>
          <w:rPr>
            <w:webHidden/>
          </w:rPr>
          <w:fldChar w:fldCharType="separate"/>
        </w:r>
        <w:r>
          <w:rPr>
            <w:webHidden/>
          </w:rPr>
          <w:t>44</w:t>
        </w:r>
        <w:r>
          <w:rPr>
            <w:webHidden/>
          </w:rPr>
          <w:fldChar w:fldCharType="end"/>
        </w:r>
      </w:hyperlink>
    </w:p>
    <w:p w14:paraId="3D4E672B" w14:textId="1CF92D6A" w:rsidR="00DD49C8" w:rsidRDefault="00DD49C8">
      <w:pPr>
        <w:pStyle w:val="20"/>
        <w:rPr>
          <w:rFonts w:asciiTheme="minorHAnsi" w:eastAsiaTheme="minorEastAsia" w:hAnsiTheme="minorHAnsi" w:cstheme="minorBidi"/>
          <w:kern w:val="2"/>
          <w:sz w:val="24"/>
          <w:szCs w:val="24"/>
          <w14:ligatures w14:val="standardContextual"/>
        </w:rPr>
      </w:pPr>
      <w:hyperlink w:anchor="_Toc229437613" w:history="1">
        <w:r w:rsidRPr="00F3339D">
          <w:rPr>
            <w:rStyle w:val="aa"/>
            <w:rFonts w:ascii="Arial" w:hAnsi="Arial"/>
          </w:rPr>
          <w:t>5.1</w:t>
        </w:r>
        <w:r>
          <w:rPr>
            <w:rFonts w:asciiTheme="minorHAnsi" w:eastAsiaTheme="minorEastAsia" w:hAnsiTheme="minorHAnsi" w:cstheme="minorBidi"/>
            <w:kern w:val="2"/>
            <w:sz w:val="24"/>
            <w:szCs w:val="24"/>
            <w14:ligatures w14:val="standardContextual"/>
          </w:rPr>
          <w:tab/>
        </w:r>
        <w:r w:rsidRPr="00F3339D">
          <w:rPr>
            <w:rStyle w:val="aa"/>
          </w:rPr>
          <w:t>Get the Development Tools</w:t>
        </w:r>
        <w:r>
          <w:rPr>
            <w:webHidden/>
          </w:rPr>
          <w:tab/>
        </w:r>
        <w:r>
          <w:rPr>
            <w:webHidden/>
          </w:rPr>
          <w:fldChar w:fldCharType="begin"/>
        </w:r>
        <w:r>
          <w:rPr>
            <w:webHidden/>
          </w:rPr>
          <w:instrText xml:space="preserve"> PAGEREF _Toc229437613 \h </w:instrText>
        </w:r>
        <w:r>
          <w:rPr>
            <w:webHidden/>
          </w:rPr>
        </w:r>
        <w:r>
          <w:rPr>
            <w:webHidden/>
          </w:rPr>
          <w:fldChar w:fldCharType="separate"/>
        </w:r>
        <w:r>
          <w:rPr>
            <w:webHidden/>
          </w:rPr>
          <w:t>44</w:t>
        </w:r>
        <w:r>
          <w:rPr>
            <w:webHidden/>
          </w:rPr>
          <w:fldChar w:fldCharType="end"/>
        </w:r>
      </w:hyperlink>
    </w:p>
    <w:p w14:paraId="03D8BD6F" w14:textId="7B282A0D" w:rsidR="00DD49C8" w:rsidRDefault="00DD49C8">
      <w:pPr>
        <w:pStyle w:val="30"/>
        <w:rPr>
          <w:rFonts w:asciiTheme="minorHAnsi" w:eastAsiaTheme="minorEastAsia" w:hAnsiTheme="minorHAnsi" w:cstheme="minorBidi"/>
          <w:kern w:val="2"/>
          <w:sz w:val="24"/>
          <w:szCs w:val="24"/>
          <w14:ligatures w14:val="standardContextual"/>
        </w:rPr>
      </w:pPr>
      <w:hyperlink w:anchor="_Toc229437614" w:history="1">
        <w:r w:rsidRPr="00F3339D">
          <w:rPr>
            <w:rStyle w:val="aa"/>
            <w:rFonts w:ascii="Arial" w:hAnsi="Arial"/>
          </w:rPr>
          <w:t>5.1.1</w:t>
        </w:r>
        <w:r>
          <w:rPr>
            <w:rFonts w:asciiTheme="minorHAnsi" w:eastAsiaTheme="minorEastAsia" w:hAnsiTheme="minorHAnsi" w:cstheme="minorBidi"/>
            <w:kern w:val="2"/>
            <w:sz w:val="24"/>
            <w:szCs w:val="24"/>
            <w14:ligatures w14:val="standardContextual"/>
          </w:rPr>
          <w:tab/>
        </w:r>
        <w:r w:rsidRPr="00F3339D">
          <w:rPr>
            <w:rStyle w:val="aa"/>
          </w:rPr>
          <w:t>Apply for an Account</w:t>
        </w:r>
        <w:r>
          <w:rPr>
            <w:webHidden/>
          </w:rPr>
          <w:tab/>
        </w:r>
        <w:r>
          <w:rPr>
            <w:webHidden/>
          </w:rPr>
          <w:fldChar w:fldCharType="begin"/>
        </w:r>
        <w:r>
          <w:rPr>
            <w:webHidden/>
          </w:rPr>
          <w:instrText xml:space="preserve"> PAGEREF _Toc229437614 \h </w:instrText>
        </w:r>
        <w:r>
          <w:rPr>
            <w:webHidden/>
          </w:rPr>
        </w:r>
        <w:r>
          <w:rPr>
            <w:webHidden/>
          </w:rPr>
          <w:fldChar w:fldCharType="separate"/>
        </w:r>
        <w:r>
          <w:rPr>
            <w:webHidden/>
          </w:rPr>
          <w:t>44</w:t>
        </w:r>
        <w:r>
          <w:rPr>
            <w:webHidden/>
          </w:rPr>
          <w:fldChar w:fldCharType="end"/>
        </w:r>
      </w:hyperlink>
    </w:p>
    <w:p w14:paraId="2CE7F283" w14:textId="7BE6533B" w:rsidR="00DD49C8" w:rsidRDefault="00DD49C8">
      <w:pPr>
        <w:pStyle w:val="30"/>
        <w:rPr>
          <w:rFonts w:asciiTheme="minorHAnsi" w:eastAsiaTheme="minorEastAsia" w:hAnsiTheme="minorHAnsi" w:cstheme="minorBidi"/>
          <w:kern w:val="2"/>
          <w:sz w:val="24"/>
          <w:szCs w:val="24"/>
          <w14:ligatures w14:val="standardContextual"/>
        </w:rPr>
      </w:pPr>
      <w:hyperlink w:anchor="_Toc229437615" w:history="1">
        <w:r w:rsidRPr="00F3339D">
          <w:rPr>
            <w:rStyle w:val="aa"/>
            <w:rFonts w:ascii="Arial" w:hAnsi="Arial"/>
          </w:rPr>
          <w:t>5.1.2</w:t>
        </w:r>
        <w:r>
          <w:rPr>
            <w:rFonts w:asciiTheme="minorHAnsi" w:eastAsiaTheme="minorEastAsia" w:hAnsiTheme="minorHAnsi" w:cstheme="minorBidi"/>
            <w:kern w:val="2"/>
            <w:sz w:val="24"/>
            <w:szCs w:val="24"/>
            <w14:ligatures w14:val="standardContextual"/>
          </w:rPr>
          <w:tab/>
        </w:r>
        <w:r w:rsidRPr="00F3339D">
          <w:rPr>
            <w:rStyle w:val="aa"/>
          </w:rPr>
          <w:t>Download the Released Software to the Device</w:t>
        </w:r>
        <w:r>
          <w:rPr>
            <w:webHidden/>
          </w:rPr>
          <w:tab/>
        </w:r>
        <w:r>
          <w:rPr>
            <w:webHidden/>
          </w:rPr>
          <w:fldChar w:fldCharType="begin"/>
        </w:r>
        <w:r>
          <w:rPr>
            <w:webHidden/>
          </w:rPr>
          <w:instrText xml:space="preserve"> PAGEREF _Toc229437615 \h </w:instrText>
        </w:r>
        <w:r>
          <w:rPr>
            <w:webHidden/>
          </w:rPr>
        </w:r>
        <w:r>
          <w:rPr>
            <w:webHidden/>
          </w:rPr>
          <w:fldChar w:fldCharType="separate"/>
        </w:r>
        <w:r>
          <w:rPr>
            <w:webHidden/>
          </w:rPr>
          <w:t>45</w:t>
        </w:r>
        <w:r>
          <w:rPr>
            <w:webHidden/>
          </w:rPr>
          <w:fldChar w:fldCharType="end"/>
        </w:r>
      </w:hyperlink>
    </w:p>
    <w:p w14:paraId="594F655A" w14:textId="1125B1BA" w:rsidR="00DD49C8" w:rsidRDefault="00DD49C8">
      <w:pPr>
        <w:pStyle w:val="20"/>
        <w:rPr>
          <w:rFonts w:asciiTheme="minorHAnsi" w:eastAsiaTheme="minorEastAsia" w:hAnsiTheme="minorHAnsi" w:cstheme="minorBidi"/>
          <w:kern w:val="2"/>
          <w:sz w:val="24"/>
          <w:szCs w:val="24"/>
          <w14:ligatures w14:val="standardContextual"/>
        </w:rPr>
      </w:pPr>
      <w:hyperlink w:anchor="_Toc229437616" w:history="1">
        <w:r w:rsidRPr="00F3339D">
          <w:rPr>
            <w:rStyle w:val="aa"/>
            <w:rFonts w:ascii="Arial" w:hAnsi="Arial"/>
          </w:rPr>
          <w:t>5.2</w:t>
        </w:r>
        <w:r>
          <w:rPr>
            <w:rFonts w:asciiTheme="minorHAnsi" w:eastAsiaTheme="minorEastAsia" w:hAnsiTheme="minorHAnsi" w:cstheme="minorBidi"/>
            <w:kern w:val="2"/>
            <w:sz w:val="24"/>
            <w:szCs w:val="24"/>
            <w14:ligatures w14:val="standardContextual"/>
          </w:rPr>
          <w:tab/>
        </w:r>
        <w:r w:rsidRPr="00F3339D">
          <w:rPr>
            <w:rStyle w:val="aa"/>
          </w:rPr>
          <w:t>Integration</w:t>
        </w:r>
        <w:r>
          <w:rPr>
            <w:webHidden/>
          </w:rPr>
          <w:tab/>
        </w:r>
        <w:r>
          <w:rPr>
            <w:webHidden/>
          </w:rPr>
          <w:fldChar w:fldCharType="begin"/>
        </w:r>
        <w:r>
          <w:rPr>
            <w:webHidden/>
          </w:rPr>
          <w:instrText xml:space="preserve"> PAGEREF _Toc229437616 \h </w:instrText>
        </w:r>
        <w:r>
          <w:rPr>
            <w:webHidden/>
          </w:rPr>
        </w:r>
        <w:r>
          <w:rPr>
            <w:webHidden/>
          </w:rPr>
          <w:fldChar w:fldCharType="separate"/>
        </w:r>
        <w:r>
          <w:rPr>
            <w:webHidden/>
          </w:rPr>
          <w:t>47</w:t>
        </w:r>
        <w:r>
          <w:rPr>
            <w:webHidden/>
          </w:rPr>
          <w:fldChar w:fldCharType="end"/>
        </w:r>
      </w:hyperlink>
    </w:p>
    <w:p w14:paraId="55F01EC3" w14:textId="2DD61135" w:rsidR="00DD49C8" w:rsidRDefault="00DD49C8">
      <w:pPr>
        <w:pStyle w:val="30"/>
        <w:rPr>
          <w:rFonts w:asciiTheme="minorHAnsi" w:eastAsiaTheme="minorEastAsia" w:hAnsiTheme="minorHAnsi" w:cstheme="minorBidi"/>
          <w:kern w:val="2"/>
          <w:sz w:val="24"/>
          <w:szCs w:val="24"/>
          <w14:ligatures w14:val="standardContextual"/>
        </w:rPr>
      </w:pPr>
      <w:hyperlink w:anchor="_Toc229437617" w:history="1">
        <w:r w:rsidRPr="00F3339D">
          <w:rPr>
            <w:rStyle w:val="aa"/>
            <w:rFonts w:ascii="Arial" w:hAnsi="Arial"/>
          </w:rPr>
          <w:t>5.2.1</w:t>
        </w:r>
        <w:r>
          <w:rPr>
            <w:rFonts w:asciiTheme="minorHAnsi" w:eastAsiaTheme="minorEastAsia" w:hAnsiTheme="minorHAnsi" w:cstheme="minorBidi"/>
            <w:kern w:val="2"/>
            <w:sz w:val="24"/>
            <w:szCs w:val="24"/>
            <w14:ligatures w14:val="standardContextual"/>
          </w:rPr>
          <w:tab/>
        </w:r>
        <w:r w:rsidRPr="00F3339D">
          <w:rPr>
            <w:rStyle w:val="aa"/>
          </w:rPr>
          <w:t>Environment</w:t>
        </w:r>
        <w:r>
          <w:rPr>
            <w:webHidden/>
          </w:rPr>
          <w:tab/>
        </w:r>
        <w:r>
          <w:rPr>
            <w:webHidden/>
          </w:rPr>
          <w:fldChar w:fldCharType="begin"/>
        </w:r>
        <w:r>
          <w:rPr>
            <w:webHidden/>
          </w:rPr>
          <w:instrText xml:space="preserve"> PAGEREF _Toc229437617 \h </w:instrText>
        </w:r>
        <w:r>
          <w:rPr>
            <w:webHidden/>
          </w:rPr>
        </w:r>
        <w:r>
          <w:rPr>
            <w:webHidden/>
          </w:rPr>
          <w:fldChar w:fldCharType="separate"/>
        </w:r>
        <w:r>
          <w:rPr>
            <w:webHidden/>
          </w:rPr>
          <w:t>47</w:t>
        </w:r>
        <w:r>
          <w:rPr>
            <w:webHidden/>
          </w:rPr>
          <w:fldChar w:fldCharType="end"/>
        </w:r>
      </w:hyperlink>
    </w:p>
    <w:p w14:paraId="77D8FC59" w14:textId="0D974415" w:rsidR="00DD49C8" w:rsidRDefault="00DD49C8">
      <w:pPr>
        <w:pStyle w:val="30"/>
        <w:rPr>
          <w:rFonts w:asciiTheme="minorHAnsi" w:eastAsiaTheme="minorEastAsia" w:hAnsiTheme="minorHAnsi" w:cstheme="minorBidi"/>
          <w:kern w:val="2"/>
          <w:sz w:val="24"/>
          <w:szCs w:val="24"/>
          <w14:ligatures w14:val="standardContextual"/>
        </w:rPr>
      </w:pPr>
      <w:hyperlink w:anchor="_Toc229437618" w:history="1">
        <w:r w:rsidRPr="00F3339D">
          <w:rPr>
            <w:rStyle w:val="aa"/>
            <w:rFonts w:ascii="Arial" w:hAnsi="Arial"/>
          </w:rPr>
          <w:t>5.2.2</w:t>
        </w:r>
        <w:r>
          <w:rPr>
            <w:rFonts w:asciiTheme="minorHAnsi" w:eastAsiaTheme="minorEastAsia" w:hAnsiTheme="minorHAnsi" w:cstheme="minorBidi"/>
            <w:kern w:val="2"/>
            <w:sz w:val="24"/>
            <w:szCs w:val="24"/>
            <w14:ligatures w14:val="standardContextual"/>
          </w:rPr>
          <w:tab/>
        </w:r>
        <w:r w:rsidRPr="00F3339D">
          <w:rPr>
            <w:rStyle w:val="aa"/>
          </w:rPr>
          <w:t>Feature Distribution</w:t>
        </w:r>
        <w:r>
          <w:rPr>
            <w:webHidden/>
          </w:rPr>
          <w:tab/>
        </w:r>
        <w:r>
          <w:rPr>
            <w:webHidden/>
          </w:rPr>
          <w:fldChar w:fldCharType="begin"/>
        </w:r>
        <w:r>
          <w:rPr>
            <w:webHidden/>
          </w:rPr>
          <w:instrText xml:space="preserve"> PAGEREF _Toc229437618 \h </w:instrText>
        </w:r>
        <w:r>
          <w:rPr>
            <w:webHidden/>
          </w:rPr>
        </w:r>
        <w:r>
          <w:rPr>
            <w:webHidden/>
          </w:rPr>
          <w:fldChar w:fldCharType="separate"/>
        </w:r>
        <w:r>
          <w:rPr>
            <w:webHidden/>
          </w:rPr>
          <w:t>48</w:t>
        </w:r>
        <w:r>
          <w:rPr>
            <w:webHidden/>
          </w:rPr>
          <w:fldChar w:fldCharType="end"/>
        </w:r>
      </w:hyperlink>
    </w:p>
    <w:p w14:paraId="5A55D68B" w14:textId="51C72EF8" w:rsidR="00DD49C8" w:rsidRDefault="00DD49C8">
      <w:pPr>
        <w:pStyle w:val="20"/>
        <w:rPr>
          <w:rFonts w:asciiTheme="minorHAnsi" w:eastAsiaTheme="minorEastAsia" w:hAnsiTheme="minorHAnsi" w:cstheme="minorBidi"/>
          <w:kern w:val="2"/>
          <w:sz w:val="24"/>
          <w:szCs w:val="24"/>
          <w14:ligatures w14:val="standardContextual"/>
        </w:rPr>
      </w:pPr>
      <w:hyperlink w:anchor="_Toc229437619" w:history="1">
        <w:r w:rsidRPr="00F3339D">
          <w:rPr>
            <w:rStyle w:val="aa"/>
            <w:rFonts w:ascii="Arial" w:hAnsi="Arial"/>
          </w:rPr>
          <w:t>5.3</w:t>
        </w:r>
        <w:r>
          <w:rPr>
            <w:rFonts w:asciiTheme="minorHAnsi" w:eastAsiaTheme="minorEastAsia" w:hAnsiTheme="minorHAnsi" w:cstheme="minorBidi"/>
            <w:kern w:val="2"/>
            <w:sz w:val="24"/>
            <w:szCs w:val="24"/>
            <w14:ligatures w14:val="standardContextual"/>
          </w:rPr>
          <w:tab/>
        </w:r>
        <w:r w:rsidRPr="00F3339D">
          <w:rPr>
            <w:rStyle w:val="aa"/>
          </w:rPr>
          <w:t>Aurisys Porting Guide</w:t>
        </w:r>
        <w:r>
          <w:rPr>
            <w:webHidden/>
          </w:rPr>
          <w:tab/>
        </w:r>
        <w:r>
          <w:rPr>
            <w:webHidden/>
          </w:rPr>
          <w:fldChar w:fldCharType="begin"/>
        </w:r>
        <w:r>
          <w:rPr>
            <w:webHidden/>
          </w:rPr>
          <w:instrText xml:space="preserve"> PAGEREF _Toc229437619 \h </w:instrText>
        </w:r>
        <w:r>
          <w:rPr>
            <w:webHidden/>
          </w:rPr>
        </w:r>
        <w:r>
          <w:rPr>
            <w:webHidden/>
          </w:rPr>
          <w:fldChar w:fldCharType="separate"/>
        </w:r>
        <w:r>
          <w:rPr>
            <w:webHidden/>
          </w:rPr>
          <w:t>49</w:t>
        </w:r>
        <w:r>
          <w:rPr>
            <w:webHidden/>
          </w:rPr>
          <w:fldChar w:fldCharType="end"/>
        </w:r>
      </w:hyperlink>
    </w:p>
    <w:p w14:paraId="2A148836" w14:textId="6F7B22E3" w:rsidR="00DD49C8" w:rsidRDefault="00DD49C8">
      <w:pPr>
        <w:pStyle w:val="30"/>
        <w:rPr>
          <w:rFonts w:asciiTheme="minorHAnsi" w:eastAsiaTheme="minorEastAsia" w:hAnsiTheme="minorHAnsi" w:cstheme="minorBidi"/>
          <w:kern w:val="2"/>
          <w:sz w:val="24"/>
          <w:szCs w:val="24"/>
          <w14:ligatures w14:val="standardContextual"/>
        </w:rPr>
      </w:pPr>
      <w:hyperlink w:anchor="_Toc229437620" w:history="1">
        <w:r w:rsidRPr="00F3339D">
          <w:rPr>
            <w:rStyle w:val="aa"/>
            <w:rFonts w:ascii="Arial" w:hAnsi="Arial"/>
          </w:rPr>
          <w:t>5.3.1</w:t>
        </w:r>
        <w:r>
          <w:rPr>
            <w:rFonts w:asciiTheme="minorHAnsi" w:eastAsiaTheme="minorEastAsia" w:hAnsiTheme="minorHAnsi" w:cstheme="minorBidi"/>
            <w:kern w:val="2"/>
            <w:sz w:val="24"/>
            <w:szCs w:val="24"/>
            <w14:ligatures w14:val="standardContextual"/>
          </w:rPr>
          <w:tab/>
        </w:r>
        <w:r w:rsidRPr="00F3339D">
          <w:rPr>
            <w:rStyle w:val="aa"/>
          </w:rPr>
          <w:t>AP Side Parsing Library</w:t>
        </w:r>
        <w:r>
          <w:rPr>
            <w:webHidden/>
          </w:rPr>
          <w:tab/>
        </w:r>
        <w:r>
          <w:rPr>
            <w:webHidden/>
          </w:rPr>
          <w:fldChar w:fldCharType="begin"/>
        </w:r>
        <w:r>
          <w:rPr>
            <w:webHidden/>
          </w:rPr>
          <w:instrText xml:space="preserve"> PAGEREF _Toc229437620 \h </w:instrText>
        </w:r>
        <w:r>
          <w:rPr>
            <w:webHidden/>
          </w:rPr>
        </w:r>
        <w:r>
          <w:rPr>
            <w:webHidden/>
          </w:rPr>
          <w:fldChar w:fldCharType="separate"/>
        </w:r>
        <w:r>
          <w:rPr>
            <w:webHidden/>
          </w:rPr>
          <w:t>49</w:t>
        </w:r>
        <w:r>
          <w:rPr>
            <w:webHidden/>
          </w:rPr>
          <w:fldChar w:fldCharType="end"/>
        </w:r>
      </w:hyperlink>
    </w:p>
    <w:p w14:paraId="70BA40CD" w14:textId="49F4DAC2" w:rsidR="00DD49C8" w:rsidRDefault="00DD49C8">
      <w:pPr>
        <w:pStyle w:val="30"/>
        <w:rPr>
          <w:rFonts w:asciiTheme="minorHAnsi" w:eastAsiaTheme="minorEastAsia" w:hAnsiTheme="minorHAnsi" w:cstheme="minorBidi"/>
          <w:kern w:val="2"/>
          <w:sz w:val="24"/>
          <w:szCs w:val="24"/>
          <w14:ligatures w14:val="standardContextual"/>
        </w:rPr>
      </w:pPr>
      <w:hyperlink w:anchor="_Toc229437621" w:history="1">
        <w:r w:rsidRPr="00F3339D">
          <w:rPr>
            <w:rStyle w:val="aa"/>
            <w:rFonts w:ascii="Arial" w:hAnsi="Arial"/>
          </w:rPr>
          <w:t>5.3.2</w:t>
        </w:r>
        <w:r>
          <w:rPr>
            <w:rFonts w:asciiTheme="minorHAnsi" w:eastAsiaTheme="minorEastAsia" w:hAnsiTheme="minorHAnsi" w:cstheme="minorBidi"/>
            <w:kern w:val="2"/>
            <w:sz w:val="24"/>
            <w:szCs w:val="24"/>
            <w14:ligatures w14:val="standardContextual"/>
          </w:rPr>
          <w:tab/>
        </w:r>
        <w:r w:rsidRPr="00F3339D">
          <w:rPr>
            <w:rStyle w:val="aa"/>
          </w:rPr>
          <w:t>DSP/SCP Side Process Library</w:t>
        </w:r>
        <w:r>
          <w:rPr>
            <w:webHidden/>
          </w:rPr>
          <w:tab/>
        </w:r>
        <w:r>
          <w:rPr>
            <w:webHidden/>
          </w:rPr>
          <w:fldChar w:fldCharType="begin"/>
        </w:r>
        <w:r>
          <w:rPr>
            <w:webHidden/>
          </w:rPr>
          <w:instrText xml:space="preserve"> PAGEREF _Toc229437621 \h </w:instrText>
        </w:r>
        <w:r>
          <w:rPr>
            <w:webHidden/>
          </w:rPr>
        </w:r>
        <w:r>
          <w:rPr>
            <w:webHidden/>
          </w:rPr>
          <w:fldChar w:fldCharType="separate"/>
        </w:r>
        <w:r>
          <w:rPr>
            <w:webHidden/>
          </w:rPr>
          <w:t>49</w:t>
        </w:r>
        <w:r>
          <w:rPr>
            <w:webHidden/>
          </w:rPr>
          <w:fldChar w:fldCharType="end"/>
        </w:r>
      </w:hyperlink>
    </w:p>
    <w:p w14:paraId="3454F9BA" w14:textId="58FE9031" w:rsidR="00DD49C8" w:rsidRDefault="00DD49C8">
      <w:pPr>
        <w:pStyle w:val="30"/>
        <w:rPr>
          <w:rFonts w:asciiTheme="minorHAnsi" w:eastAsiaTheme="minorEastAsia" w:hAnsiTheme="minorHAnsi" w:cstheme="minorBidi"/>
          <w:kern w:val="2"/>
          <w:sz w:val="24"/>
          <w:szCs w:val="24"/>
          <w14:ligatures w14:val="standardContextual"/>
        </w:rPr>
      </w:pPr>
      <w:hyperlink w:anchor="_Toc229437622" w:history="1">
        <w:r w:rsidRPr="00F3339D">
          <w:rPr>
            <w:rStyle w:val="aa"/>
            <w:rFonts w:ascii="Arial" w:hAnsi="Arial"/>
          </w:rPr>
          <w:t>5.3.3</w:t>
        </w:r>
        <w:r>
          <w:rPr>
            <w:rFonts w:asciiTheme="minorHAnsi" w:eastAsiaTheme="minorEastAsia" w:hAnsiTheme="minorHAnsi" w:cstheme="minorBidi"/>
            <w:kern w:val="2"/>
            <w:sz w:val="24"/>
            <w:szCs w:val="24"/>
            <w14:ligatures w14:val="standardContextual"/>
          </w:rPr>
          <w:tab/>
        </w:r>
        <w:r w:rsidRPr="00F3339D">
          <w:rPr>
            <w:rStyle w:val="aa"/>
          </w:rPr>
          <w:t>Aurisys Config</w:t>
        </w:r>
        <w:r>
          <w:rPr>
            <w:webHidden/>
          </w:rPr>
          <w:tab/>
        </w:r>
        <w:r>
          <w:rPr>
            <w:webHidden/>
          </w:rPr>
          <w:fldChar w:fldCharType="begin"/>
        </w:r>
        <w:r>
          <w:rPr>
            <w:webHidden/>
          </w:rPr>
          <w:instrText xml:space="preserve"> PAGEREF _Toc229437622 \h </w:instrText>
        </w:r>
        <w:r>
          <w:rPr>
            <w:webHidden/>
          </w:rPr>
        </w:r>
        <w:r>
          <w:rPr>
            <w:webHidden/>
          </w:rPr>
          <w:fldChar w:fldCharType="separate"/>
        </w:r>
        <w:r>
          <w:rPr>
            <w:webHidden/>
          </w:rPr>
          <w:t>51</w:t>
        </w:r>
        <w:r>
          <w:rPr>
            <w:webHidden/>
          </w:rPr>
          <w:fldChar w:fldCharType="end"/>
        </w:r>
      </w:hyperlink>
    </w:p>
    <w:p w14:paraId="3AFD14C9" w14:textId="64CA592F" w:rsidR="00DD49C8" w:rsidRDefault="00DD49C8">
      <w:pPr>
        <w:pStyle w:val="30"/>
        <w:rPr>
          <w:rFonts w:asciiTheme="minorHAnsi" w:eastAsiaTheme="minorEastAsia" w:hAnsiTheme="minorHAnsi" w:cstheme="minorBidi"/>
          <w:kern w:val="2"/>
          <w:sz w:val="24"/>
          <w:szCs w:val="24"/>
          <w14:ligatures w14:val="standardContextual"/>
        </w:rPr>
      </w:pPr>
      <w:hyperlink w:anchor="_Toc229437623" w:history="1">
        <w:r w:rsidRPr="00F3339D">
          <w:rPr>
            <w:rStyle w:val="aa"/>
            <w:rFonts w:ascii="Arial" w:hAnsi="Arial"/>
          </w:rPr>
          <w:t>5.3.4</w:t>
        </w:r>
        <w:r>
          <w:rPr>
            <w:rFonts w:asciiTheme="minorHAnsi" w:eastAsiaTheme="minorEastAsia" w:hAnsiTheme="minorHAnsi" w:cstheme="minorBidi"/>
            <w:kern w:val="2"/>
            <w:sz w:val="24"/>
            <w:szCs w:val="24"/>
            <w14:ligatures w14:val="standardContextual"/>
          </w:rPr>
          <w:tab/>
        </w:r>
        <w:r w:rsidRPr="00F3339D">
          <w:rPr>
            <w:rStyle w:val="aa"/>
          </w:rPr>
          <w:t>New Aurisys Scenario</w:t>
        </w:r>
        <w:r>
          <w:rPr>
            <w:webHidden/>
          </w:rPr>
          <w:tab/>
        </w:r>
        <w:r>
          <w:rPr>
            <w:webHidden/>
          </w:rPr>
          <w:fldChar w:fldCharType="begin"/>
        </w:r>
        <w:r>
          <w:rPr>
            <w:webHidden/>
          </w:rPr>
          <w:instrText xml:space="preserve"> PAGEREF _Toc229437623 \h </w:instrText>
        </w:r>
        <w:r>
          <w:rPr>
            <w:webHidden/>
          </w:rPr>
        </w:r>
        <w:r>
          <w:rPr>
            <w:webHidden/>
          </w:rPr>
          <w:fldChar w:fldCharType="separate"/>
        </w:r>
        <w:r>
          <w:rPr>
            <w:webHidden/>
          </w:rPr>
          <w:t>53</w:t>
        </w:r>
        <w:r>
          <w:rPr>
            <w:webHidden/>
          </w:rPr>
          <w:fldChar w:fldCharType="end"/>
        </w:r>
      </w:hyperlink>
    </w:p>
    <w:p w14:paraId="1A13300C" w14:textId="10D71B4E" w:rsidR="00DD49C8" w:rsidRDefault="00DD49C8">
      <w:pPr>
        <w:pStyle w:val="30"/>
        <w:rPr>
          <w:rFonts w:asciiTheme="minorHAnsi" w:eastAsiaTheme="minorEastAsia" w:hAnsiTheme="minorHAnsi" w:cstheme="minorBidi"/>
          <w:kern w:val="2"/>
          <w:sz w:val="24"/>
          <w:szCs w:val="24"/>
          <w14:ligatures w14:val="standardContextual"/>
        </w:rPr>
      </w:pPr>
      <w:hyperlink w:anchor="_Toc229437624" w:history="1">
        <w:r w:rsidRPr="00F3339D">
          <w:rPr>
            <w:rStyle w:val="aa"/>
            <w:rFonts w:ascii="Arial" w:hAnsi="Arial"/>
          </w:rPr>
          <w:t>5.3.5</w:t>
        </w:r>
        <w:r>
          <w:rPr>
            <w:rFonts w:asciiTheme="minorHAnsi" w:eastAsiaTheme="minorEastAsia" w:hAnsiTheme="minorHAnsi" w:cstheme="minorBidi"/>
            <w:kern w:val="2"/>
            <w:sz w:val="24"/>
            <w:szCs w:val="24"/>
            <w14:ligatures w14:val="standardContextual"/>
          </w:rPr>
          <w:tab/>
        </w:r>
        <w:r w:rsidRPr="00F3339D">
          <w:rPr>
            <w:rStyle w:val="aa"/>
          </w:rPr>
          <w:t>How to allocate working buffer for library? (aurisys interface before V1.8.0)</w:t>
        </w:r>
        <w:r>
          <w:rPr>
            <w:webHidden/>
          </w:rPr>
          <w:tab/>
        </w:r>
        <w:r>
          <w:rPr>
            <w:webHidden/>
          </w:rPr>
          <w:fldChar w:fldCharType="begin"/>
        </w:r>
        <w:r>
          <w:rPr>
            <w:webHidden/>
          </w:rPr>
          <w:instrText xml:space="preserve"> PAGEREF _Toc229437624 \h </w:instrText>
        </w:r>
        <w:r>
          <w:rPr>
            <w:webHidden/>
          </w:rPr>
        </w:r>
        <w:r>
          <w:rPr>
            <w:webHidden/>
          </w:rPr>
          <w:fldChar w:fldCharType="separate"/>
        </w:r>
        <w:r>
          <w:rPr>
            <w:webHidden/>
          </w:rPr>
          <w:t>56</w:t>
        </w:r>
        <w:r>
          <w:rPr>
            <w:webHidden/>
          </w:rPr>
          <w:fldChar w:fldCharType="end"/>
        </w:r>
      </w:hyperlink>
    </w:p>
    <w:p w14:paraId="6D270BB5" w14:textId="6DA02F93" w:rsidR="00DD49C8" w:rsidRDefault="00DD49C8">
      <w:pPr>
        <w:pStyle w:val="30"/>
        <w:rPr>
          <w:rFonts w:asciiTheme="minorHAnsi" w:eastAsiaTheme="minorEastAsia" w:hAnsiTheme="minorHAnsi" w:cstheme="minorBidi"/>
          <w:kern w:val="2"/>
          <w:sz w:val="24"/>
          <w:szCs w:val="24"/>
          <w14:ligatures w14:val="standardContextual"/>
        </w:rPr>
      </w:pPr>
      <w:hyperlink w:anchor="_Toc229437625" w:history="1">
        <w:r w:rsidRPr="00F3339D">
          <w:rPr>
            <w:rStyle w:val="aa"/>
            <w:rFonts w:ascii="Arial" w:hAnsi="Arial"/>
          </w:rPr>
          <w:t>5.3.6</w:t>
        </w:r>
        <w:r>
          <w:rPr>
            <w:rFonts w:asciiTheme="minorHAnsi" w:eastAsiaTheme="minorEastAsia" w:hAnsiTheme="minorHAnsi" w:cstheme="minorBidi"/>
            <w:kern w:val="2"/>
            <w:sz w:val="24"/>
            <w:szCs w:val="24"/>
            <w14:ligatures w14:val="standardContextual"/>
          </w:rPr>
          <w:tab/>
        </w:r>
        <w:r w:rsidRPr="00F3339D">
          <w:rPr>
            <w:rStyle w:val="aa"/>
          </w:rPr>
          <w:t>How to allocate working buffer for library? (aurisys interface after V1.8.0)</w:t>
        </w:r>
        <w:r>
          <w:rPr>
            <w:webHidden/>
          </w:rPr>
          <w:tab/>
        </w:r>
        <w:r>
          <w:rPr>
            <w:webHidden/>
          </w:rPr>
          <w:fldChar w:fldCharType="begin"/>
        </w:r>
        <w:r>
          <w:rPr>
            <w:webHidden/>
          </w:rPr>
          <w:instrText xml:space="preserve"> PAGEREF _Toc229437625 \h </w:instrText>
        </w:r>
        <w:r>
          <w:rPr>
            <w:webHidden/>
          </w:rPr>
        </w:r>
        <w:r>
          <w:rPr>
            <w:webHidden/>
          </w:rPr>
          <w:fldChar w:fldCharType="separate"/>
        </w:r>
        <w:r>
          <w:rPr>
            <w:webHidden/>
          </w:rPr>
          <w:t>60</w:t>
        </w:r>
        <w:r>
          <w:rPr>
            <w:webHidden/>
          </w:rPr>
          <w:fldChar w:fldCharType="end"/>
        </w:r>
      </w:hyperlink>
    </w:p>
    <w:p w14:paraId="0DF9064F" w14:textId="312F8557" w:rsidR="00DD49C8" w:rsidRDefault="00DD49C8">
      <w:pPr>
        <w:pStyle w:val="30"/>
        <w:rPr>
          <w:rFonts w:asciiTheme="minorHAnsi" w:eastAsiaTheme="minorEastAsia" w:hAnsiTheme="minorHAnsi" w:cstheme="minorBidi"/>
          <w:kern w:val="2"/>
          <w:sz w:val="24"/>
          <w:szCs w:val="24"/>
          <w14:ligatures w14:val="standardContextual"/>
        </w:rPr>
      </w:pPr>
      <w:hyperlink w:anchor="_Toc229437626" w:history="1">
        <w:r w:rsidRPr="00F3339D">
          <w:rPr>
            <w:rStyle w:val="aa"/>
            <w:rFonts w:ascii="Arial" w:eastAsia="新細明體" w:hAnsi="Arial"/>
          </w:rPr>
          <w:t>5.3.7</w:t>
        </w:r>
        <w:r>
          <w:rPr>
            <w:rFonts w:asciiTheme="minorHAnsi" w:eastAsiaTheme="minorEastAsia" w:hAnsiTheme="minorHAnsi" w:cstheme="minorBidi"/>
            <w:kern w:val="2"/>
            <w:sz w:val="24"/>
            <w:szCs w:val="24"/>
            <w14:ligatures w14:val="standardContextual"/>
          </w:rPr>
          <w:tab/>
        </w:r>
        <w:r w:rsidRPr="00F3339D">
          <w:rPr>
            <w:rStyle w:val="aa"/>
          </w:rPr>
          <w:t>Bypass the Aurisys process by configuring the xml</w:t>
        </w:r>
        <w:r>
          <w:rPr>
            <w:webHidden/>
          </w:rPr>
          <w:tab/>
        </w:r>
        <w:r>
          <w:rPr>
            <w:webHidden/>
          </w:rPr>
          <w:fldChar w:fldCharType="begin"/>
        </w:r>
        <w:r>
          <w:rPr>
            <w:webHidden/>
          </w:rPr>
          <w:instrText xml:space="preserve"> PAGEREF _Toc229437626 \h </w:instrText>
        </w:r>
        <w:r>
          <w:rPr>
            <w:webHidden/>
          </w:rPr>
        </w:r>
        <w:r>
          <w:rPr>
            <w:webHidden/>
          </w:rPr>
          <w:fldChar w:fldCharType="separate"/>
        </w:r>
        <w:r>
          <w:rPr>
            <w:webHidden/>
          </w:rPr>
          <w:t>63</w:t>
        </w:r>
        <w:r>
          <w:rPr>
            <w:webHidden/>
          </w:rPr>
          <w:fldChar w:fldCharType="end"/>
        </w:r>
      </w:hyperlink>
    </w:p>
    <w:p w14:paraId="2573B960" w14:textId="5D5A3CDF" w:rsidR="00DD49C8" w:rsidRDefault="00DD49C8">
      <w:pPr>
        <w:pStyle w:val="30"/>
        <w:rPr>
          <w:rFonts w:asciiTheme="minorHAnsi" w:eastAsiaTheme="minorEastAsia" w:hAnsiTheme="minorHAnsi" w:cstheme="minorBidi"/>
          <w:kern w:val="2"/>
          <w:sz w:val="24"/>
          <w:szCs w:val="24"/>
          <w14:ligatures w14:val="standardContextual"/>
        </w:rPr>
      </w:pPr>
      <w:hyperlink w:anchor="_Toc229437627" w:history="1">
        <w:r w:rsidRPr="00F3339D">
          <w:rPr>
            <w:rStyle w:val="aa"/>
            <w:rFonts w:ascii="Arial" w:hAnsi="Arial"/>
          </w:rPr>
          <w:t>5.3.8</w:t>
        </w:r>
        <w:r>
          <w:rPr>
            <w:rFonts w:asciiTheme="minorHAnsi" w:eastAsiaTheme="minorEastAsia" w:hAnsiTheme="minorHAnsi" w:cstheme="minorBidi"/>
            <w:kern w:val="2"/>
            <w:sz w:val="24"/>
            <w:szCs w:val="24"/>
            <w14:ligatures w14:val="standardContextual"/>
          </w:rPr>
          <w:tab/>
        </w:r>
        <w:r w:rsidRPr="00F3339D">
          <w:rPr>
            <w:rStyle w:val="aa"/>
          </w:rPr>
          <w:t>Aurisys Q&amp;A</w:t>
        </w:r>
        <w:r>
          <w:rPr>
            <w:webHidden/>
          </w:rPr>
          <w:tab/>
        </w:r>
        <w:r>
          <w:rPr>
            <w:webHidden/>
          </w:rPr>
          <w:fldChar w:fldCharType="begin"/>
        </w:r>
        <w:r>
          <w:rPr>
            <w:webHidden/>
          </w:rPr>
          <w:instrText xml:space="preserve"> PAGEREF _Toc229437627 \h </w:instrText>
        </w:r>
        <w:r>
          <w:rPr>
            <w:webHidden/>
          </w:rPr>
        </w:r>
        <w:r>
          <w:rPr>
            <w:webHidden/>
          </w:rPr>
          <w:fldChar w:fldCharType="separate"/>
        </w:r>
        <w:r>
          <w:rPr>
            <w:webHidden/>
          </w:rPr>
          <w:t>65</w:t>
        </w:r>
        <w:r>
          <w:rPr>
            <w:webHidden/>
          </w:rPr>
          <w:fldChar w:fldCharType="end"/>
        </w:r>
      </w:hyperlink>
    </w:p>
    <w:p w14:paraId="639B65F3" w14:textId="2A10AF81" w:rsidR="00DD49C8" w:rsidRDefault="00DD49C8">
      <w:pPr>
        <w:pStyle w:val="20"/>
        <w:rPr>
          <w:rFonts w:asciiTheme="minorHAnsi" w:eastAsiaTheme="minorEastAsia" w:hAnsiTheme="minorHAnsi" w:cstheme="minorBidi"/>
          <w:kern w:val="2"/>
          <w:sz w:val="24"/>
          <w:szCs w:val="24"/>
          <w14:ligatures w14:val="standardContextual"/>
        </w:rPr>
      </w:pPr>
      <w:hyperlink w:anchor="_Toc229437628" w:history="1">
        <w:r w:rsidRPr="00F3339D">
          <w:rPr>
            <w:rStyle w:val="aa"/>
            <w:rFonts w:ascii="Arial" w:hAnsi="Arial"/>
          </w:rPr>
          <w:t>5.4</w:t>
        </w:r>
        <w:r>
          <w:rPr>
            <w:rFonts w:asciiTheme="minorHAnsi" w:eastAsiaTheme="minorEastAsia" w:hAnsiTheme="minorHAnsi" w:cstheme="minorBidi"/>
            <w:kern w:val="2"/>
            <w:sz w:val="24"/>
            <w:szCs w:val="24"/>
            <w14:ligatures w14:val="standardContextual"/>
          </w:rPr>
          <w:tab/>
        </w:r>
        <w:r w:rsidRPr="00F3339D">
          <w:rPr>
            <w:rStyle w:val="aa"/>
          </w:rPr>
          <w:t>Memory Configurations</w:t>
        </w:r>
        <w:r>
          <w:rPr>
            <w:webHidden/>
          </w:rPr>
          <w:tab/>
        </w:r>
        <w:r>
          <w:rPr>
            <w:webHidden/>
          </w:rPr>
          <w:fldChar w:fldCharType="begin"/>
        </w:r>
        <w:r>
          <w:rPr>
            <w:webHidden/>
          </w:rPr>
          <w:instrText xml:space="preserve"> PAGEREF _Toc229437628 \h </w:instrText>
        </w:r>
        <w:r>
          <w:rPr>
            <w:webHidden/>
          </w:rPr>
        </w:r>
        <w:r>
          <w:rPr>
            <w:webHidden/>
          </w:rPr>
          <w:fldChar w:fldCharType="separate"/>
        </w:r>
        <w:r>
          <w:rPr>
            <w:webHidden/>
          </w:rPr>
          <w:t>66</w:t>
        </w:r>
        <w:r>
          <w:rPr>
            <w:webHidden/>
          </w:rPr>
          <w:fldChar w:fldCharType="end"/>
        </w:r>
      </w:hyperlink>
    </w:p>
    <w:p w14:paraId="5BA2FF75" w14:textId="12BFDD69" w:rsidR="00DD49C8" w:rsidRDefault="00DD49C8">
      <w:pPr>
        <w:pStyle w:val="30"/>
        <w:rPr>
          <w:rFonts w:asciiTheme="minorHAnsi" w:eastAsiaTheme="minorEastAsia" w:hAnsiTheme="minorHAnsi" w:cstheme="minorBidi"/>
          <w:kern w:val="2"/>
          <w:sz w:val="24"/>
          <w:szCs w:val="24"/>
          <w14:ligatures w14:val="standardContextual"/>
        </w:rPr>
      </w:pPr>
      <w:hyperlink w:anchor="_Toc229437629" w:history="1">
        <w:r w:rsidRPr="00F3339D">
          <w:rPr>
            <w:rStyle w:val="aa"/>
            <w:rFonts w:ascii="Arial" w:hAnsi="Arial"/>
          </w:rPr>
          <w:t>5.4.1</w:t>
        </w:r>
        <w:r>
          <w:rPr>
            <w:rFonts w:asciiTheme="minorHAnsi" w:eastAsiaTheme="minorEastAsia" w:hAnsiTheme="minorHAnsi" w:cstheme="minorBidi"/>
            <w:kern w:val="2"/>
            <w:sz w:val="24"/>
            <w:szCs w:val="24"/>
            <w14:ligatures w14:val="standardContextual"/>
          </w:rPr>
          <w:tab/>
        </w:r>
        <w:r w:rsidRPr="00F3339D">
          <w:rPr>
            <w:rStyle w:val="aa"/>
          </w:rPr>
          <w:t>Memory Profile</w:t>
        </w:r>
        <w:r>
          <w:rPr>
            <w:webHidden/>
          </w:rPr>
          <w:tab/>
        </w:r>
        <w:r>
          <w:rPr>
            <w:webHidden/>
          </w:rPr>
          <w:fldChar w:fldCharType="begin"/>
        </w:r>
        <w:r>
          <w:rPr>
            <w:webHidden/>
          </w:rPr>
          <w:instrText xml:space="preserve"> PAGEREF _Toc229437629 \h </w:instrText>
        </w:r>
        <w:r>
          <w:rPr>
            <w:webHidden/>
          </w:rPr>
        </w:r>
        <w:r>
          <w:rPr>
            <w:webHidden/>
          </w:rPr>
          <w:fldChar w:fldCharType="separate"/>
        </w:r>
        <w:r>
          <w:rPr>
            <w:webHidden/>
          </w:rPr>
          <w:t>66</w:t>
        </w:r>
        <w:r>
          <w:rPr>
            <w:webHidden/>
          </w:rPr>
          <w:fldChar w:fldCharType="end"/>
        </w:r>
      </w:hyperlink>
    </w:p>
    <w:p w14:paraId="172EFFBA" w14:textId="796B96C2" w:rsidR="00DD49C8" w:rsidRDefault="00DD49C8">
      <w:pPr>
        <w:pStyle w:val="30"/>
        <w:rPr>
          <w:rFonts w:asciiTheme="minorHAnsi" w:eastAsiaTheme="minorEastAsia" w:hAnsiTheme="minorHAnsi" w:cstheme="minorBidi"/>
          <w:kern w:val="2"/>
          <w:sz w:val="24"/>
          <w:szCs w:val="24"/>
          <w14:ligatures w14:val="standardContextual"/>
        </w:rPr>
      </w:pPr>
      <w:hyperlink w:anchor="_Toc229437630" w:history="1">
        <w:r w:rsidRPr="00F3339D">
          <w:rPr>
            <w:rStyle w:val="aa"/>
            <w:rFonts w:ascii="Arial" w:hAnsi="Arial"/>
          </w:rPr>
          <w:t>5.4.2</w:t>
        </w:r>
        <w:r>
          <w:rPr>
            <w:rFonts w:asciiTheme="minorHAnsi" w:eastAsiaTheme="minorEastAsia" w:hAnsiTheme="minorHAnsi" w:cstheme="minorBidi"/>
            <w:kern w:val="2"/>
            <w:sz w:val="24"/>
            <w:szCs w:val="24"/>
            <w14:ligatures w14:val="standardContextual"/>
          </w:rPr>
          <w:tab/>
        </w:r>
        <w:r w:rsidRPr="00F3339D">
          <w:rPr>
            <w:rStyle w:val="aa"/>
          </w:rPr>
          <w:t>Approach</w:t>
        </w:r>
        <w:r>
          <w:rPr>
            <w:webHidden/>
          </w:rPr>
          <w:tab/>
        </w:r>
        <w:r>
          <w:rPr>
            <w:webHidden/>
          </w:rPr>
          <w:fldChar w:fldCharType="begin"/>
        </w:r>
        <w:r>
          <w:rPr>
            <w:webHidden/>
          </w:rPr>
          <w:instrText xml:space="preserve"> PAGEREF _Toc229437630 \h </w:instrText>
        </w:r>
        <w:r>
          <w:rPr>
            <w:webHidden/>
          </w:rPr>
        </w:r>
        <w:r>
          <w:rPr>
            <w:webHidden/>
          </w:rPr>
          <w:fldChar w:fldCharType="separate"/>
        </w:r>
        <w:r>
          <w:rPr>
            <w:webHidden/>
          </w:rPr>
          <w:t>66</w:t>
        </w:r>
        <w:r>
          <w:rPr>
            <w:webHidden/>
          </w:rPr>
          <w:fldChar w:fldCharType="end"/>
        </w:r>
      </w:hyperlink>
    </w:p>
    <w:p w14:paraId="01153C58" w14:textId="2841D88A" w:rsidR="00DD49C8" w:rsidRDefault="00DD49C8">
      <w:pPr>
        <w:pStyle w:val="20"/>
        <w:rPr>
          <w:rFonts w:asciiTheme="minorHAnsi" w:eastAsiaTheme="minorEastAsia" w:hAnsiTheme="minorHAnsi" w:cstheme="minorBidi"/>
          <w:kern w:val="2"/>
          <w:sz w:val="24"/>
          <w:szCs w:val="24"/>
          <w14:ligatures w14:val="standardContextual"/>
        </w:rPr>
      </w:pPr>
      <w:hyperlink w:anchor="_Toc229437631" w:history="1">
        <w:r w:rsidRPr="00F3339D">
          <w:rPr>
            <w:rStyle w:val="aa"/>
            <w:rFonts w:ascii="Arial" w:hAnsi="Arial"/>
          </w:rPr>
          <w:t>5.5</w:t>
        </w:r>
        <w:r>
          <w:rPr>
            <w:rFonts w:asciiTheme="minorHAnsi" w:eastAsiaTheme="minorEastAsia" w:hAnsiTheme="minorHAnsi" w:cstheme="minorBidi"/>
            <w:kern w:val="2"/>
            <w:sz w:val="24"/>
            <w:szCs w:val="24"/>
            <w14:ligatures w14:val="standardContextual"/>
          </w:rPr>
          <w:tab/>
        </w:r>
        <w:r w:rsidRPr="00F3339D">
          <w:rPr>
            <w:rStyle w:val="aa"/>
          </w:rPr>
          <w:t>ADSP system DTS Properties</w:t>
        </w:r>
        <w:r>
          <w:rPr>
            <w:webHidden/>
          </w:rPr>
          <w:tab/>
        </w:r>
        <w:r>
          <w:rPr>
            <w:webHidden/>
          </w:rPr>
          <w:fldChar w:fldCharType="begin"/>
        </w:r>
        <w:r>
          <w:rPr>
            <w:webHidden/>
          </w:rPr>
          <w:instrText xml:space="preserve"> PAGEREF _Toc229437631 \h </w:instrText>
        </w:r>
        <w:r>
          <w:rPr>
            <w:webHidden/>
          </w:rPr>
        </w:r>
        <w:r>
          <w:rPr>
            <w:webHidden/>
          </w:rPr>
          <w:fldChar w:fldCharType="separate"/>
        </w:r>
        <w:r>
          <w:rPr>
            <w:webHidden/>
          </w:rPr>
          <w:t>72</w:t>
        </w:r>
        <w:r>
          <w:rPr>
            <w:webHidden/>
          </w:rPr>
          <w:fldChar w:fldCharType="end"/>
        </w:r>
      </w:hyperlink>
    </w:p>
    <w:p w14:paraId="26B8B12B" w14:textId="5B7CA945" w:rsidR="00DD49C8" w:rsidRDefault="00DD49C8">
      <w:pPr>
        <w:pStyle w:val="30"/>
        <w:rPr>
          <w:rFonts w:asciiTheme="minorHAnsi" w:eastAsiaTheme="minorEastAsia" w:hAnsiTheme="minorHAnsi" w:cstheme="minorBidi"/>
          <w:kern w:val="2"/>
          <w:sz w:val="24"/>
          <w:szCs w:val="24"/>
          <w14:ligatures w14:val="standardContextual"/>
        </w:rPr>
      </w:pPr>
      <w:hyperlink w:anchor="_Toc229437632" w:history="1">
        <w:r w:rsidRPr="00F3339D">
          <w:rPr>
            <w:rStyle w:val="aa"/>
            <w:rFonts w:ascii="Arial" w:hAnsi="Arial"/>
          </w:rPr>
          <w:t>5.5.1</w:t>
        </w:r>
        <w:r>
          <w:rPr>
            <w:rFonts w:asciiTheme="minorHAnsi" w:eastAsiaTheme="minorEastAsia" w:hAnsiTheme="minorHAnsi" w:cstheme="minorBidi"/>
            <w:kern w:val="2"/>
            <w:sz w:val="24"/>
            <w:szCs w:val="24"/>
            <w14:ligatures w14:val="standardContextual"/>
          </w:rPr>
          <w:tab/>
        </w:r>
        <w:r w:rsidRPr="00F3339D">
          <w:rPr>
            <w:rStyle w:val="aa"/>
          </w:rPr>
          <w:t>ADSP system DTS property description</w:t>
        </w:r>
        <w:r>
          <w:rPr>
            <w:webHidden/>
          </w:rPr>
          <w:tab/>
        </w:r>
        <w:r>
          <w:rPr>
            <w:webHidden/>
          </w:rPr>
          <w:fldChar w:fldCharType="begin"/>
        </w:r>
        <w:r>
          <w:rPr>
            <w:webHidden/>
          </w:rPr>
          <w:instrText xml:space="preserve"> PAGEREF _Toc229437632 \h </w:instrText>
        </w:r>
        <w:r>
          <w:rPr>
            <w:webHidden/>
          </w:rPr>
        </w:r>
        <w:r>
          <w:rPr>
            <w:webHidden/>
          </w:rPr>
          <w:fldChar w:fldCharType="separate"/>
        </w:r>
        <w:r>
          <w:rPr>
            <w:webHidden/>
          </w:rPr>
          <w:t>72</w:t>
        </w:r>
        <w:r>
          <w:rPr>
            <w:webHidden/>
          </w:rPr>
          <w:fldChar w:fldCharType="end"/>
        </w:r>
      </w:hyperlink>
    </w:p>
    <w:p w14:paraId="24D02F14" w14:textId="22DE1EC4" w:rsidR="001F23F9" w:rsidRDefault="00897274" w:rsidP="00B52B72">
      <w:pPr>
        <w:rPr>
          <w:rFonts w:eastAsiaTheme="minorEastAsia"/>
          <w:szCs w:val="20"/>
        </w:rPr>
      </w:pPr>
      <w:r w:rsidRPr="00D651FA">
        <w:rPr>
          <w:szCs w:val="20"/>
        </w:rPr>
        <w:fldChar w:fldCharType="end"/>
      </w:r>
    </w:p>
    <w:p w14:paraId="61AAD52D" w14:textId="77777777" w:rsidR="00B52B72" w:rsidRPr="00B52B72" w:rsidRDefault="00B52B72" w:rsidP="00B52B72">
      <w:pPr>
        <w:rPr>
          <w:rFonts w:eastAsiaTheme="minorEastAsia"/>
        </w:rPr>
      </w:pPr>
    </w:p>
    <w:p w14:paraId="71C1010D" w14:textId="77777777" w:rsidR="001F23F9" w:rsidRPr="00CD7AA3" w:rsidRDefault="10853FB9" w:rsidP="00C81149">
      <w:pPr>
        <w:pStyle w:val="TitreSansNumero"/>
      </w:pPr>
      <w:bookmarkStart w:id="7" w:name="_Toc229437564"/>
      <w:r>
        <w:lastRenderedPageBreak/>
        <w:t>Lists of Tables</w:t>
      </w:r>
      <w:bookmarkEnd w:id="7"/>
    </w:p>
    <w:p w14:paraId="14524A88" w14:textId="29685794" w:rsidR="00FE3F66" w:rsidRPr="00D651FA" w:rsidRDefault="00897274" w:rsidP="00B52B72">
      <w:r w:rsidRPr="00D651FA">
        <w:rPr>
          <w:rFonts w:asciiTheme="minorHAnsi" w:hAnsiTheme="minorHAnsi"/>
          <w:noProof/>
        </w:rPr>
        <w:fldChar w:fldCharType="begin"/>
      </w:r>
      <w:r w:rsidR="00FE3F66" w:rsidRPr="00D651FA">
        <w:rPr>
          <w:rFonts w:asciiTheme="minorHAnsi" w:hAnsiTheme="minorHAnsi"/>
        </w:rPr>
        <w:instrText xml:space="preserve"> TOC \h \z \c "Table" </w:instrText>
      </w:r>
      <w:r w:rsidRPr="00D651FA">
        <w:rPr>
          <w:rFonts w:asciiTheme="minorHAnsi" w:hAnsiTheme="minorHAnsi"/>
          <w:noProof/>
        </w:rPr>
        <w:fldChar w:fldCharType="separate"/>
      </w:r>
      <w:r w:rsidR="0050781B">
        <w:rPr>
          <w:rFonts w:asciiTheme="minorHAnsi" w:eastAsia="新細明體" w:hAnsiTheme="minorHAnsi" w:hint="eastAsia"/>
          <w:b/>
          <w:bCs/>
          <w:noProof/>
        </w:rPr>
        <w:t>找不到圖表目錄。</w:t>
      </w:r>
      <w:r w:rsidRPr="00D651FA">
        <w:fldChar w:fldCharType="end"/>
      </w:r>
    </w:p>
    <w:p w14:paraId="34021228" w14:textId="77777777" w:rsidR="001F23F9" w:rsidRDefault="001F23F9" w:rsidP="00B52B72">
      <w:pPr>
        <w:rPr>
          <w:rFonts w:eastAsiaTheme="minorEastAsia" w:cs="Arial"/>
        </w:rPr>
      </w:pPr>
    </w:p>
    <w:p w14:paraId="4E7F5EB3" w14:textId="77777777" w:rsidR="0065267E" w:rsidRPr="00CD7AA3" w:rsidRDefault="10853FB9" w:rsidP="00C81149">
      <w:pPr>
        <w:pStyle w:val="TitreSansNumero"/>
      </w:pPr>
      <w:bookmarkStart w:id="8" w:name="_Toc229437565"/>
      <w:r>
        <w:lastRenderedPageBreak/>
        <w:t>Lists of Figures</w:t>
      </w:r>
      <w:bookmarkEnd w:id="8"/>
    </w:p>
    <w:p w14:paraId="40FB49C2" w14:textId="24A3ADC0" w:rsidR="00FA6F2D" w:rsidRDefault="00897274">
      <w:pPr>
        <w:pStyle w:val="ab"/>
        <w:rPr>
          <w:rFonts w:asciiTheme="minorHAnsi" w:eastAsiaTheme="minorEastAsia" w:hAnsiTheme="minorHAnsi" w:cstheme="minorBidi"/>
          <w:sz w:val="24"/>
          <w:szCs w:val="22"/>
        </w:rPr>
      </w:pPr>
      <w:r w:rsidRPr="00D651FA">
        <w:rPr>
          <w:rFonts w:asciiTheme="minorHAnsi" w:eastAsia="新細明體" w:hAnsiTheme="minorHAnsi" w:cs="Arial"/>
        </w:rPr>
        <w:fldChar w:fldCharType="begin"/>
      </w:r>
      <w:r w:rsidR="0065267E" w:rsidRPr="00D651FA">
        <w:rPr>
          <w:rFonts w:asciiTheme="minorHAnsi" w:eastAsia="新細明體" w:hAnsiTheme="minorHAnsi" w:cs="Arial"/>
        </w:rPr>
        <w:instrText xml:space="preserve"> TOC \h \z \c "Figure" </w:instrText>
      </w:r>
      <w:r w:rsidRPr="00D651FA">
        <w:rPr>
          <w:rFonts w:asciiTheme="minorHAnsi" w:eastAsia="新細明體" w:hAnsiTheme="minorHAnsi" w:cs="Arial"/>
        </w:rPr>
        <w:fldChar w:fldCharType="separate"/>
      </w:r>
      <w:hyperlink w:anchor="_Toc136611229" w:history="1">
        <w:r w:rsidR="00FA6F2D" w:rsidRPr="00D84175">
          <w:rPr>
            <w:rStyle w:val="aa"/>
            <w:rFonts w:cstheme="minorHAnsi"/>
          </w:rPr>
          <w:t>Figure 1</w:t>
        </w:r>
        <w:r w:rsidR="00FA6F2D" w:rsidRPr="00D84175">
          <w:rPr>
            <w:rStyle w:val="aa"/>
            <w:rFonts w:cstheme="minorHAnsi"/>
          </w:rPr>
          <w:noBreakHyphen/>
          <w:t>1. HiFiX Tool Chain Path</w:t>
        </w:r>
        <w:r w:rsidR="00FA6F2D">
          <w:rPr>
            <w:webHidden/>
          </w:rPr>
          <w:tab/>
        </w:r>
        <w:r w:rsidR="00FA6F2D">
          <w:rPr>
            <w:webHidden/>
          </w:rPr>
          <w:fldChar w:fldCharType="begin"/>
        </w:r>
        <w:r w:rsidR="00FA6F2D">
          <w:rPr>
            <w:webHidden/>
          </w:rPr>
          <w:instrText xml:space="preserve"> PAGEREF _Toc136611229 \h </w:instrText>
        </w:r>
        <w:r w:rsidR="00FA6F2D">
          <w:rPr>
            <w:webHidden/>
          </w:rPr>
        </w:r>
        <w:r w:rsidR="00FA6F2D">
          <w:rPr>
            <w:webHidden/>
          </w:rPr>
          <w:fldChar w:fldCharType="separate"/>
        </w:r>
        <w:r w:rsidR="00FA6F2D">
          <w:rPr>
            <w:webHidden/>
          </w:rPr>
          <w:t>12</w:t>
        </w:r>
        <w:r w:rsidR="00FA6F2D">
          <w:rPr>
            <w:webHidden/>
          </w:rPr>
          <w:fldChar w:fldCharType="end"/>
        </w:r>
      </w:hyperlink>
    </w:p>
    <w:p w14:paraId="03498001" w14:textId="5BEA7D94" w:rsidR="00FA6F2D" w:rsidRDefault="00000000">
      <w:pPr>
        <w:pStyle w:val="ab"/>
        <w:rPr>
          <w:rFonts w:asciiTheme="minorHAnsi" w:eastAsiaTheme="minorEastAsia" w:hAnsiTheme="minorHAnsi" w:cstheme="minorBidi"/>
          <w:sz w:val="24"/>
          <w:szCs w:val="22"/>
        </w:rPr>
      </w:pPr>
      <w:hyperlink w:anchor="_Toc136611230" w:history="1">
        <w:r w:rsidR="00FA6F2D" w:rsidRPr="00D84175">
          <w:rPr>
            <w:rStyle w:val="aa"/>
          </w:rPr>
          <w:t>Figure 1</w:t>
        </w:r>
        <w:r w:rsidR="00FA6F2D" w:rsidRPr="00D84175">
          <w:rPr>
            <w:rStyle w:val="aa"/>
          </w:rPr>
          <w:noBreakHyphen/>
          <w:t xml:space="preserve">2. Example of </w:t>
        </w:r>
        <w:r w:rsidR="00FA6F2D" w:rsidRPr="00D84175">
          <w:rPr>
            <w:rStyle w:val="aa"/>
            <w:rFonts w:cstheme="minorHAnsi"/>
          </w:rPr>
          <w:t>Makefile Non-support</w:t>
        </w:r>
        <w:r w:rsidR="00FA6F2D">
          <w:rPr>
            <w:webHidden/>
          </w:rPr>
          <w:tab/>
        </w:r>
        <w:r w:rsidR="00FA6F2D">
          <w:rPr>
            <w:webHidden/>
          </w:rPr>
          <w:fldChar w:fldCharType="begin"/>
        </w:r>
        <w:r w:rsidR="00FA6F2D">
          <w:rPr>
            <w:webHidden/>
          </w:rPr>
          <w:instrText xml:space="preserve"> PAGEREF _Toc136611230 \h </w:instrText>
        </w:r>
        <w:r w:rsidR="00FA6F2D">
          <w:rPr>
            <w:webHidden/>
          </w:rPr>
        </w:r>
        <w:r w:rsidR="00FA6F2D">
          <w:rPr>
            <w:webHidden/>
          </w:rPr>
          <w:fldChar w:fldCharType="separate"/>
        </w:r>
        <w:r w:rsidR="00FA6F2D">
          <w:rPr>
            <w:webHidden/>
          </w:rPr>
          <w:t>17</w:t>
        </w:r>
        <w:r w:rsidR="00FA6F2D">
          <w:rPr>
            <w:webHidden/>
          </w:rPr>
          <w:fldChar w:fldCharType="end"/>
        </w:r>
      </w:hyperlink>
    </w:p>
    <w:p w14:paraId="35C068C0" w14:textId="6F7362B6" w:rsidR="00FA6F2D" w:rsidRDefault="00000000">
      <w:pPr>
        <w:pStyle w:val="ab"/>
        <w:rPr>
          <w:rFonts w:asciiTheme="minorHAnsi" w:eastAsiaTheme="minorEastAsia" w:hAnsiTheme="minorHAnsi" w:cstheme="minorBidi"/>
          <w:sz w:val="24"/>
          <w:szCs w:val="22"/>
        </w:rPr>
      </w:pPr>
      <w:hyperlink w:anchor="_Toc136611231" w:history="1">
        <w:r w:rsidR="00FA6F2D" w:rsidRPr="00D84175">
          <w:rPr>
            <w:rStyle w:val="aa"/>
          </w:rPr>
          <w:t>Figure 1</w:t>
        </w:r>
        <w:r w:rsidR="00FA6F2D" w:rsidRPr="00D84175">
          <w:rPr>
            <w:rStyle w:val="aa"/>
          </w:rPr>
          <w:noBreakHyphen/>
          <w:t xml:space="preserve">3. Example of </w:t>
        </w:r>
        <w:r w:rsidR="00FA6F2D" w:rsidRPr="00D84175">
          <w:rPr>
            <w:rStyle w:val="aa"/>
            <w:rFonts w:cstheme="minorHAnsi"/>
          </w:rPr>
          <w:t>Makefile Non-support – Replace by User</w:t>
        </w:r>
        <w:r w:rsidR="00FA6F2D">
          <w:rPr>
            <w:webHidden/>
          </w:rPr>
          <w:tab/>
        </w:r>
        <w:r w:rsidR="00FA6F2D">
          <w:rPr>
            <w:webHidden/>
          </w:rPr>
          <w:fldChar w:fldCharType="begin"/>
        </w:r>
        <w:r w:rsidR="00FA6F2D">
          <w:rPr>
            <w:webHidden/>
          </w:rPr>
          <w:instrText xml:space="preserve"> PAGEREF _Toc136611231 \h </w:instrText>
        </w:r>
        <w:r w:rsidR="00FA6F2D">
          <w:rPr>
            <w:webHidden/>
          </w:rPr>
        </w:r>
        <w:r w:rsidR="00FA6F2D">
          <w:rPr>
            <w:webHidden/>
          </w:rPr>
          <w:fldChar w:fldCharType="separate"/>
        </w:r>
        <w:r w:rsidR="00FA6F2D">
          <w:rPr>
            <w:webHidden/>
          </w:rPr>
          <w:t>17</w:t>
        </w:r>
        <w:r w:rsidR="00FA6F2D">
          <w:rPr>
            <w:webHidden/>
          </w:rPr>
          <w:fldChar w:fldCharType="end"/>
        </w:r>
      </w:hyperlink>
    </w:p>
    <w:p w14:paraId="317F650C" w14:textId="235A63AE" w:rsidR="00FA6F2D" w:rsidRDefault="00000000">
      <w:pPr>
        <w:pStyle w:val="ab"/>
        <w:rPr>
          <w:rFonts w:asciiTheme="minorHAnsi" w:eastAsiaTheme="minorEastAsia" w:hAnsiTheme="minorHAnsi" w:cstheme="minorBidi"/>
          <w:sz w:val="24"/>
          <w:szCs w:val="22"/>
        </w:rPr>
      </w:pPr>
      <w:hyperlink w:anchor="_Toc136611232" w:history="1">
        <w:r w:rsidR="00FA6F2D" w:rsidRPr="00D84175">
          <w:rPr>
            <w:rStyle w:val="aa"/>
          </w:rPr>
          <w:t>Figure 1</w:t>
        </w:r>
        <w:r w:rsidR="00FA6F2D" w:rsidRPr="00D84175">
          <w:rPr>
            <w:rStyle w:val="aa"/>
          </w:rPr>
          <w:noBreakHyphen/>
          <w:t xml:space="preserve">4. Example of </w:t>
        </w:r>
        <w:r w:rsidR="00FA6F2D" w:rsidRPr="00D84175">
          <w:rPr>
            <w:rStyle w:val="aa"/>
            <w:rFonts w:cstheme="minorHAnsi"/>
          </w:rPr>
          <w:t>Makefile Support – Replace by Makefile</w:t>
        </w:r>
        <w:r w:rsidR="00FA6F2D">
          <w:rPr>
            <w:webHidden/>
          </w:rPr>
          <w:tab/>
        </w:r>
        <w:r w:rsidR="00FA6F2D">
          <w:rPr>
            <w:webHidden/>
          </w:rPr>
          <w:fldChar w:fldCharType="begin"/>
        </w:r>
        <w:r w:rsidR="00FA6F2D">
          <w:rPr>
            <w:webHidden/>
          </w:rPr>
          <w:instrText xml:space="preserve"> PAGEREF _Toc136611232 \h </w:instrText>
        </w:r>
        <w:r w:rsidR="00FA6F2D">
          <w:rPr>
            <w:webHidden/>
          </w:rPr>
        </w:r>
        <w:r w:rsidR="00FA6F2D">
          <w:rPr>
            <w:webHidden/>
          </w:rPr>
          <w:fldChar w:fldCharType="separate"/>
        </w:r>
        <w:r w:rsidR="00FA6F2D">
          <w:rPr>
            <w:webHidden/>
          </w:rPr>
          <w:t>17</w:t>
        </w:r>
        <w:r w:rsidR="00FA6F2D">
          <w:rPr>
            <w:webHidden/>
          </w:rPr>
          <w:fldChar w:fldCharType="end"/>
        </w:r>
      </w:hyperlink>
    </w:p>
    <w:p w14:paraId="7F5438ED" w14:textId="47D913D0" w:rsidR="00FA6F2D" w:rsidRDefault="00000000">
      <w:pPr>
        <w:pStyle w:val="ab"/>
        <w:rPr>
          <w:rFonts w:asciiTheme="minorHAnsi" w:eastAsiaTheme="minorEastAsia" w:hAnsiTheme="minorHAnsi" w:cstheme="minorBidi"/>
          <w:sz w:val="24"/>
          <w:szCs w:val="22"/>
        </w:rPr>
      </w:pPr>
      <w:hyperlink w:anchor="_Toc136611233" w:history="1">
        <w:r w:rsidR="00FA6F2D" w:rsidRPr="00D84175">
          <w:rPr>
            <w:rStyle w:val="aa"/>
            <w:rFonts w:cstheme="minorHAnsi"/>
          </w:rPr>
          <w:t>Figure 2</w:t>
        </w:r>
        <w:r w:rsidR="00FA6F2D" w:rsidRPr="00D84175">
          <w:rPr>
            <w:rStyle w:val="aa"/>
            <w:rFonts w:cstheme="minorHAnsi"/>
          </w:rPr>
          <w:noBreakHyphen/>
          <w:t>1. Audio Framework</w:t>
        </w:r>
        <w:r w:rsidR="00FA6F2D">
          <w:rPr>
            <w:webHidden/>
          </w:rPr>
          <w:tab/>
        </w:r>
        <w:r w:rsidR="00FA6F2D">
          <w:rPr>
            <w:webHidden/>
          </w:rPr>
          <w:fldChar w:fldCharType="begin"/>
        </w:r>
        <w:r w:rsidR="00FA6F2D">
          <w:rPr>
            <w:webHidden/>
          </w:rPr>
          <w:instrText xml:space="preserve"> PAGEREF _Toc136611233 \h </w:instrText>
        </w:r>
        <w:r w:rsidR="00FA6F2D">
          <w:rPr>
            <w:webHidden/>
          </w:rPr>
        </w:r>
        <w:r w:rsidR="00FA6F2D">
          <w:rPr>
            <w:webHidden/>
          </w:rPr>
          <w:fldChar w:fldCharType="separate"/>
        </w:r>
        <w:r w:rsidR="00FA6F2D">
          <w:rPr>
            <w:webHidden/>
          </w:rPr>
          <w:t>22</w:t>
        </w:r>
        <w:r w:rsidR="00FA6F2D">
          <w:rPr>
            <w:webHidden/>
          </w:rPr>
          <w:fldChar w:fldCharType="end"/>
        </w:r>
      </w:hyperlink>
    </w:p>
    <w:p w14:paraId="5D18C572" w14:textId="591CB49E" w:rsidR="00FA6F2D" w:rsidRDefault="00000000">
      <w:pPr>
        <w:pStyle w:val="ab"/>
        <w:rPr>
          <w:rFonts w:asciiTheme="minorHAnsi" w:eastAsiaTheme="minorEastAsia" w:hAnsiTheme="minorHAnsi" w:cstheme="minorBidi"/>
          <w:sz w:val="24"/>
          <w:szCs w:val="22"/>
        </w:rPr>
      </w:pPr>
      <w:hyperlink w:anchor="_Toc136611234" w:history="1">
        <w:r w:rsidR="00FA6F2D" w:rsidRPr="00D84175">
          <w:rPr>
            <w:rStyle w:val="aa"/>
            <w:rFonts w:cstheme="minorHAnsi"/>
          </w:rPr>
          <w:t>Figure 2</w:t>
        </w:r>
        <w:r w:rsidR="00FA6F2D" w:rsidRPr="00D84175">
          <w:rPr>
            <w:rStyle w:val="aa"/>
            <w:rFonts w:cstheme="minorHAnsi"/>
          </w:rPr>
          <w:noBreakHyphen/>
          <w:t>2. Concept of Aurisys</w:t>
        </w:r>
        <w:r w:rsidR="00FA6F2D">
          <w:rPr>
            <w:webHidden/>
          </w:rPr>
          <w:tab/>
        </w:r>
        <w:r w:rsidR="00FA6F2D">
          <w:rPr>
            <w:webHidden/>
          </w:rPr>
          <w:fldChar w:fldCharType="begin"/>
        </w:r>
        <w:r w:rsidR="00FA6F2D">
          <w:rPr>
            <w:webHidden/>
          </w:rPr>
          <w:instrText xml:space="preserve"> PAGEREF _Toc136611234 \h </w:instrText>
        </w:r>
        <w:r w:rsidR="00FA6F2D">
          <w:rPr>
            <w:webHidden/>
          </w:rPr>
        </w:r>
        <w:r w:rsidR="00FA6F2D">
          <w:rPr>
            <w:webHidden/>
          </w:rPr>
          <w:fldChar w:fldCharType="separate"/>
        </w:r>
        <w:r w:rsidR="00FA6F2D">
          <w:rPr>
            <w:webHidden/>
          </w:rPr>
          <w:t>23</w:t>
        </w:r>
        <w:r w:rsidR="00FA6F2D">
          <w:rPr>
            <w:webHidden/>
          </w:rPr>
          <w:fldChar w:fldCharType="end"/>
        </w:r>
      </w:hyperlink>
    </w:p>
    <w:p w14:paraId="1A5B8F3E" w14:textId="4358AA2B" w:rsidR="00FA6F2D" w:rsidRDefault="00000000">
      <w:pPr>
        <w:pStyle w:val="ab"/>
        <w:rPr>
          <w:rFonts w:asciiTheme="minorHAnsi" w:eastAsiaTheme="minorEastAsia" w:hAnsiTheme="minorHAnsi" w:cstheme="minorBidi"/>
          <w:sz w:val="24"/>
          <w:szCs w:val="22"/>
        </w:rPr>
      </w:pPr>
      <w:hyperlink w:anchor="_Toc136611235" w:history="1">
        <w:r w:rsidR="00FA6F2D" w:rsidRPr="00D84175">
          <w:rPr>
            <w:rStyle w:val="aa"/>
            <w:rFonts w:cstheme="minorHAnsi"/>
          </w:rPr>
          <w:t>Figure 2</w:t>
        </w:r>
        <w:r w:rsidR="00FA6F2D" w:rsidRPr="00D84175">
          <w:rPr>
            <w:rStyle w:val="aa"/>
            <w:rFonts w:cstheme="minorHAnsi"/>
          </w:rPr>
          <w:noBreakHyphen/>
          <w:t>3. Aurisys Development Flow</w:t>
        </w:r>
        <w:r w:rsidR="00FA6F2D">
          <w:rPr>
            <w:webHidden/>
          </w:rPr>
          <w:tab/>
        </w:r>
        <w:r w:rsidR="00FA6F2D">
          <w:rPr>
            <w:webHidden/>
          </w:rPr>
          <w:fldChar w:fldCharType="begin"/>
        </w:r>
        <w:r w:rsidR="00FA6F2D">
          <w:rPr>
            <w:webHidden/>
          </w:rPr>
          <w:instrText xml:space="preserve"> PAGEREF _Toc136611235 \h </w:instrText>
        </w:r>
        <w:r w:rsidR="00FA6F2D">
          <w:rPr>
            <w:webHidden/>
          </w:rPr>
        </w:r>
        <w:r w:rsidR="00FA6F2D">
          <w:rPr>
            <w:webHidden/>
          </w:rPr>
          <w:fldChar w:fldCharType="separate"/>
        </w:r>
        <w:r w:rsidR="00FA6F2D">
          <w:rPr>
            <w:webHidden/>
          </w:rPr>
          <w:t>23</w:t>
        </w:r>
        <w:r w:rsidR="00FA6F2D">
          <w:rPr>
            <w:webHidden/>
          </w:rPr>
          <w:fldChar w:fldCharType="end"/>
        </w:r>
      </w:hyperlink>
    </w:p>
    <w:p w14:paraId="4592F56C" w14:textId="62C848EC" w:rsidR="00FA6F2D" w:rsidRDefault="00000000">
      <w:pPr>
        <w:pStyle w:val="ab"/>
        <w:rPr>
          <w:rFonts w:asciiTheme="minorHAnsi" w:eastAsiaTheme="minorEastAsia" w:hAnsiTheme="minorHAnsi" w:cstheme="minorBidi"/>
          <w:sz w:val="24"/>
          <w:szCs w:val="22"/>
        </w:rPr>
      </w:pPr>
      <w:hyperlink w:anchor="_Toc136611236" w:history="1">
        <w:r w:rsidR="00FA6F2D" w:rsidRPr="00D84175">
          <w:rPr>
            <w:rStyle w:val="aa"/>
            <w:rFonts w:cstheme="minorHAnsi"/>
          </w:rPr>
          <w:t>Figure 3</w:t>
        </w:r>
        <w:r w:rsidR="00FA6F2D" w:rsidRPr="00D84175">
          <w:rPr>
            <w:rStyle w:val="aa"/>
            <w:rFonts w:cstheme="minorHAnsi"/>
          </w:rPr>
          <w:noBreakHyphen/>
          <w:t>1. Scenario Based DVFS flow (P80 as example)</w:t>
        </w:r>
        <w:r w:rsidR="00FA6F2D">
          <w:rPr>
            <w:webHidden/>
          </w:rPr>
          <w:tab/>
        </w:r>
        <w:r w:rsidR="00FA6F2D">
          <w:rPr>
            <w:webHidden/>
          </w:rPr>
          <w:fldChar w:fldCharType="begin"/>
        </w:r>
        <w:r w:rsidR="00FA6F2D">
          <w:rPr>
            <w:webHidden/>
          </w:rPr>
          <w:instrText xml:space="preserve"> PAGEREF _Toc136611236 \h </w:instrText>
        </w:r>
        <w:r w:rsidR="00FA6F2D">
          <w:rPr>
            <w:webHidden/>
          </w:rPr>
        </w:r>
        <w:r w:rsidR="00FA6F2D">
          <w:rPr>
            <w:webHidden/>
          </w:rPr>
          <w:fldChar w:fldCharType="separate"/>
        </w:r>
        <w:r w:rsidR="00FA6F2D">
          <w:rPr>
            <w:webHidden/>
          </w:rPr>
          <w:t>24</w:t>
        </w:r>
        <w:r w:rsidR="00FA6F2D">
          <w:rPr>
            <w:webHidden/>
          </w:rPr>
          <w:fldChar w:fldCharType="end"/>
        </w:r>
      </w:hyperlink>
    </w:p>
    <w:p w14:paraId="31DDF70B" w14:textId="427A2973" w:rsidR="00FA6F2D" w:rsidRDefault="00000000">
      <w:pPr>
        <w:pStyle w:val="ab"/>
        <w:rPr>
          <w:rFonts w:asciiTheme="minorHAnsi" w:eastAsiaTheme="minorEastAsia" w:hAnsiTheme="minorHAnsi" w:cstheme="minorBidi"/>
          <w:sz w:val="24"/>
          <w:szCs w:val="22"/>
        </w:rPr>
      </w:pPr>
      <w:hyperlink w:anchor="_Toc136611237" w:history="1">
        <w:r w:rsidR="00FA6F2D" w:rsidRPr="00D84175">
          <w:rPr>
            <w:rStyle w:val="aa"/>
            <w:rFonts w:cstheme="minorHAnsi"/>
          </w:rPr>
          <w:t>Figure 3</w:t>
        </w:r>
        <w:r w:rsidR="00FA6F2D" w:rsidRPr="00D84175">
          <w:rPr>
            <w:rStyle w:val="aa"/>
            <w:rFonts w:cstheme="minorHAnsi"/>
          </w:rPr>
          <w:noBreakHyphen/>
          <w:t>2. MCPS Lookup Flow</w:t>
        </w:r>
        <w:r w:rsidR="00FA6F2D">
          <w:rPr>
            <w:webHidden/>
          </w:rPr>
          <w:tab/>
        </w:r>
        <w:r w:rsidR="00FA6F2D">
          <w:rPr>
            <w:webHidden/>
          </w:rPr>
          <w:fldChar w:fldCharType="begin"/>
        </w:r>
        <w:r w:rsidR="00FA6F2D">
          <w:rPr>
            <w:webHidden/>
          </w:rPr>
          <w:instrText xml:space="preserve"> PAGEREF _Toc136611237 \h </w:instrText>
        </w:r>
        <w:r w:rsidR="00FA6F2D">
          <w:rPr>
            <w:webHidden/>
          </w:rPr>
        </w:r>
        <w:r w:rsidR="00FA6F2D">
          <w:rPr>
            <w:webHidden/>
          </w:rPr>
          <w:fldChar w:fldCharType="separate"/>
        </w:r>
        <w:r w:rsidR="00FA6F2D">
          <w:rPr>
            <w:webHidden/>
          </w:rPr>
          <w:t>24</w:t>
        </w:r>
        <w:r w:rsidR="00FA6F2D">
          <w:rPr>
            <w:webHidden/>
          </w:rPr>
          <w:fldChar w:fldCharType="end"/>
        </w:r>
      </w:hyperlink>
    </w:p>
    <w:p w14:paraId="2B5B2D6D" w14:textId="110FB7ED" w:rsidR="00FA6F2D" w:rsidRDefault="00000000">
      <w:pPr>
        <w:pStyle w:val="ab"/>
        <w:rPr>
          <w:rFonts w:asciiTheme="minorHAnsi" w:eastAsiaTheme="minorEastAsia" w:hAnsiTheme="minorHAnsi" w:cstheme="minorBidi"/>
          <w:sz w:val="24"/>
          <w:szCs w:val="22"/>
        </w:rPr>
      </w:pPr>
      <w:hyperlink w:anchor="_Toc136611238" w:history="1">
        <w:r w:rsidR="00FA6F2D" w:rsidRPr="00D84175">
          <w:rPr>
            <w:rStyle w:val="aa"/>
            <w:rFonts w:cstheme="minorHAnsi"/>
          </w:rPr>
          <w:t>Figure 3</w:t>
        </w:r>
        <w:r w:rsidR="00FA6F2D" w:rsidRPr="00D84175">
          <w:rPr>
            <w:rStyle w:val="aa"/>
            <w:rFonts w:cstheme="minorHAnsi"/>
          </w:rPr>
          <w:noBreakHyphen/>
          <w:t>3. Register a callback function</w:t>
        </w:r>
        <w:r w:rsidR="00FA6F2D">
          <w:rPr>
            <w:webHidden/>
          </w:rPr>
          <w:tab/>
        </w:r>
        <w:r w:rsidR="00FA6F2D">
          <w:rPr>
            <w:webHidden/>
          </w:rPr>
          <w:fldChar w:fldCharType="begin"/>
        </w:r>
        <w:r w:rsidR="00FA6F2D">
          <w:rPr>
            <w:webHidden/>
          </w:rPr>
          <w:instrText xml:space="preserve"> PAGEREF _Toc136611238 \h </w:instrText>
        </w:r>
        <w:r w:rsidR="00FA6F2D">
          <w:rPr>
            <w:webHidden/>
          </w:rPr>
        </w:r>
        <w:r w:rsidR="00FA6F2D">
          <w:rPr>
            <w:webHidden/>
          </w:rPr>
          <w:fldChar w:fldCharType="separate"/>
        </w:r>
        <w:r w:rsidR="00FA6F2D">
          <w:rPr>
            <w:webHidden/>
          </w:rPr>
          <w:t>25</w:t>
        </w:r>
        <w:r w:rsidR="00FA6F2D">
          <w:rPr>
            <w:webHidden/>
          </w:rPr>
          <w:fldChar w:fldCharType="end"/>
        </w:r>
      </w:hyperlink>
    </w:p>
    <w:p w14:paraId="63EA6C90" w14:textId="2425B819" w:rsidR="00FA6F2D" w:rsidRDefault="00000000">
      <w:pPr>
        <w:pStyle w:val="ab"/>
        <w:rPr>
          <w:rFonts w:asciiTheme="minorHAnsi" w:eastAsiaTheme="minorEastAsia" w:hAnsiTheme="minorHAnsi" w:cstheme="minorBidi"/>
          <w:sz w:val="24"/>
          <w:szCs w:val="22"/>
        </w:rPr>
      </w:pPr>
      <w:hyperlink w:anchor="_Toc136611239" w:history="1">
        <w:r w:rsidR="00FA6F2D" w:rsidRPr="00D84175">
          <w:rPr>
            <w:rStyle w:val="aa"/>
            <w:rFonts w:cstheme="minorHAnsi"/>
          </w:rPr>
          <w:t>Figure 3</w:t>
        </w:r>
        <w:r w:rsidR="00FA6F2D" w:rsidRPr="00D84175">
          <w:rPr>
            <w:rStyle w:val="aa"/>
            <w:rFonts w:cstheme="minorHAnsi"/>
          </w:rPr>
          <w:noBreakHyphen/>
          <w:t>4. MCPS Look up Callback Function Example</w:t>
        </w:r>
        <w:r w:rsidR="00FA6F2D">
          <w:rPr>
            <w:webHidden/>
          </w:rPr>
          <w:tab/>
        </w:r>
        <w:r w:rsidR="00FA6F2D">
          <w:rPr>
            <w:webHidden/>
          </w:rPr>
          <w:fldChar w:fldCharType="begin"/>
        </w:r>
        <w:r w:rsidR="00FA6F2D">
          <w:rPr>
            <w:webHidden/>
          </w:rPr>
          <w:instrText xml:space="preserve"> PAGEREF _Toc136611239 \h </w:instrText>
        </w:r>
        <w:r w:rsidR="00FA6F2D">
          <w:rPr>
            <w:webHidden/>
          </w:rPr>
        </w:r>
        <w:r w:rsidR="00FA6F2D">
          <w:rPr>
            <w:webHidden/>
          </w:rPr>
          <w:fldChar w:fldCharType="separate"/>
        </w:r>
        <w:r w:rsidR="00FA6F2D">
          <w:rPr>
            <w:webHidden/>
          </w:rPr>
          <w:t>26</w:t>
        </w:r>
        <w:r w:rsidR="00FA6F2D">
          <w:rPr>
            <w:webHidden/>
          </w:rPr>
          <w:fldChar w:fldCharType="end"/>
        </w:r>
      </w:hyperlink>
    </w:p>
    <w:p w14:paraId="3353B278" w14:textId="3C3DBBAB" w:rsidR="00FA6F2D" w:rsidRDefault="00000000">
      <w:pPr>
        <w:pStyle w:val="ab"/>
        <w:rPr>
          <w:rFonts w:asciiTheme="minorHAnsi" w:eastAsiaTheme="minorEastAsia" w:hAnsiTheme="minorHAnsi" w:cstheme="minorBidi"/>
          <w:sz w:val="24"/>
          <w:szCs w:val="22"/>
        </w:rPr>
      </w:pPr>
      <w:hyperlink w:anchor="_Toc136611240" w:history="1">
        <w:r w:rsidR="00FA6F2D" w:rsidRPr="00D84175">
          <w:rPr>
            <w:rStyle w:val="aa"/>
            <w:rFonts w:cstheme="minorHAnsi"/>
          </w:rPr>
          <w:t>Figure 3</w:t>
        </w:r>
        <w:r w:rsidR="00FA6F2D" w:rsidRPr="00D84175">
          <w:rPr>
            <w:rStyle w:val="aa"/>
            <w:rFonts w:cstheme="minorHAnsi"/>
          </w:rPr>
          <w:noBreakHyphen/>
          <w:t>5.</w:t>
        </w:r>
        <w:r w:rsidR="00FA6F2D" w:rsidRPr="00D84175">
          <w:rPr>
            <w:rStyle w:val="aa"/>
            <w:rFonts w:cs="Arial"/>
            <w:kern w:val="52"/>
          </w:rPr>
          <w:t>DRC Working at HIFI3 overview</w:t>
        </w:r>
        <w:r w:rsidR="00FA6F2D">
          <w:rPr>
            <w:webHidden/>
          </w:rPr>
          <w:tab/>
        </w:r>
        <w:r w:rsidR="00FA6F2D">
          <w:rPr>
            <w:webHidden/>
          </w:rPr>
          <w:fldChar w:fldCharType="begin"/>
        </w:r>
        <w:r w:rsidR="00FA6F2D">
          <w:rPr>
            <w:webHidden/>
          </w:rPr>
          <w:instrText xml:space="preserve"> PAGEREF _Toc136611240 \h </w:instrText>
        </w:r>
        <w:r w:rsidR="00FA6F2D">
          <w:rPr>
            <w:webHidden/>
          </w:rPr>
        </w:r>
        <w:r w:rsidR="00FA6F2D">
          <w:rPr>
            <w:webHidden/>
          </w:rPr>
          <w:fldChar w:fldCharType="separate"/>
        </w:r>
        <w:r w:rsidR="00FA6F2D">
          <w:rPr>
            <w:webHidden/>
          </w:rPr>
          <w:t>32</w:t>
        </w:r>
        <w:r w:rsidR="00FA6F2D">
          <w:rPr>
            <w:webHidden/>
          </w:rPr>
          <w:fldChar w:fldCharType="end"/>
        </w:r>
      </w:hyperlink>
    </w:p>
    <w:p w14:paraId="2CF27D7C" w14:textId="2ED51139" w:rsidR="00FA6F2D" w:rsidRDefault="00000000">
      <w:pPr>
        <w:pStyle w:val="ab"/>
        <w:rPr>
          <w:rFonts w:asciiTheme="minorHAnsi" w:eastAsiaTheme="minorEastAsia" w:hAnsiTheme="minorHAnsi" w:cstheme="minorBidi"/>
          <w:sz w:val="24"/>
          <w:szCs w:val="22"/>
        </w:rPr>
      </w:pPr>
      <w:hyperlink w:anchor="_Toc136611241" w:history="1">
        <w:r w:rsidR="00FA6F2D" w:rsidRPr="00D84175">
          <w:rPr>
            <w:rStyle w:val="aa"/>
            <w:rFonts w:cstheme="minorHAnsi"/>
          </w:rPr>
          <w:t>Figure 3</w:t>
        </w:r>
        <w:r w:rsidR="00FA6F2D" w:rsidRPr="00D84175">
          <w:rPr>
            <w:rStyle w:val="aa"/>
            <w:rFonts w:cstheme="minorHAnsi"/>
          </w:rPr>
          <w:noBreakHyphen/>
          <w:t xml:space="preserve">6. </w:t>
        </w:r>
        <w:r w:rsidR="00FA6F2D" w:rsidRPr="00D84175">
          <w:rPr>
            <w:rStyle w:val="aa"/>
            <w:rFonts w:cs="Arial"/>
            <w:kern w:val="52"/>
          </w:rPr>
          <w:t>DRC Working at HIFI3Flow</w:t>
        </w:r>
        <w:r w:rsidR="00FA6F2D">
          <w:rPr>
            <w:webHidden/>
          </w:rPr>
          <w:tab/>
        </w:r>
        <w:r w:rsidR="00FA6F2D">
          <w:rPr>
            <w:webHidden/>
          </w:rPr>
          <w:fldChar w:fldCharType="begin"/>
        </w:r>
        <w:r w:rsidR="00FA6F2D">
          <w:rPr>
            <w:webHidden/>
          </w:rPr>
          <w:instrText xml:space="preserve"> PAGEREF _Toc136611241 \h </w:instrText>
        </w:r>
        <w:r w:rsidR="00FA6F2D">
          <w:rPr>
            <w:webHidden/>
          </w:rPr>
        </w:r>
        <w:r w:rsidR="00FA6F2D">
          <w:rPr>
            <w:webHidden/>
          </w:rPr>
          <w:fldChar w:fldCharType="separate"/>
        </w:r>
        <w:r w:rsidR="00FA6F2D">
          <w:rPr>
            <w:webHidden/>
          </w:rPr>
          <w:t>33</w:t>
        </w:r>
        <w:r w:rsidR="00FA6F2D">
          <w:rPr>
            <w:webHidden/>
          </w:rPr>
          <w:fldChar w:fldCharType="end"/>
        </w:r>
      </w:hyperlink>
    </w:p>
    <w:p w14:paraId="6DC4DA5B" w14:textId="4F3E44A5" w:rsidR="00FA6F2D" w:rsidRDefault="00000000">
      <w:pPr>
        <w:pStyle w:val="ab"/>
        <w:rPr>
          <w:rFonts w:asciiTheme="minorHAnsi" w:eastAsiaTheme="minorEastAsia" w:hAnsiTheme="minorHAnsi" w:cstheme="minorBidi"/>
          <w:sz w:val="24"/>
          <w:szCs w:val="22"/>
        </w:rPr>
      </w:pPr>
      <w:hyperlink w:anchor="_Toc136611242" w:history="1">
        <w:r w:rsidR="00FA6F2D" w:rsidRPr="00D84175">
          <w:rPr>
            <w:rStyle w:val="aa"/>
            <w:rFonts w:cstheme="minorHAnsi"/>
          </w:rPr>
          <w:t>Figure 5</w:t>
        </w:r>
        <w:r w:rsidR="00FA6F2D" w:rsidRPr="00D84175">
          <w:rPr>
            <w:rStyle w:val="aa"/>
            <w:rFonts w:cstheme="minorHAnsi"/>
          </w:rPr>
          <w:noBreakHyphen/>
          <w:t>1. Account Application Guilde Step 1</w:t>
        </w:r>
        <w:r w:rsidR="00FA6F2D">
          <w:rPr>
            <w:webHidden/>
          </w:rPr>
          <w:tab/>
        </w:r>
        <w:r w:rsidR="00FA6F2D">
          <w:rPr>
            <w:webHidden/>
          </w:rPr>
          <w:fldChar w:fldCharType="begin"/>
        </w:r>
        <w:r w:rsidR="00FA6F2D">
          <w:rPr>
            <w:webHidden/>
          </w:rPr>
          <w:instrText xml:space="preserve"> PAGEREF _Toc136611242 \h </w:instrText>
        </w:r>
        <w:r w:rsidR="00FA6F2D">
          <w:rPr>
            <w:webHidden/>
          </w:rPr>
        </w:r>
        <w:r w:rsidR="00FA6F2D">
          <w:rPr>
            <w:webHidden/>
          </w:rPr>
          <w:fldChar w:fldCharType="separate"/>
        </w:r>
        <w:r w:rsidR="00FA6F2D">
          <w:rPr>
            <w:webHidden/>
          </w:rPr>
          <w:t>36</w:t>
        </w:r>
        <w:r w:rsidR="00FA6F2D">
          <w:rPr>
            <w:webHidden/>
          </w:rPr>
          <w:fldChar w:fldCharType="end"/>
        </w:r>
      </w:hyperlink>
    </w:p>
    <w:p w14:paraId="33F9CCDF" w14:textId="0C0A7678" w:rsidR="00FA6F2D" w:rsidRDefault="00000000">
      <w:pPr>
        <w:pStyle w:val="ab"/>
        <w:rPr>
          <w:rFonts w:asciiTheme="minorHAnsi" w:eastAsiaTheme="minorEastAsia" w:hAnsiTheme="minorHAnsi" w:cstheme="minorBidi"/>
          <w:sz w:val="24"/>
          <w:szCs w:val="22"/>
        </w:rPr>
      </w:pPr>
      <w:hyperlink w:anchor="_Toc136611243" w:history="1">
        <w:r w:rsidR="00FA6F2D" w:rsidRPr="00D84175">
          <w:rPr>
            <w:rStyle w:val="aa"/>
            <w:rFonts w:cstheme="minorHAnsi"/>
          </w:rPr>
          <w:t>Figure 5</w:t>
        </w:r>
        <w:r w:rsidR="00FA6F2D" w:rsidRPr="00D84175">
          <w:rPr>
            <w:rStyle w:val="aa"/>
            <w:rFonts w:cstheme="minorHAnsi"/>
          </w:rPr>
          <w:noBreakHyphen/>
          <w:t>2. Account Application Guilde Step 2</w:t>
        </w:r>
        <w:r w:rsidR="00FA6F2D">
          <w:rPr>
            <w:webHidden/>
          </w:rPr>
          <w:tab/>
        </w:r>
        <w:r w:rsidR="00FA6F2D">
          <w:rPr>
            <w:webHidden/>
          </w:rPr>
          <w:fldChar w:fldCharType="begin"/>
        </w:r>
        <w:r w:rsidR="00FA6F2D">
          <w:rPr>
            <w:webHidden/>
          </w:rPr>
          <w:instrText xml:space="preserve"> PAGEREF _Toc136611243 \h </w:instrText>
        </w:r>
        <w:r w:rsidR="00FA6F2D">
          <w:rPr>
            <w:webHidden/>
          </w:rPr>
        </w:r>
        <w:r w:rsidR="00FA6F2D">
          <w:rPr>
            <w:webHidden/>
          </w:rPr>
          <w:fldChar w:fldCharType="separate"/>
        </w:r>
        <w:r w:rsidR="00FA6F2D">
          <w:rPr>
            <w:webHidden/>
          </w:rPr>
          <w:t>37</w:t>
        </w:r>
        <w:r w:rsidR="00FA6F2D">
          <w:rPr>
            <w:webHidden/>
          </w:rPr>
          <w:fldChar w:fldCharType="end"/>
        </w:r>
      </w:hyperlink>
    </w:p>
    <w:p w14:paraId="11354B93" w14:textId="5778069E" w:rsidR="00FA6F2D" w:rsidRDefault="00000000">
      <w:pPr>
        <w:pStyle w:val="ab"/>
        <w:rPr>
          <w:rFonts w:asciiTheme="minorHAnsi" w:eastAsiaTheme="minorEastAsia" w:hAnsiTheme="minorHAnsi" w:cstheme="minorBidi"/>
          <w:sz w:val="24"/>
          <w:szCs w:val="22"/>
        </w:rPr>
      </w:pPr>
      <w:hyperlink w:anchor="_Toc136611244" w:history="1">
        <w:r w:rsidR="00FA6F2D" w:rsidRPr="00D84175">
          <w:rPr>
            <w:rStyle w:val="aa"/>
            <w:rFonts w:cstheme="minorHAnsi"/>
          </w:rPr>
          <w:t>Figure 5</w:t>
        </w:r>
        <w:r w:rsidR="00FA6F2D" w:rsidRPr="00D84175">
          <w:rPr>
            <w:rStyle w:val="aa"/>
            <w:rFonts w:cstheme="minorHAnsi"/>
          </w:rPr>
          <w:noBreakHyphen/>
          <w:t>3. Account Application Guilde Step 3</w:t>
        </w:r>
        <w:r w:rsidR="00FA6F2D">
          <w:rPr>
            <w:webHidden/>
          </w:rPr>
          <w:tab/>
        </w:r>
        <w:r w:rsidR="00FA6F2D">
          <w:rPr>
            <w:webHidden/>
          </w:rPr>
          <w:fldChar w:fldCharType="begin"/>
        </w:r>
        <w:r w:rsidR="00FA6F2D">
          <w:rPr>
            <w:webHidden/>
          </w:rPr>
          <w:instrText xml:space="preserve"> PAGEREF _Toc136611244 \h </w:instrText>
        </w:r>
        <w:r w:rsidR="00FA6F2D">
          <w:rPr>
            <w:webHidden/>
          </w:rPr>
        </w:r>
        <w:r w:rsidR="00FA6F2D">
          <w:rPr>
            <w:webHidden/>
          </w:rPr>
          <w:fldChar w:fldCharType="separate"/>
        </w:r>
        <w:r w:rsidR="00FA6F2D">
          <w:rPr>
            <w:webHidden/>
          </w:rPr>
          <w:t>37</w:t>
        </w:r>
        <w:r w:rsidR="00FA6F2D">
          <w:rPr>
            <w:webHidden/>
          </w:rPr>
          <w:fldChar w:fldCharType="end"/>
        </w:r>
      </w:hyperlink>
    </w:p>
    <w:p w14:paraId="44A10199" w14:textId="36E23F2A" w:rsidR="00FA6F2D" w:rsidRDefault="00000000">
      <w:pPr>
        <w:pStyle w:val="ab"/>
        <w:rPr>
          <w:rFonts w:asciiTheme="minorHAnsi" w:eastAsiaTheme="minorEastAsia" w:hAnsiTheme="minorHAnsi" w:cstheme="minorBidi"/>
          <w:sz w:val="24"/>
          <w:szCs w:val="22"/>
        </w:rPr>
      </w:pPr>
      <w:hyperlink w:anchor="_Toc136611245" w:history="1">
        <w:r w:rsidR="00FA6F2D" w:rsidRPr="00D84175">
          <w:rPr>
            <w:rStyle w:val="aa"/>
            <w:rFonts w:cstheme="minorHAnsi"/>
          </w:rPr>
          <w:t>Figure 5</w:t>
        </w:r>
        <w:r w:rsidR="00FA6F2D" w:rsidRPr="00D84175">
          <w:rPr>
            <w:rStyle w:val="aa"/>
            <w:rFonts w:cstheme="minorHAnsi"/>
          </w:rPr>
          <w:noBreakHyphen/>
          <w:t>4. MOL Example</w:t>
        </w:r>
        <w:r w:rsidR="00FA6F2D">
          <w:rPr>
            <w:webHidden/>
          </w:rPr>
          <w:tab/>
        </w:r>
        <w:r w:rsidR="00FA6F2D">
          <w:rPr>
            <w:webHidden/>
          </w:rPr>
          <w:fldChar w:fldCharType="begin"/>
        </w:r>
        <w:r w:rsidR="00FA6F2D">
          <w:rPr>
            <w:webHidden/>
          </w:rPr>
          <w:instrText xml:space="preserve"> PAGEREF _Toc136611245 \h </w:instrText>
        </w:r>
        <w:r w:rsidR="00FA6F2D">
          <w:rPr>
            <w:webHidden/>
          </w:rPr>
        </w:r>
        <w:r w:rsidR="00FA6F2D">
          <w:rPr>
            <w:webHidden/>
          </w:rPr>
          <w:fldChar w:fldCharType="separate"/>
        </w:r>
        <w:r w:rsidR="00FA6F2D">
          <w:rPr>
            <w:webHidden/>
          </w:rPr>
          <w:t>37</w:t>
        </w:r>
        <w:r w:rsidR="00FA6F2D">
          <w:rPr>
            <w:webHidden/>
          </w:rPr>
          <w:fldChar w:fldCharType="end"/>
        </w:r>
      </w:hyperlink>
    </w:p>
    <w:p w14:paraId="6FC71116" w14:textId="592F22FC" w:rsidR="00FA6F2D" w:rsidRDefault="00000000">
      <w:pPr>
        <w:pStyle w:val="ab"/>
        <w:rPr>
          <w:rFonts w:asciiTheme="minorHAnsi" w:eastAsiaTheme="minorEastAsia" w:hAnsiTheme="minorHAnsi" w:cstheme="minorBidi"/>
          <w:sz w:val="24"/>
          <w:szCs w:val="22"/>
        </w:rPr>
      </w:pPr>
      <w:hyperlink w:anchor="_Toc136611246" w:history="1">
        <w:r w:rsidR="00FA6F2D" w:rsidRPr="00D84175">
          <w:rPr>
            <w:rStyle w:val="aa"/>
            <w:rFonts w:cstheme="minorHAnsi"/>
          </w:rPr>
          <w:t>Figure 5</w:t>
        </w:r>
        <w:r w:rsidR="00FA6F2D" w:rsidRPr="00D84175">
          <w:rPr>
            <w:rStyle w:val="aa"/>
            <w:rFonts w:cstheme="minorHAnsi"/>
          </w:rPr>
          <w:noBreakHyphen/>
          <w:t>5. Modem Image Description in Scatter File</w:t>
        </w:r>
        <w:r w:rsidR="00FA6F2D">
          <w:rPr>
            <w:webHidden/>
          </w:rPr>
          <w:tab/>
        </w:r>
        <w:r w:rsidR="00FA6F2D">
          <w:rPr>
            <w:webHidden/>
          </w:rPr>
          <w:fldChar w:fldCharType="begin"/>
        </w:r>
        <w:r w:rsidR="00FA6F2D">
          <w:rPr>
            <w:webHidden/>
          </w:rPr>
          <w:instrText xml:space="preserve"> PAGEREF _Toc136611246 \h </w:instrText>
        </w:r>
        <w:r w:rsidR="00FA6F2D">
          <w:rPr>
            <w:webHidden/>
          </w:rPr>
        </w:r>
        <w:r w:rsidR="00FA6F2D">
          <w:rPr>
            <w:webHidden/>
          </w:rPr>
          <w:fldChar w:fldCharType="separate"/>
        </w:r>
        <w:r w:rsidR="00FA6F2D">
          <w:rPr>
            <w:webHidden/>
          </w:rPr>
          <w:t>38</w:t>
        </w:r>
        <w:r w:rsidR="00FA6F2D">
          <w:rPr>
            <w:webHidden/>
          </w:rPr>
          <w:fldChar w:fldCharType="end"/>
        </w:r>
      </w:hyperlink>
    </w:p>
    <w:p w14:paraId="42E77646" w14:textId="1E4D8D88" w:rsidR="00FA6F2D" w:rsidRDefault="00000000">
      <w:pPr>
        <w:pStyle w:val="ab"/>
        <w:rPr>
          <w:rFonts w:asciiTheme="minorHAnsi" w:eastAsiaTheme="minorEastAsia" w:hAnsiTheme="minorHAnsi" w:cstheme="minorBidi"/>
          <w:sz w:val="24"/>
          <w:szCs w:val="22"/>
        </w:rPr>
      </w:pPr>
      <w:hyperlink w:anchor="_Toc136611247" w:history="1">
        <w:r w:rsidR="00FA6F2D" w:rsidRPr="00D84175">
          <w:rPr>
            <w:rStyle w:val="aa"/>
            <w:rFonts w:cstheme="minorHAnsi"/>
          </w:rPr>
          <w:t>Figure 5</w:t>
        </w:r>
        <w:r w:rsidR="00FA6F2D" w:rsidRPr="00D84175">
          <w:rPr>
            <w:rStyle w:val="aa"/>
            <w:rFonts w:cstheme="minorHAnsi"/>
          </w:rPr>
          <w:noBreakHyphen/>
          <w:t>6. Aurisys Control Flow</w:t>
        </w:r>
        <w:r w:rsidR="00FA6F2D">
          <w:rPr>
            <w:webHidden/>
          </w:rPr>
          <w:tab/>
        </w:r>
        <w:r w:rsidR="00FA6F2D">
          <w:rPr>
            <w:webHidden/>
          </w:rPr>
          <w:fldChar w:fldCharType="begin"/>
        </w:r>
        <w:r w:rsidR="00FA6F2D">
          <w:rPr>
            <w:webHidden/>
          </w:rPr>
          <w:instrText xml:space="preserve"> PAGEREF _Toc136611247 \h </w:instrText>
        </w:r>
        <w:r w:rsidR="00FA6F2D">
          <w:rPr>
            <w:webHidden/>
          </w:rPr>
        </w:r>
        <w:r w:rsidR="00FA6F2D">
          <w:rPr>
            <w:webHidden/>
          </w:rPr>
          <w:fldChar w:fldCharType="separate"/>
        </w:r>
        <w:r w:rsidR="00FA6F2D">
          <w:rPr>
            <w:webHidden/>
          </w:rPr>
          <w:t>48</w:t>
        </w:r>
        <w:r w:rsidR="00FA6F2D">
          <w:rPr>
            <w:webHidden/>
          </w:rPr>
          <w:fldChar w:fldCharType="end"/>
        </w:r>
      </w:hyperlink>
    </w:p>
    <w:p w14:paraId="44B129E1" w14:textId="687D33EA" w:rsidR="00FA6F2D" w:rsidRDefault="00000000">
      <w:pPr>
        <w:pStyle w:val="ab"/>
        <w:rPr>
          <w:rFonts w:asciiTheme="minorHAnsi" w:eastAsiaTheme="minorEastAsia" w:hAnsiTheme="minorHAnsi" w:cstheme="minorBidi"/>
          <w:sz w:val="24"/>
          <w:szCs w:val="22"/>
        </w:rPr>
      </w:pPr>
      <w:hyperlink w:anchor="_Toc136611248" w:history="1">
        <w:r w:rsidR="00FA6F2D" w:rsidRPr="00D84175">
          <w:rPr>
            <w:rStyle w:val="aa"/>
            <w:rFonts w:cstheme="minorHAnsi"/>
          </w:rPr>
          <w:t>Figure 5</w:t>
        </w:r>
        <w:r w:rsidR="00FA6F2D" w:rsidRPr="00D84175">
          <w:rPr>
            <w:rStyle w:val="aa"/>
            <w:rFonts w:cstheme="minorHAnsi"/>
          </w:rPr>
          <w:noBreakHyphen/>
          <w:t>7. Aurisys Control Flow</w:t>
        </w:r>
        <w:r w:rsidR="00FA6F2D">
          <w:rPr>
            <w:webHidden/>
          </w:rPr>
          <w:tab/>
        </w:r>
        <w:r w:rsidR="00FA6F2D">
          <w:rPr>
            <w:webHidden/>
          </w:rPr>
          <w:fldChar w:fldCharType="begin"/>
        </w:r>
        <w:r w:rsidR="00FA6F2D">
          <w:rPr>
            <w:webHidden/>
          </w:rPr>
          <w:instrText xml:space="preserve"> PAGEREF _Toc136611248 \h </w:instrText>
        </w:r>
        <w:r w:rsidR="00FA6F2D">
          <w:rPr>
            <w:webHidden/>
          </w:rPr>
        </w:r>
        <w:r w:rsidR="00FA6F2D">
          <w:rPr>
            <w:webHidden/>
          </w:rPr>
          <w:fldChar w:fldCharType="separate"/>
        </w:r>
        <w:r w:rsidR="00FA6F2D">
          <w:rPr>
            <w:webHidden/>
          </w:rPr>
          <w:t>52</w:t>
        </w:r>
        <w:r w:rsidR="00FA6F2D">
          <w:rPr>
            <w:webHidden/>
          </w:rPr>
          <w:fldChar w:fldCharType="end"/>
        </w:r>
      </w:hyperlink>
    </w:p>
    <w:p w14:paraId="15C468C8" w14:textId="5BA07D65" w:rsidR="0065267E" w:rsidRPr="007B42D5" w:rsidRDefault="00897274" w:rsidP="007B42D5">
      <w:r w:rsidRPr="00D651FA">
        <w:rPr>
          <w:rFonts w:eastAsia="新細明體"/>
        </w:rPr>
        <w:fldChar w:fldCharType="end"/>
      </w:r>
    </w:p>
    <w:p w14:paraId="2AF486DE" w14:textId="77777777" w:rsidR="002C3DA1" w:rsidRDefault="002C3DA1" w:rsidP="007B42D5"/>
    <w:p w14:paraId="01E6ADB2" w14:textId="77777777" w:rsidR="007B42D5" w:rsidRDefault="007B42D5" w:rsidP="007B42D5"/>
    <w:p w14:paraId="09A23E3D" w14:textId="77777777" w:rsidR="007B42D5" w:rsidRPr="007B42D5" w:rsidRDefault="007B42D5" w:rsidP="00A340C7">
      <w:pPr>
        <w:rPr>
          <w:rFonts w:eastAsiaTheme="minorEastAsia" w:cs="Arial"/>
        </w:rPr>
        <w:sectPr w:rsidR="007B42D5" w:rsidRPr="007B42D5" w:rsidSect="00201FA8">
          <w:headerReference w:type="even" r:id="rId18"/>
          <w:headerReference w:type="default" r:id="rId19"/>
          <w:footerReference w:type="even" r:id="rId20"/>
          <w:footerReference w:type="default" r:id="rId21"/>
          <w:pgSz w:w="11907" w:h="16839" w:code="9"/>
          <w:pgMar w:top="1440" w:right="1440" w:bottom="1440" w:left="1440" w:header="709" w:footer="709" w:gutter="0"/>
          <w:cols w:space="708"/>
          <w:docGrid w:linePitch="360"/>
        </w:sectPr>
      </w:pPr>
    </w:p>
    <w:p w14:paraId="303A62F6" w14:textId="1FD13BB1" w:rsidR="000E72A0" w:rsidRDefault="10853FB9" w:rsidP="00C81149">
      <w:pPr>
        <w:pStyle w:val="1"/>
      </w:pPr>
      <w:bookmarkStart w:id="17" w:name="_Toc229437566"/>
      <w:r>
        <w:lastRenderedPageBreak/>
        <w:t>Getting Start</w:t>
      </w:r>
      <w:bookmarkEnd w:id="17"/>
    </w:p>
    <w:p w14:paraId="4AF335B3" w14:textId="77777777" w:rsidR="008A37A4" w:rsidRDefault="10853FB9" w:rsidP="00C81149">
      <w:pPr>
        <w:pStyle w:val="2"/>
      </w:pPr>
      <w:bookmarkStart w:id="18" w:name="_Toc229437567"/>
      <w:r>
        <w:t>File Structure</w:t>
      </w:r>
      <w:bookmarkEnd w:id="18"/>
    </w:p>
    <w:p w14:paraId="6F5FE369" w14:textId="77777777" w:rsidR="0006445D" w:rsidRDefault="10853FB9" w:rsidP="00C81149">
      <w:pPr>
        <w:pStyle w:val="3"/>
      </w:pPr>
      <w:bookmarkStart w:id="19" w:name="_Toc229437568"/>
      <w:r>
        <w:t>A0 and B0 structure</w:t>
      </w:r>
      <w:bookmarkEnd w:id="19"/>
    </w:p>
    <w:p w14:paraId="4CA43153" w14:textId="756F01F6" w:rsidR="00CF62F7"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Currently, we have two file structures in DSP: A0 and B0. The file structure of P90/G90 is called A0 structure, and the structure of other projects is called B0 structure. We’ve reorganized the file structure of SCP and Audio DSP in B0 and created independent repo for SCP, Audio DSP, and common modules. After P90/G90, we’ll adopt B0 for all projects.</w:t>
      </w:r>
    </w:p>
    <w:tbl>
      <w:tblPr>
        <w:tblStyle w:val="21"/>
        <w:tblW w:w="5405" w:type="dxa"/>
        <w:jc w:val="center"/>
        <w:tblLook w:val="04A0" w:firstRow="1" w:lastRow="0" w:firstColumn="1" w:lastColumn="0" w:noHBand="0" w:noVBand="1"/>
      </w:tblPr>
      <w:tblGrid>
        <w:gridCol w:w="2726"/>
        <w:gridCol w:w="2679"/>
      </w:tblGrid>
      <w:tr w:rsidR="00030B03" w:rsidRPr="001D0504" w14:paraId="42CE4EDD" w14:textId="77777777" w:rsidTr="10853FB9">
        <w:trPr>
          <w:cnfStyle w:val="100000000000" w:firstRow="1" w:lastRow="0" w:firstColumn="0" w:lastColumn="0" w:oddVBand="0" w:evenVBand="0" w:oddHBand="0"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2726" w:type="dxa"/>
            <w:tcBorders>
              <w:top w:val="single" w:sz="12" w:space="0" w:color="auto"/>
              <w:bottom w:val="double" w:sz="4" w:space="0" w:color="auto"/>
            </w:tcBorders>
            <w:noWrap/>
            <w:hideMark/>
          </w:tcPr>
          <w:p w14:paraId="5205127F" w14:textId="77777777" w:rsidR="00030B03" w:rsidRPr="001D0504" w:rsidRDefault="00030B03" w:rsidP="10853FB9">
            <w:pPr>
              <w:adjustRightInd/>
              <w:snapToGrid/>
              <w:spacing w:before="0" w:after="0" w:line="240" w:lineRule="auto"/>
              <w:jc w:val="center"/>
              <w:rPr>
                <w:rFonts w:asciiTheme="minorHAnsi" w:eastAsia="Times New Roman" w:hAnsiTheme="minorHAnsi"/>
                <w:b w:val="0"/>
                <w:bCs w:val="0"/>
                <w:color w:val="000000" w:themeColor="text1"/>
                <w:lang w:eastAsia="zh-CN"/>
              </w:rPr>
            </w:pPr>
            <w:r w:rsidRPr="10853FB9">
              <w:rPr>
                <w:rFonts w:asciiTheme="minorHAnsi" w:eastAsia="Times New Roman" w:hAnsiTheme="minorHAnsi"/>
                <w:color w:val="000000"/>
                <w:kern w:val="0"/>
                <w:lang w:eastAsia="zh-CN"/>
              </w:rPr>
              <w:t>Projects</w:t>
            </w:r>
          </w:p>
        </w:tc>
        <w:tc>
          <w:tcPr>
            <w:tcW w:w="2679" w:type="dxa"/>
            <w:tcBorders>
              <w:top w:val="single" w:sz="12" w:space="0" w:color="auto"/>
              <w:bottom w:val="double" w:sz="4" w:space="0" w:color="auto"/>
            </w:tcBorders>
            <w:noWrap/>
            <w:hideMark/>
          </w:tcPr>
          <w:p w14:paraId="27A367B5" w14:textId="77777777" w:rsidR="00030B03" w:rsidRPr="001D0504" w:rsidRDefault="00030B03"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val="0"/>
                <w:bCs w:val="0"/>
                <w:color w:val="000000" w:themeColor="text1"/>
                <w:lang w:eastAsia="zh-CN"/>
              </w:rPr>
            </w:pPr>
            <w:r w:rsidRPr="10853FB9">
              <w:rPr>
                <w:rFonts w:asciiTheme="minorHAnsi" w:eastAsia="Times New Roman" w:hAnsiTheme="minorHAnsi"/>
                <w:color w:val="000000"/>
                <w:kern w:val="0"/>
                <w:lang w:eastAsia="zh-CN"/>
              </w:rPr>
              <w:t>Structure</w:t>
            </w:r>
          </w:p>
        </w:tc>
      </w:tr>
      <w:tr w:rsidR="00030B03" w:rsidRPr="001D0504" w14:paraId="2FA117D8" w14:textId="77777777" w:rsidTr="10853FB9">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2726" w:type="dxa"/>
            <w:tcBorders>
              <w:top w:val="double" w:sz="4" w:space="0" w:color="auto"/>
            </w:tcBorders>
            <w:hideMark/>
          </w:tcPr>
          <w:p w14:paraId="7FB45264" w14:textId="77777777" w:rsidR="00030B03" w:rsidRPr="00CD57DA" w:rsidRDefault="004739B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P90/G90</w:t>
            </w:r>
          </w:p>
        </w:tc>
        <w:tc>
          <w:tcPr>
            <w:tcW w:w="2679" w:type="dxa"/>
            <w:tcBorders>
              <w:top w:val="double" w:sz="4" w:space="0" w:color="auto"/>
            </w:tcBorders>
            <w:hideMark/>
          </w:tcPr>
          <w:p w14:paraId="43C9CBED" w14:textId="77777777" w:rsidR="00030B03" w:rsidRPr="001D0504" w:rsidRDefault="004739B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A0 structure</w:t>
            </w:r>
          </w:p>
        </w:tc>
      </w:tr>
      <w:tr w:rsidR="00030B03" w:rsidRPr="00A23665" w14:paraId="5C78FE80" w14:textId="77777777" w:rsidTr="10853FB9">
        <w:trPr>
          <w:trHeight w:val="252"/>
          <w:jc w:val="center"/>
        </w:trPr>
        <w:tc>
          <w:tcPr>
            <w:cnfStyle w:val="001000000000" w:firstRow="0" w:lastRow="0" w:firstColumn="1" w:lastColumn="0" w:oddVBand="0" w:evenVBand="0" w:oddHBand="0" w:evenHBand="0" w:firstRowFirstColumn="0" w:firstRowLastColumn="0" w:lastRowFirstColumn="0" w:lastRowLastColumn="0"/>
            <w:tcW w:w="2726" w:type="dxa"/>
            <w:tcBorders>
              <w:bottom w:val="single" w:sz="12" w:space="0" w:color="auto"/>
            </w:tcBorders>
            <w:hideMark/>
          </w:tcPr>
          <w:p w14:paraId="521C7DA7" w14:textId="77777777" w:rsidR="00030B03" w:rsidRPr="00CD57DA" w:rsidRDefault="004739B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Other projects</w:t>
            </w:r>
          </w:p>
        </w:tc>
        <w:tc>
          <w:tcPr>
            <w:tcW w:w="2679" w:type="dxa"/>
            <w:tcBorders>
              <w:bottom w:val="single" w:sz="12" w:space="0" w:color="auto"/>
            </w:tcBorders>
            <w:hideMark/>
          </w:tcPr>
          <w:p w14:paraId="2A0D54BF" w14:textId="77777777" w:rsidR="00030B03" w:rsidRPr="00A23665" w:rsidRDefault="004739B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B0 structure</w:t>
            </w:r>
          </w:p>
        </w:tc>
      </w:tr>
    </w:tbl>
    <w:p w14:paraId="28C8498C" w14:textId="77777777" w:rsidR="00370817" w:rsidRDefault="10853FB9" w:rsidP="00C81149">
      <w:pPr>
        <w:pStyle w:val="3"/>
      </w:pPr>
      <w:bookmarkStart w:id="20" w:name="_Toc229437569"/>
      <w:r>
        <w:t>DSP Source Code</w:t>
      </w:r>
      <w:bookmarkEnd w:id="20"/>
    </w:p>
    <w:p w14:paraId="26BA398E" w14:textId="77777777" w:rsidR="004C31C3" w:rsidRDefault="10853FB9" w:rsidP="00C81149">
      <w:pPr>
        <w:pStyle w:val="4"/>
      </w:pPr>
      <w:r>
        <w:t>A0 Structure</w:t>
      </w:r>
    </w:p>
    <w:p w14:paraId="513ED12E" w14:textId="77777777" w:rsidR="001713A5"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hAnsiTheme="minorHAnsi" w:cstheme="minorBidi"/>
          <w:b/>
          <w:bCs/>
        </w:rPr>
        <w:t>Repo Structure</w:t>
      </w:r>
    </w:p>
    <w:tbl>
      <w:tblPr>
        <w:tblStyle w:val="21"/>
        <w:tblW w:w="8896" w:type="dxa"/>
        <w:jc w:val="center"/>
        <w:tblLayout w:type="fixed"/>
        <w:tblLook w:val="04A0" w:firstRow="1" w:lastRow="0" w:firstColumn="1" w:lastColumn="0" w:noHBand="0" w:noVBand="1"/>
      </w:tblPr>
      <w:tblGrid>
        <w:gridCol w:w="3904"/>
        <w:gridCol w:w="993"/>
        <w:gridCol w:w="3999"/>
      </w:tblGrid>
      <w:tr w:rsidR="003328AD" w:rsidRPr="001D0504" w14:paraId="290F34CE" w14:textId="77777777" w:rsidTr="10853FB9">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3904" w:type="dxa"/>
            <w:tcBorders>
              <w:top w:val="single" w:sz="12" w:space="0" w:color="auto"/>
              <w:bottom w:val="double" w:sz="4" w:space="0" w:color="auto"/>
            </w:tcBorders>
            <w:noWrap/>
            <w:vAlign w:val="center"/>
            <w:hideMark/>
          </w:tcPr>
          <w:p w14:paraId="71EBAE52" w14:textId="77777777" w:rsidR="003328AD" w:rsidRPr="001D0504" w:rsidRDefault="003328AD" w:rsidP="10853FB9">
            <w:pPr>
              <w:adjustRightInd/>
              <w:snapToGrid/>
              <w:spacing w:before="0" w:after="0" w:line="240" w:lineRule="auto"/>
              <w:jc w:val="center"/>
              <w:rPr>
                <w:rFonts w:asciiTheme="minorHAnsi" w:eastAsia="Times New Roman" w:hAnsiTheme="minorHAnsi"/>
                <w:b w:val="0"/>
                <w:bCs w:val="0"/>
                <w:color w:val="000000" w:themeColor="text1"/>
                <w:lang w:eastAsia="zh-CN"/>
              </w:rPr>
            </w:pPr>
            <w:r w:rsidRPr="10853FB9">
              <w:rPr>
                <w:rFonts w:asciiTheme="minorHAnsi" w:eastAsia="Times New Roman" w:hAnsiTheme="minorHAnsi"/>
                <w:color w:val="000000"/>
                <w:kern w:val="0"/>
                <w:lang w:eastAsia="zh-CN"/>
              </w:rPr>
              <w:t>Repo</w:t>
            </w:r>
          </w:p>
        </w:tc>
        <w:tc>
          <w:tcPr>
            <w:tcW w:w="993" w:type="dxa"/>
            <w:tcBorders>
              <w:top w:val="single" w:sz="12" w:space="0" w:color="auto"/>
              <w:bottom w:val="double" w:sz="4" w:space="0" w:color="auto"/>
            </w:tcBorders>
            <w:noWrap/>
            <w:vAlign w:val="center"/>
            <w:hideMark/>
          </w:tcPr>
          <w:p w14:paraId="798B6D1B" w14:textId="77777777" w:rsidR="003328AD" w:rsidRPr="001D0504" w:rsidRDefault="003328AD"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val="0"/>
                <w:bCs w:val="0"/>
                <w:color w:val="000000" w:themeColor="text1"/>
                <w:lang w:eastAsia="zh-CN"/>
              </w:rPr>
            </w:pPr>
            <w:r w:rsidRPr="10853FB9">
              <w:rPr>
                <w:rFonts w:asciiTheme="minorHAnsi" w:eastAsia="Times New Roman" w:hAnsiTheme="minorHAnsi"/>
                <w:color w:val="000000"/>
                <w:kern w:val="0"/>
                <w:lang w:eastAsia="zh-CN"/>
              </w:rPr>
              <w:t>Release Policy</w:t>
            </w:r>
          </w:p>
        </w:tc>
        <w:tc>
          <w:tcPr>
            <w:tcW w:w="3999" w:type="dxa"/>
            <w:tcBorders>
              <w:top w:val="single" w:sz="12" w:space="0" w:color="auto"/>
              <w:bottom w:val="double" w:sz="4" w:space="0" w:color="auto"/>
            </w:tcBorders>
            <w:vAlign w:val="center"/>
          </w:tcPr>
          <w:p w14:paraId="74E5A59C" w14:textId="77777777" w:rsidR="003328AD" w:rsidRDefault="003328AD"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val="0"/>
                <w:bCs w:val="0"/>
                <w:color w:val="000000" w:themeColor="text1"/>
                <w:lang w:eastAsia="zh-CN"/>
              </w:rPr>
            </w:pPr>
            <w:r w:rsidRPr="10853FB9">
              <w:rPr>
                <w:rFonts w:asciiTheme="minorHAnsi" w:eastAsia="Times New Roman" w:hAnsiTheme="minorHAnsi"/>
                <w:color w:val="000000"/>
                <w:kern w:val="0"/>
                <w:lang w:eastAsia="zh-CN"/>
              </w:rPr>
              <w:t>Description</w:t>
            </w:r>
          </w:p>
        </w:tc>
      </w:tr>
      <w:tr w:rsidR="003328AD" w:rsidRPr="001D0504" w14:paraId="734D2B9A"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Borders>
              <w:top w:val="double" w:sz="4" w:space="0" w:color="auto"/>
            </w:tcBorders>
          </w:tcPr>
          <w:p w14:paraId="4769824D" w14:textId="77777777" w:rsidR="003328AD" w:rsidRPr="00CD57DA" w:rsidRDefault="003328A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vendor/mediatek/proprietary/tinysys/freertos/source</w:t>
            </w:r>
          </w:p>
        </w:tc>
        <w:tc>
          <w:tcPr>
            <w:tcW w:w="993" w:type="dxa"/>
            <w:tcBorders>
              <w:top w:val="double" w:sz="4" w:space="0" w:color="auto"/>
            </w:tcBorders>
          </w:tcPr>
          <w:p w14:paraId="35B8980B" w14:textId="77777777" w:rsidR="003328AD" w:rsidRPr="00CD57DA" w:rsidRDefault="003328AD"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999" w:type="dxa"/>
            <w:tcBorders>
              <w:top w:val="double" w:sz="4" w:space="0" w:color="auto"/>
            </w:tcBorders>
          </w:tcPr>
          <w:p w14:paraId="05ADB032" w14:textId="77777777" w:rsidR="003328AD" w:rsidRDefault="003328AD"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Source code</w:t>
            </w:r>
          </w:p>
        </w:tc>
      </w:tr>
      <w:tr w:rsidR="003328AD" w:rsidRPr="001D0504" w14:paraId="112EEF6E"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728EB10C" w14:textId="77777777" w:rsidR="003328AD" w:rsidRPr="00CD57DA" w:rsidRDefault="003328A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vendor/mediatek/proprietary/tinysys/freertos/adsp_3rd_party_lib</w:t>
            </w:r>
          </w:p>
        </w:tc>
        <w:tc>
          <w:tcPr>
            <w:tcW w:w="993" w:type="dxa"/>
          </w:tcPr>
          <w:p w14:paraId="672B0E2C" w14:textId="77777777" w:rsidR="003328AD" w:rsidRPr="00DD5516" w:rsidRDefault="003328AD"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999" w:type="dxa"/>
          </w:tcPr>
          <w:p w14:paraId="79CB8EB7" w14:textId="77777777" w:rsidR="003328AD" w:rsidRDefault="003328AD"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images with 3rd party functionality (internal QC use)</w:t>
            </w:r>
          </w:p>
        </w:tc>
      </w:tr>
      <w:tr w:rsidR="003328AD" w:rsidRPr="001D0504" w14:paraId="064A5325"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50A406A2" w14:textId="77777777" w:rsidR="003328AD" w:rsidRPr="00CD57DA" w:rsidRDefault="003328A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vendor/mediatek/proprietary/tinysys/freertos/adsp_lib</w:t>
            </w:r>
          </w:p>
        </w:tc>
        <w:tc>
          <w:tcPr>
            <w:tcW w:w="993" w:type="dxa"/>
          </w:tcPr>
          <w:p w14:paraId="3F9F4D1E" w14:textId="77777777" w:rsidR="003328AD" w:rsidRPr="00CD57DA" w:rsidRDefault="003328AD"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999" w:type="dxa"/>
          </w:tcPr>
          <w:p w14:paraId="5D5E50B0" w14:textId="77777777" w:rsidR="003328AD" w:rsidRDefault="003328AD"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 without 3rd party functionality (release to customers)</w:t>
            </w:r>
          </w:p>
        </w:tc>
      </w:tr>
      <w:tr w:rsidR="003328AD" w:rsidRPr="001D0504" w14:paraId="210DE553"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6C6478CC" w14:textId="77777777" w:rsidR="003328AD" w:rsidRPr="00CD57DA" w:rsidRDefault="003328A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vendor/mediatek/proprietary/tinysys/adsp/license/prebuilt/HIFI3/3rd_party</w:t>
            </w:r>
          </w:p>
        </w:tc>
        <w:tc>
          <w:tcPr>
            <w:tcW w:w="993" w:type="dxa"/>
          </w:tcPr>
          <w:p w14:paraId="657B1973" w14:textId="0FC50A11" w:rsidR="003328AD" w:rsidRPr="00CD57DA" w:rsidRDefault="003C4BA5"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C00000"/>
                <w:kern w:val="0"/>
                <w:lang w:eastAsia="zh-CN"/>
              </w:rPr>
              <w:t>Remove</w:t>
            </w:r>
          </w:p>
        </w:tc>
        <w:tc>
          <w:tcPr>
            <w:tcW w:w="3999" w:type="dxa"/>
          </w:tcPr>
          <w:p w14:paraId="3E8C4DFC" w14:textId="77777777" w:rsidR="003328AD" w:rsidRDefault="003328AD"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3rd party libraries</w:t>
            </w:r>
          </w:p>
          <w:p w14:paraId="27988408" w14:textId="77777777" w:rsidR="003328AD" w:rsidRDefault="003328AD"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(please license them from 3rd party lib and place them here)</w:t>
            </w:r>
          </w:p>
        </w:tc>
      </w:tr>
      <w:tr w:rsidR="003328AD" w:rsidRPr="001D0504" w14:paraId="247BDA95"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Borders>
              <w:bottom w:val="single" w:sz="12" w:space="0" w:color="auto"/>
            </w:tcBorders>
          </w:tcPr>
          <w:p w14:paraId="2D236065" w14:textId="77777777" w:rsidR="003328AD" w:rsidRPr="00CD57DA" w:rsidRDefault="003328A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prebuilts/xcc/linux-x86/xtensa/RG-2017.6-linux</w:t>
            </w:r>
          </w:p>
        </w:tc>
        <w:tc>
          <w:tcPr>
            <w:tcW w:w="993" w:type="dxa"/>
            <w:tcBorders>
              <w:bottom w:val="single" w:sz="12" w:space="0" w:color="auto"/>
            </w:tcBorders>
          </w:tcPr>
          <w:p w14:paraId="4135C1DB" w14:textId="4D48C604" w:rsidR="003328AD" w:rsidRPr="00CD57DA" w:rsidRDefault="003C4BA5"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highlight w:val="green"/>
                <w:lang w:eastAsia="zh-CN"/>
              </w:rPr>
            </w:pPr>
            <w:r w:rsidRPr="10853FB9">
              <w:rPr>
                <w:rFonts w:asciiTheme="minorHAnsi" w:eastAsia="Times New Roman" w:hAnsiTheme="minorHAnsi"/>
                <w:color w:val="C00000"/>
                <w:kern w:val="0"/>
                <w:lang w:eastAsia="zh-CN"/>
              </w:rPr>
              <w:t>Remove</w:t>
            </w:r>
          </w:p>
        </w:tc>
        <w:tc>
          <w:tcPr>
            <w:tcW w:w="3999" w:type="dxa"/>
            <w:tcBorders>
              <w:bottom w:val="single" w:sz="12" w:space="0" w:color="auto"/>
            </w:tcBorders>
          </w:tcPr>
          <w:p w14:paraId="465ACD1E" w14:textId="77777777" w:rsidR="003328AD" w:rsidRDefault="003328AD"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Cadence HiFi DSP toolchain (Please license it from Cadence and place it here)</w:t>
            </w:r>
          </w:p>
        </w:tc>
      </w:tr>
    </w:tbl>
    <w:p w14:paraId="3E7D4212" w14:textId="77777777" w:rsidR="003328AD" w:rsidRPr="001713A5" w:rsidRDefault="003328AD" w:rsidP="003328AD">
      <w:pPr>
        <w:adjustRightInd/>
        <w:snapToGrid/>
        <w:spacing w:before="0" w:after="0"/>
        <w:ind w:left="340"/>
        <w:rPr>
          <w:rFonts w:asciiTheme="minorHAnsi" w:hAnsiTheme="minorHAnsi" w:cstheme="minorHAnsi"/>
          <w:b/>
          <w:szCs w:val="20"/>
        </w:rPr>
      </w:pPr>
    </w:p>
    <w:p w14:paraId="665C925D" w14:textId="77777777" w:rsidR="001713A5" w:rsidRPr="001713A5"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File Structure</w:t>
      </w:r>
    </w:p>
    <w:p w14:paraId="0867F439" w14:textId="4BF1A76B" w:rsidR="008A682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DSP source code is located at </w:t>
      </w:r>
      <w:r w:rsidRPr="10853FB9">
        <w:rPr>
          <w:rFonts w:ascii="Courier New" w:eastAsia="YouYuan" w:hAnsi="Courier New" w:cs="Courier New"/>
        </w:rPr>
        <w:t>alps/vendor/mediatek/proprietary/tinysys/freertos</w:t>
      </w:r>
      <w:r w:rsidRPr="10853FB9">
        <w:rPr>
          <w:rFonts w:asciiTheme="minorEastAsia" w:eastAsiaTheme="minorEastAsia" w:hAnsiTheme="minorEastAsia" w:cs="Courier New"/>
        </w:rPr>
        <w:t>.</w:t>
      </w:r>
    </w:p>
    <w:tbl>
      <w:tblPr>
        <w:tblStyle w:val="21"/>
        <w:tblW w:w="8798" w:type="dxa"/>
        <w:jc w:val="center"/>
        <w:tblLook w:val="04A0" w:firstRow="1" w:lastRow="0" w:firstColumn="1" w:lastColumn="0" w:noHBand="0" w:noVBand="1"/>
      </w:tblPr>
      <w:tblGrid>
        <w:gridCol w:w="3112"/>
        <w:gridCol w:w="1357"/>
        <w:gridCol w:w="1848"/>
        <w:gridCol w:w="2481"/>
      </w:tblGrid>
      <w:tr w:rsidR="00236E4B" w:rsidRPr="001D0504" w14:paraId="616AF04D" w14:textId="77777777" w:rsidTr="10853FB9">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tcBorders>
              <w:top w:val="single" w:sz="12" w:space="0" w:color="auto"/>
              <w:bottom w:val="double" w:sz="4" w:space="0" w:color="auto"/>
            </w:tcBorders>
            <w:noWrap/>
            <w:hideMark/>
          </w:tcPr>
          <w:p w14:paraId="1710DA8B" w14:textId="77777777" w:rsidR="001D0504" w:rsidRPr="000F25D0" w:rsidRDefault="001D0504" w:rsidP="10853FB9">
            <w:pPr>
              <w:adjustRightInd/>
              <w:snapToGrid/>
              <w:spacing w:before="0" w:after="0" w:line="240" w:lineRule="auto"/>
              <w:jc w:val="center"/>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Directory</w:t>
            </w:r>
          </w:p>
        </w:tc>
        <w:tc>
          <w:tcPr>
            <w:tcW w:w="1357" w:type="dxa"/>
            <w:tcBorders>
              <w:top w:val="single" w:sz="12" w:space="0" w:color="auto"/>
              <w:bottom w:val="double" w:sz="4" w:space="0" w:color="auto"/>
            </w:tcBorders>
            <w:noWrap/>
            <w:hideMark/>
          </w:tcPr>
          <w:p w14:paraId="7C9CC3EF" w14:textId="77777777" w:rsidR="001D0504" w:rsidRPr="000F25D0" w:rsidRDefault="001D0504"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Sub Directory</w:t>
            </w:r>
          </w:p>
        </w:tc>
        <w:tc>
          <w:tcPr>
            <w:tcW w:w="1848" w:type="dxa"/>
            <w:tcBorders>
              <w:top w:val="single" w:sz="12" w:space="0" w:color="auto"/>
              <w:bottom w:val="double" w:sz="4" w:space="0" w:color="auto"/>
            </w:tcBorders>
            <w:noWrap/>
            <w:hideMark/>
          </w:tcPr>
          <w:p w14:paraId="2515A5EE" w14:textId="77777777" w:rsidR="001D0504" w:rsidRPr="000F25D0" w:rsidRDefault="001D0504"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Files</w:t>
            </w:r>
          </w:p>
        </w:tc>
        <w:tc>
          <w:tcPr>
            <w:tcW w:w="2481" w:type="dxa"/>
            <w:tcBorders>
              <w:top w:val="single" w:sz="12" w:space="0" w:color="auto"/>
              <w:bottom w:val="double" w:sz="4" w:space="0" w:color="auto"/>
            </w:tcBorders>
            <w:noWrap/>
            <w:hideMark/>
          </w:tcPr>
          <w:p w14:paraId="4A8B69E9" w14:textId="77777777" w:rsidR="001D0504" w:rsidRPr="000F25D0" w:rsidRDefault="001D0504"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Description</w:t>
            </w:r>
          </w:p>
        </w:tc>
      </w:tr>
      <w:tr w:rsidR="00236E4B" w:rsidRPr="001D0504" w14:paraId="7B6EF549"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tcBorders>
              <w:top w:val="double" w:sz="4" w:space="0" w:color="auto"/>
            </w:tcBorders>
            <w:shd w:val="clear" w:color="auto" w:fill="CCCCCC"/>
            <w:noWrap/>
            <w:vAlign w:val="center"/>
            <w:hideMark/>
          </w:tcPr>
          <w:p w14:paraId="5E919FF3"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w:t>
            </w:r>
          </w:p>
        </w:tc>
        <w:tc>
          <w:tcPr>
            <w:tcW w:w="1357" w:type="dxa"/>
            <w:vMerge w:val="restart"/>
            <w:tcBorders>
              <w:top w:val="double" w:sz="4" w:space="0" w:color="auto"/>
            </w:tcBorders>
            <w:shd w:val="clear" w:color="auto" w:fill="CCCCCC"/>
            <w:vAlign w:val="center"/>
            <w:hideMark/>
          </w:tcPr>
          <w:p w14:paraId="13B20F49" w14:textId="3A93C5F5" w:rsidR="001D0504" w:rsidRPr="001D0504" w:rsidRDefault="000F25D0" w:rsidP="10853FB9">
            <w:pPr>
              <w:adjustRightInd/>
              <w:snapToGrid/>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1848" w:type="dxa"/>
            <w:tcBorders>
              <w:top w:val="double" w:sz="4" w:space="0" w:color="auto"/>
            </w:tcBorders>
            <w:shd w:val="clear" w:color="auto" w:fill="CCCCCC"/>
            <w:noWrap/>
            <w:hideMark/>
          </w:tcPr>
          <w:p w14:paraId="31012D7A" w14:textId="77777777" w:rsidR="001D0504" w:rsidRPr="001D0504" w:rsidRDefault="001D0504"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Android.mk</w:t>
            </w:r>
          </w:p>
        </w:tc>
        <w:tc>
          <w:tcPr>
            <w:tcW w:w="2481" w:type="dxa"/>
            <w:vMerge w:val="restart"/>
            <w:tcBorders>
              <w:top w:val="double" w:sz="4" w:space="0" w:color="auto"/>
            </w:tcBorders>
            <w:vAlign w:val="center"/>
            <w:hideMark/>
          </w:tcPr>
          <w:p w14:paraId="153A5F84"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Makefile and Project Config</w:t>
            </w:r>
          </w:p>
        </w:tc>
      </w:tr>
      <w:tr w:rsidR="00236E4B" w:rsidRPr="001D0504" w14:paraId="7044D025"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shd w:val="clear" w:color="auto" w:fill="CCCCCC"/>
            <w:vAlign w:val="center"/>
            <w:hideMark/>
          </w:tcPr>
          <w:p w14:paraId="6AC4E369"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shd w:val="clear" w:color="auto" w:fill="CCCCCC"/>
            <w:vAlign w:val="center"/>
            <w:hideMark/>
          </w:tcPr>
          <w:p w14:paraId="1E551095" w14:textId="77777777" w:rsidR="001D0504" w:rsidRPr="001D0504" w:rsidRDefault="001D0504" w:rsidP="000F25D0">
            <w:pPr>
              <w:adjustRightInd/>
              <w:snapToGrid/>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CCCCCC"/>
            <w:noWrap/>
            <w:hideMark/>
          </w:tcPr>
          <w:p w14:paraId="4069EB16" w14:textId="77777777" w:rsidR="001D0504" w:rsidRPr="001D0504" w:rsidRDefault="001D0504"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Makefile</w:t>
            </w:r>
          </w:p>
        </w:tc>
        <w:tc>
          <w:tcPr>
            <w:tcW w:w="2481" w:type="dxa"/>
            <w:vMerge/>
            <w:vAlign w:val="center"/>
            <w:hideMark/>
          </w:tcPr>
          <w:p w14:paraId="3A6C855B"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28935221"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shd w:val="clear" w:color="auto" w:fill="FFFFFF" w:themeFill="background1"/>
            <w:vAlign w:val="center"/>
            <w:hideMark/>
          </w:tcPr>
          <w:p w14:paraId="1AF1FE59"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/build</w:t>
            </w:r>
          </w:p>
        </w:tc>
        <w:tc>
          <w:tcPr>
            <w:tcW w:w="1357" w:type="dxa"/>
            <w:vMerge w:val="restart"/>
            <w:shd w:val="clear" w:color="auto" w:fill="FFFFFF" w:themeFill="background1"/>
            <w:vAlign w:val="center"/>
            <w:hideMark/>
          </w:tcPr>
          <w:p w14:paraId="50B76D2E" w14:textId="521E0E10" w:rsidR="001D0504" w:rsidRPr="001D0504" w:rsidRDefault="000F25D0" w:rsidP="10853FB9">
            <w:pPr>
              <w:adjustRightInd/>
              <w:snapToGrid/>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1848" w:type="dxa"/>
            <w:shd w:val="clear" w:color="auto" w:fill="FFFFFF" w:themeFill="background1"/>
            <w:noWrap/>
            <w:hideMark/>
          </w:tcPr>
          <w:p w14:paraId="27E4572D" w14:textId="77777777" w:rsidR="001D0504" w:rsidRPr="001D0504" w:rsidRDefault="001D0504"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clear_vars.mk</w:t>
            </w:r>
          </w:p>
        </w:tc>
        <w:tc>
          <w:tcPr>
            <w:tcW w:w="2481" w:type="dxa"/>
            <w:vMerge w:val="restart"/>
            <w:shd w:val="clear" w:color="auto" w:fill="FFFFFF" w:themeFill="background1"/>
            <w:vAlign w:val="center"/>
            <w:hideMark/>
          </w:tcPr>
          <w:p w14:paraId="7DF12E8A" w14:textId="77777777" w:rsidR="001D0504" w:rsidRPr="00A23665" w:rsidRDefault="00A23665"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Build script</w:t>
            </w:r>
          </w:p>
        </w:tc>
      </w:tr>
      <w:tr w:rsidR="00236E4B" w:rsidRPr="001D0504" w14:paraId="7AE17E5A"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shd w:val="clear" w:color="auto" w:fill="FFFFFF" w:themeFill="background1"/>
            <w:hideMark/>
          </w:tcPr>
          <w:p w14:paraId="36C28857" w14:textId="77777777" w:rsidR="001D0504" w:rsidRPr="000F25D0" w:rsidRDefault="001D0504" w:rsidP="001D0504">
            <w:pPr>
              <w:adjustRightInd/>
              <w:snapToGrid/>
              <w:spacing w:before="0" w:after="0" w:line="240" w:lineRule="auto"/>
              <w:jc w:val="left"/>
              <w:rPr>
                <w:rFonts w:asciiTheme="minorHAnsi" w:eastAsia="Times New Roman" w:hAnsiTheme="minorHAnsi"/>
                <w:b w:val="0"/>
                <w:bCs w:val="0"/>
                <w:color w:val="000000"/>
                <w:kern w:val="0"/>
                <w:szCs w:val="20"/>
                <w:lang w:eastAsia="zh-CN"/>
              </w:rPr>
            </w:pPr>
          </w:p>
        </w:tc>
        <w:tc>
          <w:tcPr>
            <w:tcW w:w="1357" w:type="dxa"/>
            <w:vMerge/>
            <w:shd w:val="clear" w:color="auto" w:fill="FFFFFF" w:themeFill="background1"/>
            <w:hideMark/>
          </w:tcPr>
          <w:p w14:paraId="5FF54EF7"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hideMark/>
          </w:tcPr>
          <w:p w14:paraId="60E34002" w14:textId="77777777" w:rsidR="001D0504" w:rsidRPr="001D0504" w:rsidRDefault="001D0504"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config_common.mk</w:t>
            </w:r>
          </w:p>
        </w:tc>
        <w:tc>
          <w:tcPr>
            <w:tcW w:w="2481" w:type="dxa"/>
            <w:vMerge/>
            <w:shd w:val="clear" w:color="auto" w:fill="FFFFFF" w:themeFill="background1"/>
            <w:hideMark/>
          </w:tcPr>
          <w:p w14:paraId="091B643F"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47403819"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shd w:val="clear" w:color="auto" w:fill="FFFFFF" w:themeFill="background1"/>
            <w:hideMark/>
          </w:tcPr>
          <w:p w14:paraId="37B94F1D" w14:textId="77777777" w:rsidR="001D0504" w:rsidRPr="000F25D0" w:rsidRDefault="001D0504" w:rsidP="001D0504">
            <w:pPr>
              <w:adjustRightInd/>
              <w:snapToGrid/>
              <w:spacing w:before="0" w:after="0" w:line="240" w:lineRule="auto"/>
              <w:jc w:val="left"/>
              <w:rPr>
                <w:rFonts w:asciiTheme="minorHAnsi" w:eastAsia="Times New Roman" w:hAnsiTheme="minorHAnsi"/>
                <w:b w:val="0"/>
                <w:bCs w:val="0"/>
                <w:color w:val="000000"/>
                <w:kern w:val="0"/>
                <w:szCs w:val="20"/>
                <w:lang w:eastAsia="zh-CN"/>
              </w:rPr>
            </w:pPr>
          </w:p>
        </w:tc>
        <w:tc>
          <w:tcPr>
            <w:tcW w:w="1357" w:type="dxa"/>
            <w:vMerge/>
            <w:shd w:val="clear" w:color="auto" w:fill="FFFFFF" w:themeFill="background1"/>
            <w:hideMark/>
          </w:tcPr>
          <w:p w14:paraId="5B1CCE4C" w14:textId="77777777" w:rsidR="001D0504" w:rsidRPr="001D0504" w:rsidRDefault="001D0504" w:rsidP="001D0504">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hideMark/>
          </w:tcPr>
          <w:p w14:paraId="7B230D60" w14:textId="77777777" w:rsidR="001D0504" w:rsidRPr="001D0504" w:rsidRDefault="001D0504"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config_hifi3.mk</w:t>
            </w:r>
          </w:p>
        </w:tc>
        <w:tc>
          <w:tcPr>
            <w:tcW w:w="2481" w:type="dxa"/>
            <w:vMerge/>
            <w:shd w:val="clear" w:color="auto" w:fill="FFFFFF" w:themeFill="background1"/>
            <w:hideMark/>
          </w:tcPr>
          <w:p w14:paraId="0AC51EEE" w14:textId="77777777" w:rsidR="001D0504" w:rsidRPr="001D0504" w:rsidRDefault="001D0504" w:rsidP="001D0504">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73C1CEF9"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shd w:val="clear" w:color="auto" w:fill="FFFFFF" w:themeFill="background1"/>
            <w:hideMark/>
          </w:tcPr>
          <w:p w14:paraId="05B4F44C" w14:textId="77777777" w:rsidR="001D0504" w:rsidRPr="000F25D0" w:rsidRDefault="001D0504" w:rsidP="001D0504">
            <w:pPr>
              <w:adjustRightInd/>
              <w:snapToGrid/>
              <w:spacing w:before="0" w:after="0" w:line="240" w:lineRule="auto"/>
              <w:jc w:val="left"/>
              <w:rPr>
                <w:rFonts w:asciiTheme="minorHAnsi" w:eastAsia="Times New Roman" w:hAnsiTheme="minorHAnsi"/>
                <w:b w:val="0"/>
                <w:bCs w:val="0"/>
                <w:color w:val="000000"/>
                <w:kern w:val="0"/>
                <w:szCs w:val="20"/>
                <w:lang w:eastAsia="zh-CN"/>
              </w:rPr>
            </w:pPr>
          </w:p>
        </w:tc>
        <w:tc>
          <w:tcPr>
            <w:tcW w:w="1357" w:type="dxa"/>
            <w:vMerge/>
            <w:shd w:val="clear" w:color="auto" w:fill="FFFFFF" w:themeFill="background1"/>
            <w:hideMark/>
          </w:tcPr>
          <w:p w14:paraId="0A0CB997"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hideMark/>
          </w:tcPr>
          <w:p w14:paraId="25388F41" w14:textId="77777777" w:rsidR="001D0504" w:rsidRPr="001D0504" w:rsidRDefault="001D0504"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definitions.mk</w:t>
            </w:r>
          </w:p>
        </w:tc>
        <w:tc>
          <w:tcPr>
            <w:tcW w:w="2481" w:type="dxa"/>
            <w:vMerge/>
            <w:shd w:val="clear" w:color="auto" w:fill="FFFFFF" w:themeFill="background1"/>
            <w:hideMark/>
          </w:tcPr>
          <w:p w14:paraId="05DC6956"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3CDDC366"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shd w:val="clear" w:color="auto" w:fill="FFFFFF" w:themeFill="background1"/>
            <w:hideMark/>
          </w:tcPr>
          <w:p w14:paraId="6D2E1247" w14:textId="77777777" w:rsidR="001D0504" w:rsidRPr="000F25D0" w:rsidRDefault="001D0504" w:rsidP="001D0504">
            <w:pPr>
              <w:adjustRightInd/>
              <w:snapToGrid/>
              <w:spacing w:before="0" w:after="0" w:line="240" w:lineRule="auto"/>
              <w:jc w:val="left"/>
              <w:rPr>
                <w:rFonts w:asciiTheme="minorHAnsi" w:eastAsia="Times New Roman" w:hAnsiTheme="minorHAnsi"/>
                <w:b w:val="0"/>
                <w:bCs w:val="0"/>
                <w:color w:val="000000"/>
                <w:kern w:val="0"/>
                <w:szCs w:val="20"/>
                <w:lang w:eastAsia="zh-CN"/>
              </w:rPr>
            </w:pPr>
          </w:p>
        </w:tc>
        <w:tc>
          <w:tcPr>
            <w:tcW w:w="1357" w:type="dxa"/>
            <w:vMerge/>
            <w:shd w:val="clear" w:color="auto" w:fill="FFFFFF" w:themeFill="background1"/>
            <w:hideMark/>
          </w:tcPr>
          <w:p w14:paraId="1B801652" w14:textId="77777777" w:rsidR="001D0504" w:rsidRPr="001D0504" w:rsidRDefault="001D0504" w:rsidP="001D0504">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hideMark/>
          </w:tcPr>
          <w:p w14:paraId="1BE50A41" w14:textId="77777777" w:rsidR="001D0504" w:rsidRPr="001D0504" w:rsidRDefault="001D0504"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env_hifi3.mk</w:t>
            </w:r>
          </w:p>
        </w:tc>
        <w:tc>
          <w:tcPr>
            <w:tcW w:w="2481" w:type="dxa"/>
            <w:vMerge/>
            <w:shd w:val="clear" w:color="auto" w:fill="FFFFFF" w:themeFill="background1"/>
            <w:hideMark/>
          </w:tcPr>
          <w:p w14:paraId="3CC71783" w14:textId="77777777" w:rsidR="001D0504" w:rsidRPr="001D0504" w:rsidRDefault="001D0504" w:rsidP="001D0504">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7781DEAD"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hideMark/>
          </w:tcPr>
          <w:p w14:paraId="229DEC7C" w14:textId="77777777" w:rsidR="001D0504" w:rsidRPr="000F25D0" w:rsidRDefault="001D0504" w:rsidP="001D0504">
            <w:pPr>
              <w:adjustRightInd/>
              <w:snapToGrid/>
              <w:spacing w:before="0" w:after="0" w:line="240" w:lineRule="auto"/>
              <w:jc w:val="left"/>
              <w:rPr>
                <w:rFonts w:asciiTheme="minorHAnsi" w:eastAsia="Times New Roman" w:hAnsiTheme="minorHAnsi"/>
                <w:b w:val="0"/>
                <w:bCs w:val="0"/>
                <w:color w:val="000000"/>
                <w:kern w:val="0"/>
                <w:szCs w:val="20"/>
                <w:lang w:eastAsia="zh-CN"/>
              </w:rPr>
            </w:pPr>
          </w:p>
        </w:tc>
        <w:tc>
          <w:tcPr>
            <w:tcW w:w="1357" w:type="dxa"/>
            <w:vMerge/>
            <w:hideMark/>
          </w:tcPr>
          <w:p w14:paraId="1F860F04"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noWrap/>
            <w:hideMark/>
          </w:tcPr>
          <w:p w14:paraId="74FAC83E" w14:textId="77777777" w:rsidR="001D0504" w:rsidRPr="001D0504" w:rsidRDefault="001D0504"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main.mk</w:t>
            </w:r>
          </w:p>
        </w:tc>
        <w:tc>
          <w:tcPr>
            <w:tcW w:w="2481" w:type="dxa"/>
            <w:vMerge/>
            <w:shd w:val="clear" w:color="auto" w:fill="FFFFFF" w:themeFill="background1"/>
            <w:hideMark/>
          </w:tcPr>
          <w:p w14:paraId="53E0F0C7" w14:textId="77777777" w:rsidR="001D0504" w:rsidRPr="001D0504" w:rsidRDefault="001D0504"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3CEE9B4D"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noWrap/>
            <w:vAlign w:val="center"/>
            <w:hideMark/>
          </w:tcPr>
          <w:p w14:paraId="4C4891A0"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lastRenderedPageBreak/>
              <w:t>/drivers/HIFI3_A</w:t>
            </w:r>
          </w:p>
        </w:tc>
        <w:tc>
          <w:tcPr>
            <w:tcW w:w="1357" w:type="dxa"/>
            <w:noWrap/>
            <w:vAlign w:val="center"/>
            <w:hideMark/>
          </w:tcPr>
          <w:p w14:paraId="17078DDB" w14:textId="1124BE5F"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r w:rsidR="00DD5516" w:rsidRPr="10853FB9">
              <w:rPr>
                <w:rFonts w:asciiTheme="minorHAnsi" w:eastAsia="Times New Roman" w:hAnsiTheme="minorHAnsi"/>
                <w:color w:val="000000"/>
                <w:kern w:val="0"/>
                <w:lang w:eastAsia="zh-CN"/>
              </w:rPr>
              <w:t>-</w:t>
            </w:r>
          </w:p>
        </w:tc>
        <w:tc>
          <w:tcPr>
            <w:tcW w:w="1848" w:type="dxa"/>
            <w:noWrap/>
            <w:vAlign w:val="center"/>
            <w:hideMark/>
          </w:tcPr>
          <w:p w14:paraId="17D9BF29" w14:textId="17FDA460" w:rsidR="001D0504" w:rsidRPr="001D0504" w:rsidRDefault="00DD5516"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noWrap/>
            <w:vAlign w:val="center"/>
            <w:hideMark/>
          </w:tcPr>
          <w:p w14:paraId="17874F01"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 HW Driver code</w:t>
            </w:r>
          </w:p>
        </w:tc>
      </w:tr>
      <w:tr w:rsidR="000F25D0" w:rsidRPr="001D0504" w14:paraId="5BDCACFD"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vAlign w:val="center"/>
            <w:hideMark/>
          </w:tcPr>
          <w:p w14:paraId="28C8ACD2" w14:textId="77777777" w:rsidR="000F25D0" w:rsidRPr="000F25D0" w:rsidRDefault="000F25D0"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/drivers/common/</w:t>
            </w:r>
          </w:p>
        </w:tc>
        <w:tc>
          <w:tcPr>
            <w:tcW w:w="1357" w:type="dxa"/>
            <w:noWrap/>
            <w:vAlign w:val="center"/>
            <w:hideMark/>
          </w:tcPr>
          <w:p w14:paraId="359AB195"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w:t>
            </w:r>
          </w:p>
        </w:tc>
        <w:tc>
          <w:tcPr>
            <w:tcW w:w="1848" w:type="dxa"/>
            <w:vMerge w:val="restart"/>
            <w:noWrap/>
            <w:vAlign w:val="center"/>
            <w:hideMark/>
          </w:tcPr>
          <w:p w14:paraId="2CFBDA71"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p>
          <w:p w14:paraId="54F7F2DF"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p>
          <w:p w14:paraId="472D3C56" w14:textId="5A01B9FC"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p>
          <w:p w14:paraId="2D709B97"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p>
          <w:p w14:paraId="0A9B6AF0" w14:textId="540DBC5B" w:rsidR="000F25D0" w:rsidRPr="001D0504" w:rsidRDefault="000F25D0" w:rsidP="10853FB9">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p>
        </w:tc>
        <w:tc>
          <w:tcPr>
            <w:tcW w:w="2481" w:type="dxa"/>
            <w:noWrap/>
            <w:vAlign w:val="center"/>
            <w:hideMark/>
          </w:tcPr>
          <w:p w14:paraId="07622972"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 Framework</w:t>
            </w:r>
          </w:p>
        </w:tc>
      </w:tr>
      <w:tr w:rsidR="000F25D0" w:rsidRPr="001D0504" w14:paraId="28893E35"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3BE5570D"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shd w:val="clear" w:color="auto" w:fill="FFFFFF" w:themeFill="background1"/>
            <w:noWrap/>
            <w:vAlign w:val="center"/>
            <w:hideMark/>
          </w:tcPr>
          <w:p w14:paraId="68497233"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/dma/v03</w:t>
            </w:r>
          </w:p>
        </w:tc>
        <w:tc>
          <w:tcPr>
            <w:tcW w:w="1848" w:type="dxa"/>
            <w:vMerge/>
            <w:shd w:val="clear" w:color="auto" w:fill="FFFFFF" w:themeFill="background1"/>
            <w:noWrap/>
            <w:vAlign w:val="center"/>
            <w:hideMark/>
          </w:tcPr>
          <w:p w14:paraId="64AEFE9E" w14:textId="38EE6740" w:rsidR="000F25D0" w:rsidRPr="001D0504" w:rsidRDefault="000F25D0" w:rsidP="000F25D0">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vMerge w:val="restart"/>
            <w:shd w:val="clear" w:color="auto" w:fill="FFFFFF" w:themeFill="background1"/>
            <w:vAlign w:val="center"/>
            <w:hideMark/>
          </w:tcPr>
          <w:p w14:paraId="286AE96A"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Common peripheral driver code with SCP</w:t>
            </w:r>
          </w:p>
        </w:tc>
      </w:tr>
      <w:tr w:rsidR="000F25D0" w:rsidRPr="001D0504" w14:paraId="6830BD26"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342441A9"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shd w:val="clear" w:color="auto" w:fill="FFFFFF" w:themeFill="background1"/>
            <w:noWrap/>
            <w:vAlign w:val="center"/>
            <w:hideMark/>
          </w:tcPr>
          <w:p w14:paraId="6DF7B207"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/sem/v02</w:t>
            </w:r>
          </w:p>
        </w:tc>
        <w:tc>
          <w:tcPr>
            <w:tcW w:w="1848" w:type="dxa"/>
            <w:vMerge/>
            <w:shd w:val="clear" w:color="auto" w:fill="FFFFFF" w:themeFill="background1"/>
            <w:noWrap/>
            <w:vAlign w:val="center"/>
            <w:hideMark/>
          </w:tcPr>
          <w:p w14:paraId="5275BB3D" w14:textId="46E464A9" w:rsidR="000F25D0" w:rsidRPr="001D0504" w:rsidRDefault="000F25D0" w:rsidP="000F25D0">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vMerge/>
            <w:shd w:val="clear" w:color="auto" w:fill="FFFFFF" w:themeFill="background1"/>
            <w:vAlign w:val="center"/>
            <w:hideMark/>
          </w:tcPr>
          <w:p w14:paraId="099D0761" w14:textId="77777777" w:rsidR="000F25D0" w:rsidRPr="001D0504" w:rsidRDefault="000F25D0"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0F25D0" w:rsidRPr="001D0504" w14:paraId="7A41437B"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30D53B63"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shd w:val="clear" w:color="auto" w:fill="FFFFFF" w:themeFill="background1"/>
            <w:noWrap/>
            <w:vAlign w:val="center"/>
            <w:hideMark/>
          </w:tcPr>
          <w:p w14:paraId="7F5423F8"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/uart/v01</w:t>
            </w:r>
          </w:p>
        </w:tc>
        <w:tc>
          <w:tcPr>
            <w:tcW w:w="1848" w:type="dxa"/>
            <w:vMerge/>
            <w:shd w:val="clear" w:color="auto" w:fill="FFFFFF" w:themeFill="background1"/>
            <w:noWrap/>
            <w:vAlign w:val="center"/>
            <w:hideMark/>
          </w:tcPr>
          <w:p w14:paraId="59F4ED95" w14:textId="60AC2CB0" w:rsidR="000F25D0" w:rsidRPr="001D0504" w:rsidRDefault="000F25D0" w:rsidP="000F25D0">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vMerge/>
            <w:shd w:val="clear" w:color="auto" w:fill="FFFFFF" w:themeFill="background1"/>
            <w:vAlign w:val="center"/>
            <w:hideMark/>
          </w:tcPr>
          <w:p w14:paraId="244B5D26" w14:textId="77777777" w:rsidR="000F25D0" w:rsidRPr="001D0504" w:rsidRDefault="000F25D0"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0F25D0" w:rsidRPr="001D0504" w14:paraId="32F8F463"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34C6CD3B"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shd w:val="clear" w:color="auto" w:fill="FFFFFF" w:themeFill="background1"/>
            <w:noWrap/>
            <w:vAlign w:val="center"/>
            <w:hideMark/>
          </w:tcPr>
          <w:p w14:paraId="49BC1A8A"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/ipi/common</w:t>
            </w:r>
          </w:p>
        </w:tc>
        <w:tc>
          <w:tcPr>
            <w:tcW w:w="1848" w:type="dxa"/>
            <w:vMerge/>
            <w:shd w:val="clear" w:color="auto" w:fill="FFFFFF" w:themeFill="background1"/>
            <w:noWrap/>
            <w:vAlign w:val="center"/>
            <w:hideMark/>
          </w:tcPr>
          <w:p w14:paraId="5052EC42" w14:textId="16D79131" w:rsidR="000F25D0" w:rsidRPr="001D0504" w:rsidRDefault="000F25D0"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shd w:val="clear" w:color="auto" w:fill="FFFFFF" w:themeFill="background1"/>
            <w:noWrap/>
            <w:vAlign w:val="center"/>
            <w:hideMark/>
          </w:tcPr>
          <w:p w14:paraId="183E8ECC"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IPI Driver</w:t>
            </w:r>
          </w:p>
        </w:tc>
      </w:tr>
      <w:tr w:rsidR="00236E4B" w:rsidRPr="001D0504" w14:paraId="4130C8C6" w14:textId="77777777" w:rsidTr="10853FB9">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3112" w:type="dxa"/>
            <w:noWrap/>
            <w:vAlign w:val="center"/>
            <w:hideMark/>
          </w:tcPr>
          <w:p w14:paraId="13C4505C"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/kernel/service/HIFI3</w:t>
            </w:r>
          </w:p>
        </w:tc>
        <w:tc>
          <w:tcPr>
            <w:tcW w:w="1357" w:type="dxa"/>
            <w:noWrap/>
            <w:vAlign w:val="center"/>
            <w:hideMark/>
          </w:tcPr>
          <w:p w14:paraId="6D4B9D74" w14:textId="093EC850"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r w:rsidR="000F25D0" w:rsidRPr="10853FB9">
              <w:rPr>
                <w:rFonts w:asciiTheme="minorHAnsi" w:eastAsia="Times New Roman" w:hAnsiTheme="minorHAnsi"/>
                <w:color w:val="000000"/>
                <w:kern w:val="0"/>
                <w:lang w:eastAsia="zh-CN"/>
              </w:rPr>
              <w:t>-</w:t>
            </w:r>
          </w:p>
        </w:tc>
        <w:tc>
          <w:tcPr>
            <w:tcW w:w="1848" w:type="dxa"/>
            <w:noWrap/>
            <w:vAlign w:val="center"/>
            <w:hideMark/>
          </w:tcPr>
          <w:p w14:paraId="08E468A6" w14:textId="59EA0FCF" w:rsidR="001D0504"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vAlign w:val="center"/>
            <w:hideMark/>
          </w:tcPr>
          <w:p w14:paraId="3D8F655F"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kernel service (wakelock, printf functions)</w:t>
            </w:r>
          </w:p>
        </w:tc>
      </w:tr>
      <w:tr w:rsidR="00236E4B" w:rsidRPr="001D0504" w14:paraId="42AD92B3"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vAlign w:val="center"/>
            <w:hideMark/>
          </w:tcPr>
          <w:p w14:paraId="079336EA"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/kernel/FreeRTOS/Source</w:t>
            </w:r>
          </w:p>
        </w:tc>
        <w:tc>
          <w:tcPr>
            <w:tcW w:w="1357" w:type="dxa"/>
            <w:vMerge w:val="restart"/>
            <w:vAlign w:val="center"/>
            <w:hideMark/>
          </w:tcPr>
          <w:p w14:paraId="35AE6076" w14:textId="29D1C849"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r w:rsidR="000F25D0" w:rsidRPr="10853FB9">
              <w:rPr>
                <w:rFonts w:asciiTheme="minorHAnsi" w:eastAsia="Times New Roman" w:hAnsiTheme="minorHAnsi"/>
                <w:color w:val="000000"/>
                <w:kern w:val="0"/>
                <w:lang w:eastAsia="zh-CN"/>
              </w:rPr>
              <w:t>-</w:t>
            </w:r>
          </w:p>
        </w:tc>
        <w:tc>
          <w:tcPr>
            <w:tcW w:w="1848" w:type="dxa"/>
            <w:noWrap/>
            <w:vAlign w:val="center"/>
            <w:hideMark/>
          </w:tcPr>
          <w:p w14:paraId="7DB76435" w14:textId="77777777"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croutine.c</w:t>
            </w:r>
          </w:p>
        </w:tc>
        <w:tc>
          <w:tcPr>
            <w:tcW w:w="2481" w:type="dxa"/>
            <w:vMerge w:val="restart"/>
            <w:vAlign w:val="center"/>
            <w:hideMark/>
          </w:tcPr>
          <w:p w14:paraId="7F8C412F" w14:textId="77777777"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FreeRTOS Source</w:t>
            </w:r>
          </w:p>
        </w:tc>
      </w:tr>
      <w:tr w:rsidR="00236E4B" w:rsidRPr="001D0504" w14:paraId="1A8C750D"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17E1A2CA"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462ED6FB"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vAlign w:val="center"/>
            <w:hideMark/>
          </w:tcPr>
          <w:p w14:paraId="0DFA2C7C"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event_groups.c</w:t>
            </w:r>
          </w:p>
        </w:tc>
        <w:tc>
          <w:tcPr>
            <w:tcW w:w="2481" w:type="dxa"/>
            <w:vMerge/>
            <w:vAlign w:val="center"/>
            <w:hideMark/>
          </w:tcPr>
          <w:p w14:paraId="51894798"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41D85FAA"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19733D9B"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750F1A87"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vAlign w:val="center"/>
            <w:hideMark/>
          </w:tcPr>
          <w:p w14:paraId="5F79A839" w14:textId="77777777"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list.c</w:t>
            </w:r>
          </w:p>
        </w:tc>
        <w:tc>
          <w:tcPr>
            <w:tcW w:w="2481" w:type="dxa"/>
            <w:vMerge/>
            <w:vAlign w:val="center"/>
            <w:hideMark/>
          </w:tcPr>
          <w:p w14:paraId="59378439"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4CCA7299"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24DAD83F"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7AA6BA68"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vAlign w:val="center"/>
            <w:hideMark/>
          </w:tcPr>
          <w:p w14:paraId="694A1998"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queue.c</w:t>
            </w:r>
          </w:p>
        </w:tc>
        <w:tc>
          <w:tcPr>
            <w:tcW w:w="2481" w:type="dxa"/>
            <w:vMerge/>
            <w:vAlign w:val="center"/>
            <w:hideMark/>
          </w:tcPr>
          <w:p w14:paraId="5AC4D91F"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68AF47FF"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0D9B267C"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142020CA"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vAlign w:val="center"/>
            <w:hideMark/>
          </w:tcPr>
          <w:p w14:paraId="2F96B2A3" w14:textId="77777777"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tasks.c</w:t>
            </w:r>
          </w:p>
        </w:tc>
        <w:tc>
          <w:tcPr>
            <w:tcW w:w="2481" w:type="dxa"/>
            <w:vMerge/>
            <w:vAlign w:val="center"/>
            <w:hideMark/>
          </w:tcPr>
          <w:p w14:paraId="434FD51B"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4186F900"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2769DDA7"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2369053E"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shd w:val="clear" w:color="auto" w:fill="FFFFFF" w:themeFill="background1"/>
            <w:noWrap/>
            <w:vAlign w:val="center"/>
            <w:hideMark/>
          </w:tcPr>
          <w:p w14:paraId="0EFAF07F"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timers.c</w:t>
            </w:r>
          </w:p>
        </w:tc>
        <w:tc>
          <w:tcPr>
            <w:tcW w:w="2481" w:type="dxa"/>
            <w:vMerge/>
            <w:vAlign w:val="center"/>
            <w:hideMark/>
          </w:tcPr>
          <w:p w14:paraId="4BE8EADD" w14:textId="77777777" w:rsidR="001D0504" w:rsidRPr="001D0504" w:rsidRDefault="001D0504"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674FECD0"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720B513C" w14:textId="77777777" w:rsidR="001D0504" w:rsidRPr="000F25D0" w:rsidRDefault="001D0504"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vMerge/>
            <w:vAlign w:val="center"/>
            <w:hideMark/>
          </w:tcPr>
          <w:p w14:paraId="37385BA4"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c>
          <w:tcPr>
            <w:tcW w:w="1848" w:type="dxa"/>
            <w:noWrap/>
            <w:vAlign w:val="center"/>
            <w:hideMark/>
          </w:tcPr>
          <w:p w14:paraId="08206B56" w14:textId="77777777"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readme.txt</w:t>
            </w:r>
          </w:p>
        </w:tc>
        <w:tc>
          <w:tcPr>
            <w:tcW w:w="2481" w:type="dxa"/>
            <w:vMerge/>
            <w:vAlign w:val="center"/>
            <w:hideMark/>
          </w:tcPr>
          <w:p w14:paraId="5EC28407" w14:textId="77777777" w:rsidR="001D0504" w:rsidRPr="001D0504" w:rsidRDefault="001D0504" w:rsidP="000F25D0">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0BB14BF7"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noWrap/>
            <w:vAlign w:val="center"/>
            <w:hideMark/>
          </w:tcPr>
          <w:p w14:paraId="003CD377"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/kernel/FreeRTOS/Source/include</w:t>
            </w:r>
          </w:p>
        </w:tc>
        <w:tc>
          <w:tcPr>
            <w:tcW w:w="1357" w:type="dxa"/>
            <w:noWrap/>
            <w:vAlign w:val="center"/>
            <w:hideMark/>
          </w:tcPr>
          <w:p w14:paraId="38891EEC" w14:textId="137EE166"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r w:rsidR="000F25D0" w:rsidRPr="10853FB9">
              <w:rPr>
                <w:rFonts w:asciiTheme="minorHAnsi" w:eastAsia="Times New Roman" w:hAnsiTheme="minorHAnsi"/>
                <w:color w:val="000000"/>
                <w:kern w:val="0"/>
                <w:lang w:eastAsia="zh-CN"/>
              </w:rPr>
              <w:t>-</w:t>
            </w:r>
          </w:p>
        </w:tc>
        <w:tc>
          <w:tcPr>
            <w:tcW w:w="1848" w:type="dxa"/>
            <w:noWrap/>
            <w:vAlign w:val="center"/>
            <w:hideMark/>
          </w:tcPr>
          <w:p w14:paraId="7F742165" w14:textId="7280574A" w:rsidR="001D0504"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noWrap/>
            <w:vAlign w:val="center"/>
            <w:hideMark/>
          </w:tcPr>
          <w:p w14:paraId="253209DE" w14:textId="77777777" w:rsidR="001D0504" w:rsidRPr="001D0504" w:rsidRDefault="001D0504"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FreeRTOS header</w:t>
            </w:r>
          </w:p>
        </w:tc>
      </w:tr>
      <w:tr w:rsidR="000F25D0" w:rsidRPr="001D0504" w14:paraId="042CCB2F"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vAlign w:val="center"/>
            <w:hideMark/>
          </w:tcPr>
          <w:p w14:paraId="2BBBECB1" w14:textId="77777777" w:rsidR="000F25D0" w:rsidRPr="000F25D0" w:rsidRDefault="000F25D0"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/kernel/FreeRTOS/Source/portable</w:t>
            </w:r>
          </w:p>
        </w:tc>
        <w:tc>
          <w:tcPr>
            <w:tcW w:w="1357" w:type="dxa"/>
            <w:noWrap/>
            <w:vAlign w:val="center"/>
            <w:hideMark/>
          </w:tcPr>
          <w:p w14:paraId="63741159"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/XCC</w:t>
            </w:r>
          </w:p>
        </w:tc>
        <w:tc>
          <w:tcPr>
            <w:tcW w:w="1848" w:type="dxa"/>
            <w:vMerge w:val="restart"/>
            <w:noWrap/>
            <w:vAlign w:val="center"/>
            <w:hideMark/>
          </w:tcPr>
          <w:p w14:paraId="76CA755F" w14:textId="44BA6E37" w:rsidR="000F25D0" w:rsidRPr="000F25D0"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vMerge w:val="restart"/>
            <w:vAlign w:val="center"/>
            <w:hideMark/>
          </w:tcPr>
          <w:p w14:paraId="5005A8E2"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FreeRTOS, porting layer for HiFi3 DSP</w:t>
            </w:r>
          </w:p>
        </w:tc>
      </w:tr>
      <w:tr w:rsidR="000F25D0" w:rsidRPr="001D0504" w14:paraId="2A77D716"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457B7ED3"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shd w:val="clear" w:color="auto" w:fill="FFFFFF" w:themeFill="background1"/>
            <w:noWrap/>
            <w:vAlign w:val="center"/>
            <w:hideMark/>
          </w:tcPr>
          <w:p w14:paraId="2DBD39B3"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/MemMang</w:t>
            </w:r>
          </w:p>
        </w:tc>
        <w:tc>
          <w:tcPr>
            <w:tcW w:w="1848" w:type="dxa"/>
            <w:vMerge/>
            <w:shd w:val="clear" w:color="auto" w:fill="FFFFFF" w:themeFill="background1"/>
            <w:noWrap/>
            <w:vAlign w:val="center"/>
            <w:hideMark/>
          </w:tcPr>
          <w:p w14:paraId="4F5B41B9" w14:textId="23553AAE" w:rsidR="000F25D0" w:rsidRPr="001D0504" w:rsidRDefault="000F25D0"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vMerge/>
            <w:vAlign w:val="center"/>
            <w:hideMark/>
          </w:tcPr>
          <w:p w14:paraId="7AF52ACC" w14:textId="77777777" w:rsidR="000F25D0" w:rsidRPr="001D0504" w:rsidRDefault="000F25D0"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0F25D0" w:rsidRPr="001D0504" w14:paraId="435DEE9B"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shd w:val="clear" w:color="auto" w:fill="CCCCCC"/>
            <w:vAlign w:val="center"/>
            <w:hideMark/>
          </w:tcPr>
          <w:p w14:paraId="52832DF3" w14:textId="77777777" w:rsidR="000F25D0" w:rsidRPr="000F25D0" w:rsidRDefault="000F25D0"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/middleware/lib/audio</w:t>
            </w:r>
          </w:p>
        </w:tc>
        <w:tc>
          <w:tcPr>
            <w:tcW w:w="1357" w:type="dxa"/>
            <w:shd w:val="clear" w:color="auto" w:fill="CCCCCC"/>
            <w:noWrap/>
            <w:vAlign w:val="center"/>
            <w:hideMark/>
          </w:tcPr>
          <w:p w14:paraId="0D869DA5"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/hifi3</w:t>
            </w:r>
          </w:p>
        </w:tc>
        <w:tc>
          <w:tcPr>
            <w:tcW w:w="1848" w:type="dxa"/>
            <w:vMerge w:val="restart"/>
            <w:shd w:val="clear" w:color="auto" w:fill="CCCCCC"/>
            <w:noWrap/>
            <w:vAlign w:val="center"/>
            <w:hideMark/>
          </w:tcPr>
          <w:p w14:paraId="005A78AB" w14:textId="28928811" w:rsidR="000F25D0" w:rsidRPr="000F25D0"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vMerge w:val="restart"/>
            <w:shd w:val="clear" w:color="auto" w:fill="CCCCCC"/>
            <w:vAlign w:val="center"/>
            <w:hideMark/>
          </w:tcPr>
          <w:p w14:paraId="29D3F4AA" w14:textId="77777777" w:rsidR="000F25D0"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 libraries and wrapper</w:t>
            </w:r>
          </w:p>
        </w:tc>
      </w:tr>
      <w:tr w:rsidR="000F25D0" w:rsidRPr="001D0504" w14:paraId="68DEB3CC"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ign w:val="center"/>
            <w:hideMark/>
          </w:tcPr>
          <w:p w14:paraId="0597982A" w14:textId="77777777" w:rsidR="000F25D0" w:rsidRPr="000F25D0" w:rsidRDefault="000F25D0" w:rsidP="000F25D0">
            <w:pPr>
              <w:adjustRightInd/>
              <w:snapToGrid/>
              <w:spacing w:before="0" w:after="0" w:line="240" w:lineRule="auto"/>
              <w:rPr>
                <w:rFonts w:asciiTheme="minorHAnsi" w:eastAsia="Times New Roman" w:hAnsiTheme="minorHAnsi"/>
                <w:b w:val="0"/>
                <w:bCs w:val="0"/>
                <w:color w:val="000000"/>
                <w:kern w:val="0"/>
                <w:szCs w:val="20"/>
                <w:lang w:eastAsia="zh-CN"/>
              </w:rPr>
            </w:pPr>
          </w:p>
        </w:tc>
        <w:tc>
          <w:tcPr>
            <w:tcW w:w="1357" w:type="dxa"/>
            <w:noWrap/>
            <w:vAlign w:val="center"/>
            <w:hideMark/>
          </w:tcPr>
          <w:p w14:paraId="23B52D4B"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/common</w:t>
            </w:r>
          </w:p>
        </w:tc>
        <w:tc>
          <w:tcPr>
            <w:tcW w:w="1848" w:type="dxa"/>
            <w:vMerge/>
            <w:noWrap/>
            <w:vAlign w:val="center"/>
            <w:hideMark/>
          </w:tcPr>
          <w:p w14:paraId="78976C43" w14:textId="533A193A" w:rsidR="000F25D0" w:rsidRPr="001D0504" w:rsidRDefault="000F25D0"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c>
          <w:tcPr>
            <w:tcW w:w="2481" w:type="dxa"/>
            <w:vMerge/>
            <w:vAlign w:val="center"/>
            <w:hideMark/>
          </w:tcPr>
          <w:p w14:paraId="64213442" w14:textId="77777777" w:rsidR="000F25D0" w:rsidRPr="001D0504" w:rsidRDefault="000F25D0" w:rsidP="000F25D0">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p>
        </w:tc>
      </w:tr>
      <w:tr w:rsidR="00236E4B" w:rsidRPr="001D0504" w14:paraId="5F39F90A"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noWrap/>
            <w:vAlign w:val="center"/>
            <w:hideMark/>
          </w:tcPr>
          <w:p w14:paraId="42A4818F" w14:textId="77777777" w:rsidR="001D0504" w:rsidRPr="000F25D0" w:rsidRDefault="001D0504"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/project/HIFI3_A</w:t>
            </w:r>
          </w:p>
        </w:tc>
        <w:tc>
          <w:tcPr>
            <w:tcW w:w="1357" w:type="dxa"/>
            <w:noWrap/>
            <w:vAlign w:val="center"/>
            <w:hideMark/>
          </w:tcPr>
          <w:p w14:paraId="3C0B2CBB" w14:textId="7453ABB9" w:rsidR="001D0504" w:rsidRPr="001D0504" w:rsidRDefault="001D0504"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w:t>
            </w:r>
            <w:r w:rsidR="000F25D0" w:rsidRPr="10853FB9">
              <w:rPr>
                <w:rFonts w:asciiTheme="minorHAnsi" w:eastAsia="Times New Roman" w:hAnsiTheme="minorHAnsi"/>
                <w:color w:val="000000"/>
                <w:kern w:val="0"/>
                <w:lang w:eastAsia="zh-CN"/>
              </w:rPr>
              <w:t>-</w:t>
            </w:r>
          </w:p>
        </w:tc>
        <w:tc>
          <w:tcPr>
            <w:tcW w:w="1848" w:type="dxa"/>
            <w:noWrap/>
            <w:vAlign w:val="center"/>
            <w:hideMark/>
          </w:tcPr>
          <w:p w14:paraId="13BFDD59" w14:textId="5F9F94AF" w:rsidR="001D0504" w:rsidRPr="001D0504" w:rsidRDefault="000F25D0"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w:t>
            </w:r>
          </w:p>
        </w:tc>
        <w:tc>
          <w:tcPr>
            <w:tcW w:w="2481" w:type="dxa"/>
            <w:noWrap/>
            <w:vAlign w:val="center"/>
            <w:hideMark/>
          </w:tcPr>
          <w:p w14:paraId="429B69E3" w14:textId="77777777" w:rsidR="001D0504" w:rsidRPr="00D00127" w:rsidRDefault="00D00127" w:rsidP="10853FB9">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Platform.mk of HiFi3 DSP</w:t>
            </w:r>
          </w:p>
        </w:tc>
      </w:tr>
      <w:tr w:rsidR="000F25D0" w:rsidRPr="001D0504" w14:paraId="6EC87E08" w14:textId="77777777" w:rsidTr="10853FB9">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val="restart"/>
            <w:vAlign w:val="center"/>
            <w:hideMark/>
          </w:tcPr>
          <w:p w14:paraId="4E13CABA" w14:textId="77777777" w:rsidR="000F25D0" w:rsidRPr="000F25D0" w:rsidRDefault="000F25D0" w:rsidP="10853FB9">
            <w:pPr>
              <w:adjustRightInd/>
              <w:snapToGrid/>
              <w:spacing w:before="0" w:after="0" w:line="240" w:lineRule="auto"/>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/middleware/lib/</w:t>
            </w:r>
          </w:p>
        </w:tc>
        <w:tc>
          <w:tcPr>
            <w:tcW w:w="1357" w:type="dxa"/>
            <w:noWrap/>
            <w:vAlign w:val="center"/>
            <w:hideMark/>
          </w:tcPr>
          <w:p w14:paraId="68551018"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/audio_utility</w:t>
            </w:r>
          </w:p>
        </w:tc>
        <w:tc>
          <w:tcPr>
            <w:tcW w:w="1848" w:type="dxa"/>
            <w:vMerge w:val="restart"/>
            <w:noWrap/>
            <w:vAlign w:val="center"/>
            <w:hideMark/>
          </w:tcPr>
          <w:p w14:paraId="22575059" w14:textId="00DEC933" w:rsidR="000F25D0" w:rsidRPr="000F25D0"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w:t>
            </w:r>
          </w:p>
        </w:tc>
        <w:tc>
          <w:tcPr>
            <w:tcW w:w="2481" w:type="dxa"/>
            <w:vMerge w:val="restart"/>
            <w:vAlign w:val="center"/>
            <w:hideMark/>
          </w:tcPr>
          <w:p w14:paraId="0AB221D4" w14:textId="77777777" w:rsidR="000F25D0" w:rsidRPr="001D0504" w:rsidRDefault="000F25D0" w:rsidP="10853FB9">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Audio framework utility funcitons and aurisys</w:t>
            </w:r>
          </w:p>
        </w:tc>
      </w:tr>
      <w:tr w:rsidR="000F25D0" w:rsidRPr="001D0504" w14:paraId="3A670DFD" w14:textId="77777777" w:rsidTr="10853FB9">
        <w:trPr>
          <w:trHeight w:val="223"/>
          <w:jc w:val="center"/>
        </w:trPr>
        <w:tc>
          <w:tcPr>
            <w:cnfStyle w:val="001000000000" w:firstRow="0" w:lastRow="0" w:firstColumn="1" w:lastColumn="0" w:oddVBand="0" w:evenVBand="0" w:oddHBand="0" w:evenHBand="0" w:firstRowFirstColumn="0" w:firstRowLastColumn="0" w:lastRowFirstColumn="0" w:lastRowLastColumn="0"/>
            <w:tcW w:w="3112" w:type="dxa"/>
            <w:vMerge/>
            <w:tcBorders>
              <w:bottom w:val="single" w:sz="12" w:space="0" w:color="auto"/>
            </w:tcBorders>
            <w:hideMark/>
          </w:tcPr>
          <w:p w14:paraId="1C97E5B4" w14:textId="77777777" w:rsidR="000F25D0" w:rsidRPr="001D0504" w:rsidRDefault="000F25D0" w:rsidP="001D0504">
            <w:pPr>
              <w:adjustRightInd/>
              <w:snapToGrid/>
              <w:spacing w:before="0" w:after="0" w:line="240" w:lineRule="auto"/>
              <w:jc w:val="left"/>
              <w:rPr>
                <w:rFonts w:eastAsia="Times New Roman"/>
                <w:color w:val="000000"/>
                <w:kern w:val="0"/>
                <w:sz w:val="22"/>
                <w:szCs w:val="22"/>
                <w:lang w:eastAsia="zh-CN"/>
              </w:rPr>
            </w:pPr>
          </w:p>
        </w:tc>
        <w:tc>
          <w:tcPr>
            <w:tcW w:w="1357" w:type="dxa"/>
            <w:tcBorders>
              <w:bottom w:val="single" w:sz="12" w:space="0" w:color="auto"/>
            </w:tcBorders>
            <w:shd w:val="clear" w:color="auto" w:fill="CCCCCC"/>
            <w:noWrap/>
            <w:hideMark/>
          </w:tcPr>
          <w:p w14:paraId="0A53FA58" w14:textId="77777777" w:rsidR="000F25D0" w:rsidRPr="001D0504" w:rsidRDefault="000F25D0"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2"/>
                <w:szCs w:val="22"/>
                <w:lang w:eastAsia="zh-CN"/>
              </w:rPr>
            </w:pPr>
            <w:r w:rsidRPr="10853FB9">
              <w:rPr>
                <w:rFonts w:asciiTheme="minorHAnsi" w:eastAsia="Times New Roman" w:hAnsiTheme="minorHAnsi"/>
                <w:color w:val="000000"/>
                <w:kern w:val="0"/>
                <w:lang w:eastAsia="zh-CN"/>
              </w:rPr>
              <w:t>/aurisys</w:t>
            </w:r>
          </w:p>
        </w:tc>
        <w:tc>
          <w:tcPr>
            <w:tcW w:w="1848" w:type="dxa"/>
            <w:vMerge/>
            <w:tcBorders>
              <w:bottom w:val="single" w:sz="12" w:space="0" w:color="auto"/>
            </w:tcBorders>
            <w:shd w:val="clear" w:color="auto" w:fill="CCCCCC"/>
            <w:noWrap/>
            <w:hideMark/>
          </w:tcPr>
          <w:p w14:paraId="52B7AE2D" w14:textId="25C54189" w:rsidR="000F25D0" w:rsidRPr="001D0504" w:rsidRDefault="000F25D0"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2"/>
                <w:szCs w:val="22"/>
                <w:lang w:eastAsia="zh-CN"/>
              </w:rPr>
            </w:pPr>
          </w:p>
        </w:tc>
        <w:tc>
          <w:tcPr>
            <w:tcW w:w="2481" w:type="dxa"/>
            <w:vMerge/>
            <w:tcBorders>
              <w:bottom w:val="single" w:sz="12" w:space="0" w:color="auto"/>
            </w:tcBorders>
            <w:hideMark/>
          </w:tcPr>
          <w:p w14:paraId="6BA1D4A1" w14:textId="77777777" w:rsidR="000F25D0" w:rsidRPr="001D0504" w:rsidRDefault="000F25D0" w:rsidP="001D0504">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2"/>
                <w:szCs w:val="22"/>
                <w:lang w:eastAsia="zh-CN"/>
              </w:rPr>
            </w:pPr>
          </w:p>
        </w:tc>
      </w:tr>
    </w:tbl>
    <w:p w14:paraId="1E907329" w14:textId="543537FA" w:rsidR="004C31C3" w:rsidRDefault="10853FB9" w:rsidP="00C81149">
      <w:pPr>
        <w:pStyle w:val="4"/>
      </w:pPr>
      <w:r>
        <w:t>B0 Structure</w:t>
      </w:r>
    </w:p>
    <w:p w14:paraId="18B1667D" w14:textId="48DCD541" w:rsidR="007C1562" w:rsidRPr="007C1562" w:rsidRDefault="00657C5B" w:rsidP="10853FB9">
      <w:pPr>
        <w:ind w:firstLineChars="100" w:firstLine="200"/>
        <w:rPr>
          <w:rFonts w:eastAsiaTheme="minorEastAsia"/>
        </w:rPr>
      </w:pPr>
      <w:r w:rsidRPr="00657C5B">
        <w:rPr>
          <w:rFonts w:asciiTheme="minorHAnsi" w:eastAsiaTheme="minorEastAsia" w:hAnsiTheme="minorHAnsi" w:cstheme="minorBidi"/>
        </w:rPr>
        <w:t xml:space="preserve">We categorize the DSPs on the MTK platform into two types: </w:t>
      </w:r>
      <w:r w:rsidRPr="0039545E">
        <w:rPr>
          <w:rFonts w:asciiTheme="minorHAnsi" w:eastAsiaTheme="minorEastAsia" w:hAnsiTheme="minorHAnsi" w:cstheme="minorBidi"/>
          <w:b/>
          <w:bCs/>
        </w:rPr>
        <w:t>Cadence HiFi DSP</w:t>
      </w:r>
      <w:r w:rsidRPr="00657C5B">
        <w:rPr>
          <w:rFonts w:asciiTheme="minorHAnsi" w:eastAsiaTheme="minorEastAsia" w:hAnsiTheme="minorHAnsi" w:cstheme="minorBidi"/>
        </w:rPr>
        <w:t xml:space="preserve"> and </w:t>
      </w:r>
      <w:r w:rsidRPr="0039545E">
        <w:rPr>
          <w:rFonts w:asciiTheme="minorHAnsi" w:eastAsiaTheme="minorEastAsia" w:hAnsiTheme="minorHAnsi" w:cstheme="minorBidi"/>
          <w:b/>
          <w:bCs/>
        </w:rPr>
        <w:t>MTK in-house RV DSP</w:t>
      </w:r>
      <w:r w:rsidRPr="00657C5B">
        <w:rPr>
          <w:rFonts w:asciiTheme="minorHAnsi" w:eastAsiaTheme="minorEastAsia" w:hAnsiTheme="minorHAnsi" w:cstheme="minorBidi"/>
        </w:rPr>
        <w:t xml:space="preserve">. The MTK in-house </w:t>
      </w:r>
      <w:r w:rsidR="004253EB">
        <w:rPr>
          <w:rFonts w:asciiTheme="minorHAnsi" w:eastAsiaTheme="minorEastAsia" w:hAnsiTheme="minorHAnsi" w:cstheme="minorBidi"/>
        </w:rPr>
        <w:t>R</w:t>
      </w:r>
      <w:r w:rsidRPr="00657C5B">
        <w:rPr>
          <w:rFonts w:asciiTheme="minorHAnsi" w:eastAsiaTheme="minorEastAsia" w:hAnsiTheme="minorHAnsi" w:cstheme="minorBidi"/>
        </w:rPr>
        <w:t xml:space="preserve">V DSP can be further divided into two types based on whether the ADSP is in the same subsystem as the SCP, namely </w:t>
      </w:r>
      <w:r w:rsidRPr="0039545E">
        <w:rPr>
          <w:rFonts w:asciiTheme="minorHAnsi" w:eastAsiaTheme="minorEastAsia" w:hAnsiTheme="minorHAnsi" w:cstheme="minorBidi"/>
          <w:b/>
          <w:bCs/>
        </w:rPr>
        <w:t>SCP</w:t>
      </w:r>
      <w:r w:rsidR="00AB7773">
        <w:rPr>
          <w:rFonts w:asciiTheme="minorHAnsi" w:eastAsiaTheme="minorEastAsia" w:hAnsiTheme="minorHAnsi" w:cstheme="minorBidi"/>
          <w:b/>
          <w:bCs/>
        </w:rPr>
        <w:t>/ADSP</w:t>
      </w:r>
      <w:r w:rsidRPr="0039545E">
        <w:rPr>
          <w:rFonts w:asciiTheme="minorHAnsi" w:eastAsiaTheme="minorEastAsia" w:hAnsiTheme="minorHAnsi" w:cstheme="minorBidi"/>
          <w:b/>
          <w:bCs/>
        </w:rPr>
        <w:t xml:space="preserve"> Co-subsys</w:t>
      </w:r>
      <w:r w:rsidRPr="00657C5B">
        <w:rPr>
          <w:rFonts w:asciiTheme="minorHAnsi" w:eastAsiaTheme="minorEastAsia" w:hAnsiTheme="minorHAnsi" w:cstheme="minorBidi"/>
        </w:rPr>
        <w:t xml:space="preserve"> and </w:t>
      </w:r>
      <w:r w:rsidRPr="0039545E">
        <w:rPr>
          <w:rFonts w:asciiTheme="minorHAnsi" w:eastAsiaTheme="minorEastAsia" w:hAnsiTheme="minorHAnsi" w:cstheme="minorBidi"/>
          <w:b/>
          <w:bCs/>
        </w:rPr>
        <w:t>Standalone ADSP</w:t>
      </w:r>
      <w:r w:rsidRPr="00657C5B">
        <w:rPr>
          <w:rFonts w:asciiTheme="minorHAnsi" w:eastAsiaTheme="minorEastAsia" w:hAnsiTheme="minorHAnsi" w:cstheme="minorBidi"/>
        </w:rPr>
        <w:t>.</w:t>
      </w:r>
      <w:r>
        <w:rPr>
          <w:rFonts w:asciiTheme="minorHAnsi" w:eastAsiaTheme="minorEastAsia" w:hAnsiTheme="minorHAnsi" w:cstheme="minorBidi"/>
        </w:rPr>
        <w:t xml:space="preserve"> </w:t>
      </w:r>
      <w:r w:rsidR="00BF728B">
        <w:rPr>
          <w:rFonts w:asciiTheme="minorHAnsi" w:eastAsiaTheme="minorEastAsia" w:hAnsiTheme="minorHAnsi" w:cstheme="minorBidi"/>
        </w:rPr>
        <w:t>Hence, t</w:t>
      </w:r>
      <w:r w:rsidR="10853FB9" w:rsidRPr="10853FB9">
        <w:rPr>
          <w:rFonts w:asciiTheme="minorHAnsi" w:eastAsiaTheme="minorEastAsia" w:hAnsiTheme="minorHAnsi" w:cstheme="minorBidi"/>
        </w:rPr>
        <w:t xml:space="preserve">here are </w:t>
      </w:r>
      <w:r w:rsidR="00BF728B">
        <w:rPr>
          <w:rFonts w:asciiTheme="minorHAnsi" w:eastAsiaTheme="minorEastAsia" w:hAnsiTheme="minorHAnsi" w:cstheme="minorBidi"/>
        </w:rPr>
        <w:t>four</w:t>
      </w:r>
      <w:r w:rsidR="00BF728B" w:rsidRPr="10853FB9">
        <w:rPr>
          <w:rFonts w:asciiTheme="minorHAnsi" w:eastAsiaTheme="minorEastAsia" w:hAnsiTheme="minorHAnsi" w:cstheme="minorBidi"/>
        </w:rPr>
        <w:t xml:space="preserve"> </w:t>
      </w:r>
      <w:r w:rsidR="10853FB9" w:rsidRPr="10853FB9">
        <w:rPr>
          <w:rFonts w:asciiTheme="minorHAnsi" w:eastAsiaTheme="minorEastAsia" w:hAnsiTheme="minorHAnsi" w:cstheme="minorBidi"/>
        </w:rPr>
        <w:t xml:space="preserve">different DSP </w:t>
      </w:r>
      <w:r w:rsidR="00BF728B">
        <w:rPr>
          <w:rFonts w:asciiTheme="minorHAnsi" w:eastAsiaTheme="minorEastAsia" w:hAnsiTheme="minorHAnsi" w:cstheme="minorBidi"/>
        </w:rPr>
        <w:t>architectures</w:t>
      </w:r>
      <w:r w:rsidR="00BF728B" w:rsidRPr="10853FB9">
        <w:rPr>
          <w:rFonts w:asciiTheme="minorHAnsi" w:eastAsiaTheme="minorEastAsia" w:hAnsiTheme="minorHAnsi" w:cstheme="minorBidi"/>
        </w:rPr>
        <w:t xml:space="preserve"> </w:t>
      </w:r>
      <w:r w:rsidR="10853FB9" w:rsidRPr="10853FB9">
        <w:rPr>
          <w:rFonts w:asciiTheme="minorHAnsi" w:eastAsiaTheme="minorEastAsia" w:hAnsiTheme="minorHAnsi" w:cstheme="minorBidi"/>
        </w:rPr>
        <w:t>used in MTK platforms, please refer to the following table:</w:t>
      </w:r>
    </w:p>
    <w:p w14:paraId="629909B6" w14:textId="19F6D202" w:rsidR="008F5932" w:rsidRDefault="008F5932" w:rsidP="008F5932">
      <w:pPr>
        <w:adjustRightInd/>
        <w:snapToGrid/>
        <w:spacing w:before="0" w:after="0"/>
        <w:ind w:left="340"/>
        <w:rPr>
          <w:rFonts w:asciiTheme="minorHAnsi" w:eastAsiaTheme="minorEastAsia" w:hAnsiTheme="minorHAnsi" w:cstheme="minorHAnsi"/>
          <w:b/>
          <w:szCs w:val="20"/>
        </w:rPr>
      </w:pPr>
    </w:p>
    <w:tbl>
      <w:tblPr>
        <w:tblStyle w:val="21"/>
        <w:tblW w:w="8393" w:type="dxa"/>
        <w:jc w:val="center"/>
        <w:tblLook w:val="04A0" w:firstRow="1" w:lastRow="0" w:firstColumn="1" w:lastColumn="0" w:noHBand="0" w:noVBand="1"/>
      </w:tblPr>
      <w:tblGrid>
        <w:gridCol w:w="4361"/>
        <w:gridCol w:w="2268"/>
        <w:gridCol w:w="1764"/>
      </w:tblGrid>
      <w:tr w:rsidR="00DD49C8" w:rsidRPr="00CD57DA" w14:paraId="7B8A3112" w14:textId="77777777" w:rsidTr="00E55E24">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361" w:type="dxa"/>
            <w:tcBorders>
              <w:top w:val="single" w:sz="12" w:space="0" w:color="auto"/>
              <w:bottom w:val="double" w:sz="4" w:space="0" w:color="auto"/>
            </w:tcBorders>
            <w:noWrap/>
            <w:hideMark/>
          </w:tcPr>
          <w:p w14:paraId="68D80BD7" w14:textId="77777777" w:rsidR="00DD49C8" w:rsidRPr="00CD57DA" w:rsidRDefault="00DD49C8" w:rsidP="00FC73C7">
            <w:pPr>
              <w:adjustRightInd/>
              <w:snapToGrid/>
              <w:spacing w:before="0" w:after="0" w:line="240" w:lineRule="auto"/>
              <w:jc w:val="center"/>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Projects</w:t>
            </w:r>
          </w:p>
        </w:tc>
        <w:tc>
          <w:tcPr>
            <w:tcW w:w="2268" w:type="dxa"/>
            <w:tcBorders>
              <w:top w:val="single" w:sz="12" w:space="0" w:color="auto"/>
              <w:bottom w:val="double" w:sz="4" w:space="0" w:color="auto"/>
            </w:tcBorders>
          </w:tcPr>
          <w:p w14:paraId="434B1909" w14:textId="77777777" w:rsidR="00DD49C8" w:rsidRPr="10853FB9" w:rsidRDefault="00DD49C8" w:rsidP="00FC73C7">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olor w:val="000000"/>
                <w:kern w:val="0"/>
              </w:rPr>
              <w:t xml:space="preserve">DSP </w:t>
            </w:r>
            <w:r>
              <w:rPr>
                <w:rFonts w:asciiTheme="minorHAnsi" w:eastAsiaTheme="minorEastAsia" w:hAnsiTheme="minorHAnsi" w:hint="eastAsia"/>
                <w:color w:val="000000"/>
                <w:kern w:val="0"/>
              </w:rPr>
              <w:t>T</w:t>
            </w:r>
            <w:r>
              <w:rPr>
                <w:rFonts w:asciiTheme="minorHAnsi" w:eastAsiaTheme="minorEastAsia" w:hAnsiTheme="minorHAnsi"/>
                <w:color w:val="000000"/>
                <w:kern w:val="0"/>
              </w:rPr>
              <w:t>ype</w:t>
            </w:r>
          </w:p>
        </w:tc>
        <w:tc>
          <w:tcPr>
            <w:tcW w:w="1764" w:type="dxa"/>
            <w:tcBorders>
              <w:top w:val="single" w:sz="12" w:space="0" w:color="auto"/>
              <w:bottom w:val="double" w:sz="4" w:space="0" w:color="auto"/>
            </w:tcBorders>
            <w:noWrap/>
            <w:hideMark/>
          </w:tcPr>
          <w:p w14:paraId="330C579F" w14:textId="77777777" w:rsidR="00DD49C8" w:rsidRPr="00CD57DA" w:rsidRDefault="00DD49C8" w:rsidP="00FC73C7">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DSP</w:t>
            </w:r>
            <w:r>
              <w:rPr>
                <w:rFonts w:asciiTheme="minorHAnsi" w:eastAsiaTheme="minorEastAsia" w:hAnsiTheme="minorHAnsi"/>
                <w:color w:val="000000"/>
                <w:kern w:val="0"/>
              </w:rPr>
              <w:t xml:space="preserve"> Architecture</w:t>
            </w:r>
          </w:p>
        </w:tc>
      </w:tr>
      <w:tr w:rsidR="00DD49C8" w:rsidRPr="00C208B2" w14:paraId="4E6A406E" w14:textId="77777777" w:rsidTr="00E55E24">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361" w:type="dxa"/>
            <w:tcBorders>
              <w:top w:val="double" w:sz="4" w:space="0" w:color="auto"/>
            </w:tcBorders>
            <w:hideMark/>
          </w:tcPr>
          <w:p w14:paraId="7F897639" w14:textId="77777777" w:rsidR="00DD49C8" w:rsidRPr="00CD57DA" w:rsidRDefault="00DD49C8" w:rsidP="00FC73C7">
            <w:pPr>
              <w:adjustRightInd/>
              <w:snapToGrid/>
              <w:spacing w:before="0" w:after="0" w:line="240" w:lineRule="auto"/>
              <w:jc w:val="left"/>
              <w:rPr>
                <w:rFonts w:asciiTheme="minorHAnsi" w:eastAsiaTheme="minorEastAsia" w:hAnsiTheme="minorHAnsi"/>
                <w:b w:val="0"/>
                <w:bCs w:val="0"/>
                <w:color w:val="000000" w:themeColor="text1"/>
              </w:rPr>
            </w:pPr>
            <w:r w:rsidRPr="0BDDC516">
              <w:rPr>
                <w:rFonts w:asciiTheme="minorHAnsi" w:eastAsiaTheme="minorEastAsia" w:hAnsiTheme="minorHAnsi"/>
                <w:b w:val="0"/>
                <w:bCs w:val="0"/>
                <w:color w:val="000000"/>
                <w:kern w:val="0"/>
              </w:rPr>
              <w:t>DX-2, DX-3, DX-4</w:t>
            </w:r>
          </w:p>
        </w:tc>
        <w:tc>
          <w:tcPr>
            <w:tcW w:w="2268" w:type="dxa"/>
            <w:tcBorders>
              <w:top w:val="double" w:sz="4" w:space="0" w:color="auto"/>
            </w:tcBorders>
          </w:tcPr>
          <w:p w14:paraId="57895E1E" w14:textId="142B96D3" w:rsidR="00DD49C8" w:rsidRPr="10853FB9" w:rsidRDefault="00DD49C8" w:rsidP="00FC73C7">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stheme="minorBidi"/>
              </w:rPr>
              <w:t>Cadence</w:t>
            </w:r>
            <w:r>
              <w:rPr>
                <w:rFonts w:asciiTheme="minorHAnsi" w:eastAsiaTheme="minorEastAsia" w:hAnsiTheme="minorHAnsi" w:cstheme="minorBidi" w:hint="eastAsia"/>
              </w:rPr>
              <w:t xml:space="preserve"> DSP/</w:t>
            </w:r>
            <w:r>
              <w:rPr>
                <w:rFonts w:asciiTheme="minorHAnsi" w:eastAsiaTheme="minorEastAsia" w:hAnsiTheme="minorHAnsi" w:cstheme="minorBidi"/>
              </w:rPr>
              <w:t>HiFi</w:t>
            </w:r>
            <w:r>
              <w:rPr>
                <w:rFonts w:asciiTheme="minorHAnsi" w:eastAsiaTheme="minorEastAsia" w:hAnsiTheme="minorHAnsi" w:cstheme="minorBidi" w:hint="eastAsia"/>
              </w:rPr>
              <w:t>5</w:t>
            </w:r>
          </w:p>
        </w:tc>
        <w:tc>
          <w:tcPr>
            <w:tcW w:w="1764" w:type="dxa"/>
            <w:tcBorders>
              <w:top w:val="double" w:sz="4" w:space="0" w:color="auto"/>
            </w:tcBorders>
            <w:vAlign w:val="center"/>
            <w:hideMark/>
          </w:tcPr>
          <w:p w14:paraId="4BEC9704" w14:textId="67F51A32" w:rsidR="00DD49C8" w:rsidRPr="00C208B2" w:rsidRDefault="00DD49C8" w:rsidP="00FC73C7">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themeColor="text1"/>
              </w:rPr>
            </w:pPr>
            <w:r w:rsidRPr="00DD49C8">
              <w:rPr>
                <w:rFonts w:asciiTheme="minorHAnsi" w:eastAsiaTheme="minorEastAsia" w:hAnsiTheme="minorHAnsi"/>
                <w:color w:val="000000"/>
                <w:kern w:val="0"/>
              </w:rPr>
              <w:t>Standalone ADSP Software</w:t>
            </w:r>
          </w:p>
        </w:tc>
      </w:tr>
      <w:tr w:rsidR="00DD49C8" w:rsidRPr="00A23665" w14:paraId="32C9C0FF" w14:textId="77777777" w:rsidTr="00E55E24">
        <w:trPr>
          <w:trHeight w:val="249"/>
          <w:jc w:val="center"/>
        </w:trPr>
        <w:tc>
          <w:tcPr>
            <w:cnfStyle w:val="001000000000" w:firstRow="0" w:lastRow="0" w:firstColumn="1" w:lastColumn="0" w:oddVBand="0" w:evenVBand="0" w:oddHBand="0" w:evenHBand="0" w:firstRowFirstColumn="0" w:firstRowLastColumn="0" w:lastRowFirstColumn="0" w:lastRowLastColumn="0"/>
            <w:tcW w:w="4361" w:type="dxa"/>
            <w:hideMark/>
          </w:tcPr>
          <w:p w14:paraId="5D369CD7" w14:textId="77777777" w:rsidR="00DD49C8" w:rsidRPr="00CD57DA" w:rsidRDefault="00DD49C8" w:rsidP="00FC73C7">
            <w:pPr>
              <w:adjustRightInd/>
              <w:snapToGrid/>
              <w:spacing w:before="0" w:after="0" w:line="240" w:lineRule="auto"/>
              <w:jc w:val="left"/>
              <w:rPr>
                <w:rFonts w:asciiTheme="minorHAnsi" w:eastAsiaTheme="minorEastAsia" w:hAnsiTheme="minorHAnsi"/>
                <w:b w:val="0"/>
                <w:bCs w:val="0"/>
                <w:color w:val="000000" w:themeColor="text1"/>
              </w:rPr>
            </w:pPr>
            <w:r w:rsidRPr="10853FB9">
              <w:rPr>
                <w:rFonts w:asciiTheme="minorHAnsi" w:eastAsiaTheme="minorEastAsia" w:hAnsiTheme="minorHAnsi"/>
                <w:b w:val="0"/>
                <w:bCs w:val="0"/>
                <w:color w:val="000000"/>
                <w:kern w:val="0"/>
              </w:rPr>
              <w:t>5G-L/H/H+, 5G-A, 5G-B, 5G-C,</w:t>
            </w:r>
          </w:p>
          <w:p w14:paraId="132BDEFE" w14:textId="77777777" w:rsidR="00DD49C8" w:rsidRPr="00CD57DA" w:rsidRDefault="00DD49C8" w:rsidP="00FC73C7">
            <w:pPr>
              <w:adjustRightInd/>
              <w:snapToGrid/>
              <w:spacing w:before="0" w:after="0" w:line="240" w:lineRule="auto"/>
              <w:jc w:val="left"/>
              <w:rPr>
                <w:rFonts w:asciiTheme="minorHAnsi" w:eastAsiaTheme="minorEastAsia" w:hAnsiTheme="minorHAnsi"/>
                <w:b w:val="0"/>
                <w:bCs w:val="0"/>
                <w:color w:val="000000" w:themeColor="text1"/>
              </w:rPr>
            </w:pPr>
            <w:r w:rsidRPr="10853FB9">
              <w:rPr>
                <w:rFonts w:asciiTheme="minorHAnsi" w:eastAsiaTheme="minorEastAsia" w:hAnsiTheme="minorHAnsi"/>
                <w:b w:val="0"/>
                <w:bCs w:val="0"/>
                <w:color w:val="000000"/>
                <w:kern w:val="0"/>
              </w:rPr>
              <w:t>Next D, Next A, Next A2, 22H, 23P</w:t>
            </w:r>
            <w:r>
              <w:rPr>
                <w:rFonts w:asciiTheme="minorHAnsi" w:eastAsiaTheme="minorEastAsia" w:hAnsiTheme="minorHAnsi"/>
                <w:b w:val="0"/>
                <w:bCs w:val="0"/>
                <w:color w:val="000000"/>
                <w:kern w:val="0"/>
              </w:rPr>
              <w:t>,</w:t>
            </w:r>
            <w:r w:rsidRPr="10853FB9">
              <w:rPr>
                <w:rFonts w:asciiTheme="minorHAnsi" w:eastAsiaTheme="minorEastAsia" w:hAnsiTheme="minorHAnsi"/>
                <w:b w:val="0"/>
                <w:bCs w:val="0"/>
                <w:color w:val="000000"/>
                <w:kern w:val="0"/>
              </w:rPr>
              <w:t xml:space="preserve"> </w:t>
            </w:r>
            <w:r>
              <w:rPr>
                <w:rFonts w:asciiTheme="minorHAnsi" w:eastAsiaTheme="minorEastAsia" w:hAnsiTheme="minorHAnsi"/>
                <w:b w:val="0"/>
                <w:bCs w:val="0"/>
                <w:color w:val="000000"/>
                <w:kern w:val="0"/>
              </w:rPr>
              <w:t>24P,</w:t>
            </w:r>
          </w:p>
          <w:p w14:paraId="1516658E" w14:textId="77777777" w:rsidR="00DD49C8" w:rsidRPr="00CD57DA" w:rsidRDefault="00DD49C8" w:rsidP="00FC73C7">
            <w:pPr>
              <w:adjustRightInd/>
              <w:snapToGrid/>
              <w:spacing w:before="0" w:after="0" w:line="240" w:lineRule="auto"/>
              <w:jc w:val="left"/>
              <w:rPr>
                <w:rFonts w:asciiTheme="minorHAnsi" w:eastAsiaTheme="minorEastAsia" w:hAnsiTheme="minorHAnsi"/>
                <w:b w:val="0"/>
                <w:bCs w:val="0"/>
                <w:color w:val="000000" w:themeColor="text1"/>
              </w:rPr>
            </w:pPr>
            <w:r w:rsidRPr="10853FB9">
              <w:rPr>
                <w:rFonts w:asciiTheme="minorHAnsi" w:eastAsiaTheme="minorEastAsia" w:hAnsiTheme="minorHAnsi"/>
                <w:b w:val="0"/>
                <w:bCs w:val="0"/>
                <w:color w:val="000000"/>
                <w:kern w:val="0"/>
              </w:rPr>
              <w:t>DX-1 DX-1 Pro, DX-P</w:t>
            </w:r>
          </w:p>
        </w:tc>
        <w:tc>
          <w:tcPr>
            <w:tcW w:w="2268" w:type="dxa"/>
          </w:tcPr>
          <w:p w14:paraId="1742C3AB" w14:textId="1F357509" w:rsidR="00DD49C8" w:rsidRPr="10853FB9" w:rsidRDefault="00DD49C8" w:rsidP="00FC73C7">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stheme="minorBidi"/>
              </w:rPr>
              <w:t>Cadenc</w:t>
            </w:r>
            <w:r>
              <w:rPr>
                <w:rFonts w:asciiTheme="minorHAnsi" w:eastAsiaTheme="minorEastAsia" w:hAnsiTheme="minorHAnsi" w:cstheme="minorBidi" w:hint="eastAsia"/>
              </w:rPr>
              <w:t>e</w:t>
            </w:r>
            <w:r>
              <w:rPr>
                <w:rFonts w:asciiTheme="minorHAnsi" w:eastAsiaTheme="minorEastAsia" w:hAnsiTheme="minorHAnsi" w:cstheme="minorBidi"/>
              </w:rPr>
              <w:t xml:space="preserve"> DSP</w:t>
            </w:r>
            <w:r>
              <w:rPr>
                <w:rFonts w:asciiTheme="minorHAnsi" w:eastAsiaTheme="minorEastAsia" w:hAnsiTheme="minorHAnsi" w:cstheme="minorBidi" w:hint="eastAsia"/>
              </w:rPr>
              <w:t>/HiFi3</w:t>
            </w:r>
          </w:p>
        </w:tc>
        <w:tc>
          <w:tcPr>
            <w:tcW w:w="1764" w:type="dxa"/>
            <w:vAlign w:val="center"/>
            <w:hideMark/>
          </w:tcPr>
          <w:p w14:paraId="77592ABE" w14:textId="41F076A4" w:rsidR="00DD49C8" w:rsidRPr="00A23665" w:rsidRDefault="00DD49C8" w:rsidP="00FC73C7">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00DD49C8">
              <w:rPr>
                <w:rFonts w:asciiTheme="minorHAnsi" w:eastAsiaTheme="minorEastAsia" w:hAnsiTheme="minorHAnsi"/>
                <w:color w:val="000000"/>
                <w:kern w:val="0"/>
              </w:rPr>
              <w:t>Standalone ADSP Software</w:t>
            </w:r>
          </w:p>
        </w:tc>
      </w:tr>
      <w:tr w:rsidR="00DD49C8" w:rsidRPr="10853FB9" w14:paraId="33FB51F7" w14:textId="77777777" w:rsidTr="00E55E24">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361" w:type="dxa"/>
          </w:tcPr>
          <w:p w14:paraId="00FDC7CA" w14:textId="1069547E" w:rsidR="00DD49C8" w:rsidRPr="00CF3902" w:rsidRDefault="00DD49C8" w:rsidP="00FC73C7">
            <w:pPr>
              <w:adjustRightInd/>
              <w:snapToGrid/>
              <w:spacing w:before="0" w:after="0" w:line="240" w:lineRule="auto"/>
              <w:jc w:val="left"/>
              <w:rPr>
                <w:rFonts w:asciiTheme="minorHAnsi" w:eastAsiaTheme="minorEastAsia" w:hAnsiTheme="minorHAnsi"/>
                <w:b w:val="0"/>
                <w:bCs w:val="0"/>
                <w:color w:val="000000"/>
                <w:kern w:val="0"/>
              </w:rPr>
            </w:pPr>
            <w:r w:rsidRPr="00CF3902">
              <w:rPr>
                <w:rFonts w:asciiTheme="minorHAnsi" w:eastAsiaTheme="minorEastAsia" w:hAnsiTheme="minorHAnsi" w:hint="eastAsia"/>
                <w:b w:val="0"/>
                <w:bCs w:val="0"/>
                <w:color w:val="000000"/>
                <w:kern w:val="0"/>
              </w:rPr>
              <w:t>2</w:t>
            </w:r>
            <w:r w:rsidRPr="00CF3902">
              <w:rPr>
                <w:rFonts w:asciiTheme="minorHAnsi" w:eastAsiaTheme="minorEastAsia" w:hAnsiTheme="minorHAnsi"/>
                <w:b w:val="0"/>
                <w:bCs w:val="0"/>
                <w:color w:val="000000"/>
                <w:kern w:val="0"/>
              </w:rPr>
              <w:t>4M</w:t>
            </w:r>
            <w:r>
              <w:rPr>
                <w:rFonts w:asciiTheme="minorHAnsi" w:eastAsiaTheme="minorEastAsia" w:hAnsiTheme="minorHAnsi" w:hint="eastAsia"/>
                <w:b w:val="0"/>
                <w:bCs w:val="0"/>
                <w:color w:val="000000"/>
                <w:kern w:val="0"/>
              </w:rPr>
              <w:t xml:space="preserve">, </w:t>
            </w:r>
            <w:r w:rsidR="003C70D3">
              <w:rPr>
                <w:rFonts w:asciiTheme="minorHAnsi" w:eastAsiaTheme="minorEastAsia" w:hAnsiTheme="minorHAnsi" w:hint="eastAsia"/>
                <w:b w:val="0"/>
                <w:bCs w:val="0"/>
                <w:color w:val="000000"/>
                <w:kern w:val="0"/>
              </w:rPr>
              <w:t xml:space="preserve">25Ms, </w:t>
            </w:r>
            <w:r>
              <w:rPr>
                <w:rFonts w:asciiTheme="minorHAnsi" w:eastAsiaTheme="minorEastAsia" w:hAnsiTheme="minorHAnsi" w:hint="eastAsia"/>
                <w:b w:val="0"/>
                <w:bCs w:val="0"/>
                <w:color w:val="000000"/>
                <w:kern w:val="0"/>
              </w:rPr>
              <w:t>26M</w:t>
            </w:r>
          </w:p>
        </w:tc>
        <w:tc>
          <w:tcPr>
            <w:tcW w:w="2268" w:type="dxa"/>
          </w:tcPr>
          <w:p w14:paraId="22E638FF" w14:textId="6E19BD78" w:rsidR="00DD49C8" w:rsidRDefault="00DD49C8" w:rsidP="00FC73C7">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stheme="minorBidi"/>
              </w:rPr>
              <w:t>MTK in-house</w:t>
            </w:r>
            <w:r>
              <w:rPr>
                <w:rFonts w:asciiTheme="minorHAnsi" w:eastAsiaTheme="minorEastAsia" w:hAnsiTheme="minorHAnsi" w:cstheme="minorBidi" w:hint="eastAsia"/>
              </w:rPr>
              <w:t xml:space="preserve"> DSP/RV55</w:t>
            </w:r>
          </w:p>
        </w:tc>
        <w:tc>
          <w:tcPr>
            <w:tcW w:w="1764" w:type="dxa"/>
            <w:vAlign w:val="center"/>
          </w:tcPr>
          <w:p w14:paraId="75255358" w14:textId="52C681A6" w:rsidR="00DD49C8" w:rsidRPr="10853FB9" w:rsidRDefault="00DD49C8" w:rsidP="00FC73C7">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kern w:val="0"/>
              </w:rPr>
            </w:pPr>
            <w:r w:rsidRPr="00DD49C8">
              <w:rPr>
                <w:rFonts w:asciiTheme="minorHAnsi" w:eastAsiaTheme="minorEastAsia" w:hAnsiTheme="minorHAnsi"/>
                <w:color w:val="000000"/>
                <w:kern w:val="0"/>
              </w:rPr>
              <w:t>Shared SCP Software</w:t>
            </w:r>
          </w:p>
        </w:tc>
      </w:tr>
      <w:tr w:rsidR="00DD49C8" w14:paraId="4114DD93" w14:textId="77777777" w:rsidTr="00E55E24">
        <w:trPr>
          <w:trHeight w:val="249"/>
          <w:jc w:val="center"/>
        </w:trPr>
        <w:tc>
          <w:tcPr>
            <w:cnfStyle w:val="001000000000" w:firstRow="0" w:lastRow="0" w:firstColumn="1" w:lastColumn="0" w:oddVBand="0" w:evenVBand="0" w:oddHBand="0" w:evenHBand="0" w:firstRowFirstColumn="0" w:firstRowLastColumn="0" w:lastRowFirstColumn="0" w:lastRowLastColumn="0"/>
            <w:tcW w:w="4361" w:type="dxa"/>
          </w:tcPr>
          <w:p w14:paraId="4B843DAE" w14:textId="5C53A8CD" w:rsidR="00DD49C8" w:rsidRPr="0039545E" w:rsidRDefault="00DD49C8" w:rsidP="00FC73C7">
            <w:pPr>
              <w:adjustRightInd/>
              <w:snapToGrid/>
              <w:spacing w:before="0" w:after="0" w:line="240" w:lineRule="auto"/>
              <w:jc w:val="left"/>
              <w:rPr>
                <w:rFonts w:asciiTheme="minorHAnsi" w:eastAsiaTheme="minorEastAsia" w:hAnsiTheme="minorHAnsi"/>
                <w:b w:val="0"/>
                <w:bCs w:val="0"/>
                <w:color w:val="000000"/>
                <w:kern w:val="0"/>
              </w:rPr>
            </w:pPr>
            <w:r w:rsidRPr="00EC31DD">
              <w:rPr>
                <w:rFonts w:asciiTheme="minorHAnsi" w:eastAsiaTheme="minorEastAsia" w:hAnsiTheme="minorHAnsi"/>
                <w:color w:val="000000"/>
                <w:kern w:val="0"/>
              </w:rPr>
              <w:t>DX-5</w:t>
            </w:r>
            <w:r>
              <w:rPr>
                <w:rFonts w:asciiTheme="minorHAnsi" w:eastAsiaTheme="minorEastAsia" w:hAnsiTheme="minorHAnsi" w:hint="eastAsia"/>
                <w:color w:val="000000"/>
                <w:kern w:val="0"/>
              </w:rPr>
              <w:t>, DX-6</w:t>
            </w:r>
          </w:p>
        </w:tc>
        <w:tc>
          <w:tcPr>
            <w:tcW w:w="2268" w:type="dxa"/>
          </w:tcPr>
          <w:p w14:paraId="2B3F2AF5" w14:textId="28A2A183" w:rsidR="00DD49C8" w:rsidRDefault="00DD49C8" w:rsidP="00FC73C7">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stheme="minorBidi"/>
              </w:rPr>
              <w:t>MTK in-house  DSP</w:t>
            </w:r>
            <w:r>
              <w:rPr>
                <w:rFonts w:asciiTheme="minorHAnsi" w:eastAsiaTheme="minorEastAsia" w:hAnsiTheme="minorHAnsi" w:cstheme="minorBidi" w:hint="eastAsia"/>
              </w:rPr>
              <w:t>/RV55V</w:t>
            </w:r>
          </w:p>
        </w:tc>
        <w:tc>
          <w:tcPr>
            <w:tcW w:w="1764" w:type="dxa"/>
            <w:vAlign w:val="center"/>
          </w:tcPr>
          <w:p w14:paraId="315FBE50" w14:textId="63A8ED4D" w:rsidR="00DD49C8" w:rsidRDefault="00DD49C8" w:rsidP="00FC73C7">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rPr>
            </w:pPr>
            <w:r w:rsidRPr="00DD49C8">
              <w:rPr>
                <w:rFonts w:asciiTheme="minorHAnsi" w:eastAsiaTheme="minorEastAsia" w:hAnsiTheme="minorHAnsi"/>
                <w:color w:val="000000"/>
                <w:kern w:val="0"/>
              </w:rPr>
              <w:t>Standalone ADSP Software</w:t>
            </w:r>
          </w:p>
        </w:tc>
      </w:tr>
    </w:tbl>
    <w:p w14:paraId="773A818A" w14:textId="77777777" w:rsidR="00DD49C8" w:rsidRDefault="00DD49C8" w:rsidP="008F5932">
      <w:pPr>
        <w:adjustRightInd/>
        <w:snapToGrid/>
        <w:spacing w:before="0" w:after="0"/>
        <w:ind w:left="340"/>
        <w:rPr>
          <w:rFonts w:asciiTheme="minorHAnsi" w:eastAsiaTheme="minorEastAsia" w:hAnsiTheme="minorHAnsi" w:cstheme="minorHAnsi"/>
          <w:b/>
          <w:szCs w:val="20"/>
        </w:rPr>
      </w:pPr>
    </w:p>
    <w:p w14:paraId="2CE34C4D" w14:textId="4687BB07" w:rsidR="00507464" w:rsidRPr="00507464"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Both HiFi3 and HiFi5 repo structures are listed as below:</w:t>
      </w:r>
    </w:p>
    <w:p w14:paraId="269EB3FA" w14:textId="248A2423" w:rsidR="009A61F2" w:rsidRPr="00483242"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HiFi3 Repo Structure</w:t>
      </w:r>
    </w:p>
    <w:tbl>
      <w:tblPr>
        <w:tblStyle w:val="21"/>
        <w:tblW w:w="8896" w:type="dxa"/>
        <w:jc w:val="center"/>
        <w:tblLayout w:type="fixed"/>
        <w:tblLook w:val="04A0" w:firstRow="1" w:lastRow="0" w:firstColumn="1" w:lastColumn="0" w:noHBand="0" w:noVBand="1"/>
      </w:tblPr>
      <w:tblGrid>
        <w:gridCol w:w="4046"/>
        <w:gridCol w:w="992"/>
        <w:gridCol w:w="3858"/>
      </w:tblGrid>
      <w:tr w:rsidR="008A283B" w:rsidRPr="001D0504" w14:paraId="1C1AFECF" w14:textId="77777777" w:rsidTr="10853FB9">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4046" w:type="dxa"/>
            <w:tcBorders>
              <w:top w:val="single" w:sz="12" w:space="0" w:color="auto"/>
              <w:bottom w:val="double" w:sz="4" w:space="0" w:color="auto"/>
            </w:tcBorders>
            <w:noWrap/>
            <w:vAlign w:val="center"/>
            <w:hideMark/>
          </w:tcPr>
          <w:p w14:paraId="316B4D9F" w14:textId="77777777" w:rsidR="008A283B" w:rsidRPr="008F5932" w:rsidRDefault="008A283B" w:rsidP="10853FB9">
            <w:pPr>
              <w:adjustRightInd/>
              <w:snapToGrid/>
              <w:spacing w:before="0" w:after="0" w:line="240" w:lineRule="auto"/>
              <w:jc w:val="center"/>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Repo</w:t>
            </w:r>
          </w:p>
        </w:tc>
        <w:tc>
          <w:tcPr>
            <w:tcW w:w="992" w:type="dxa"/>
            <w:tcBorders>
              <w:top w:val="single" w:sz="12" w:space="0" w:color="auto"/>
              <w:bottom w:val="double" w:sz="4" w:space="0" w:color="auto"/>
            </w:tcBorders>
            <w:noWrap/>
            <w:hideMark/>
          </w:tcPr>
          <w:p w14:paraId="7C8D9165" w14:textId="77777777" w:rsidR="008A283B" w:rsidRPr="008F5932" w:rsidRDefault="008A283B"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 Policy</w:t>
            </w:r>
          </w:p>
        </w:tc>
        <w:tc>
          <w:tcPr>
            <w:tcW w:w="3858" w:type="dxa"/>
            <w:tcBorders>
              <w:top w:val="single" w:sz="12" w:space="0" w:color="auto"/>
              <w:bottom w:val="double" w:sz="4" w:space="0" w:color="auto"/>
            </w:tcBorders>
            <w:vAlign w:val="center"/>
          </w:tcPr>
          <w:p w14:paraId="5E0FB837" w14:textId="77777777" w:rsidR="008A283B" w:rsidRPr="008F5932" w:rsidRDefault="008A283B"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Description</w:t>
            </w:r>
          </w:p>
        </w:tc>
      </w:tr>
      <w:tr w:rsidR="008A283B" w:rsidRPr="001D0504" w14:paraId="29B7D8F2"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4046" w:type="dxa"/>
            <w:tcBorders>
              <w:top w:val="double" w:sz="4" w:space="0" w:color="auto"/>
            </w:tcBorders>
          </w:tcPr>
          <w:p w14:paraId="52AE0318" w14:textId="77777777" w:rsidR="008A283B" w:rsidRPr="008F5932" w:rsidRDefault="00CD34AA"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alps/vendor/mediatek/proprietary/tinysys/adsp/HIFI3</w:t>
            </w:r>
          </w:p>
        </w:tc>
        <w:tc>
          <w:tcPr>
            <w:tcW w:w="992" w:type="dxa"/>
            <w:tcBorders>
              <w:top w:val="double" w:sz="4" w:space="0" w:color="auto"/>
            </w:tcBorders>
          </w:tcPr>
          <w:p w14:paraId="78B99CE3" w14:textId="77777777" w:rsidR="008A283B" w:rsidRPr="001D0504"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858" w:type="dxa"/>
            <w:tcBorders>
              <w:top w:val="double" w:sz="4" w:space="0" w:color="auto"/>
            </w:tcBorders>
          </w:tcPr>
          <w:p w14:paraId="03C4A342" w14:textId="6DD6F340" w:rsidR="008A283B"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xml:space="preserve">DSP </w:t>
            </w:r>
            <w:r w:rsidR="006C1026" w:rsidRPr="10853FB9">
              <w:rPr>
                <w:rFonts w:asciiTheme="minorHAnsi" w:eastAsia="Times New Roman" w:hAnsiTheme="minorHAnsi"/>
                <w:color w:val="000000"/>
                <w:kern w:val="0"/>
                <w:lang w:eastAsia="zh-CN"/>
              </w:rPr>
              <w:t>HiFi3 s</w:t>
            </w:r>
            <w:r w:rsidRPr="10853FB9">
              <w:rPr>
                <w:rFonts w:asciiTheme="minorHAnsi" w:eastAsia="Times New Roman" w:hAnsiTheme="minorHAnsi"/>
                <w:color w:val="000000"/>
                <w:kern w:val="0"/>
                <w:lang w:eastAsia="zh-CN"/>
              </w:rPr>
              <w:t>ource code</w:t>
            </w:r>
          </w:p>
        </w:tc>
      </w:tr>
      <w:tr w:rsidR="006C1026" w:rsidRPr="001D0504" w14:paraId="3C4898F8"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4DDBEC1A" w14:textId="7C23B6CF"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lastRenderedPageBreak/>
              <w:t>alps/vendor/mediatek/proprietary/tinysys/adsp/common</w:t>
            </w:r>
          </w:p>
        </w:tc>
        <w:tc>
          <w:tcPr>
            <w:tcW w:w="992" w:type="dxa"/>
          </w:tcPr>
          <w:p w14:paraId="08FD76A4" w14:textId="62D2E019" w:rsidR="006C1026" w:rsidRPr="00DD551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000000"/>
                <w:kern w:val="0"/>
                <w:lang w:eastAsia="zh-CN"/>
              </w:rPr>
              <w:t>Release</w:t>
            </w:r>
          </w:p>
        </w:tc>
        <w:tc>
          <w:tcPr>
            <w:tcW w:w="3858" w:type="dxa"/>
          </w:tcPr>
          <w:p w14:paraId="7EBD3935" w14:textId="1677836C" w:rsidR="006C1026" w:rsidRPr="00CD34AA"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HiFi series common source code</w:t>
            </w:r>
          </w:p>
        </w:tc>
      </w:tr>
      <w:tr w:rsidR="008A283B" w:rsidRPr="001D0504" w14:paraId="2BEA4F10"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0D0A77B6" w14:textId="77777777" w:rsidR="008A283B" w:rsidRPr="008F5932" w:rsidRDefault="00CD34AA"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alps/vendor/mediatek/proprietary/tinysys/adsp/adsp_imgs_3rd_party</w:t>
            </w:r>
          </w:p>
        </w:tc>
        <w:tc>
          <w:tcPr>
            <w:tcW w:w="992" w:type="dxa"/>
          </w:tcPr>
          <w:p w14:paraId="659F32A5" w14:textId="77777777" w:rsidR="008A283B" w:rsidRPr="00DD5516"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858" w:type="dxa"/>
          </w:tcPr>
          <w:p w14:paraId="2766C041" w14:textId="77777777" w:rsidR="008A283B"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images with 3rd party functionality (internal QC use)</w:t>
            </w:r>
          </w:p>
        </w:tc>
      </w:tr>
      <w:tr w:rsidR="008A283B" w:rsidRPr="001D0504" w14:paraId="65F72712"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56E7DD4C" w14:textId="77777777" w:rsidR="008A283B" w:rsidRPr="008F5932" w:rsidRDefault="00CD34AA"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alps/vendor/mediatek/proprietary/tinysys/adsp/adsp_imgs/HIFI3</w:t>
            </w:r>
          </w:p>
        </w:tc>
        <w:tc>
          <w:tcPr>
            <w:tcW w:w="992" w:type="dxa"/>
          </w:tcPr>
          <w:p w14:paraId="18218733" w14:textId="77777777" w:rsidR="008A283B" w:rsidRPr="008F5932" w:rsidRDefault="00CD34AA"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858" w:type="dxa"/>
          </w:tcPr>
          <w:p w14:paraId="594C7A28" w14:textId="77777777" w:rsidR="008A283B" w:rsidRDefault="00CD34AA"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 without 3rd party functionality (release to customers)</w:t>
            </w:r>
          </w:p>
        </w:tc>
      </w:tr>
      <w:tr w:rsidR="008A283B" w:rsidRPr="001D0504" w14:paraId="404A7312"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55A2D5DF" w14:textId="77777777" w:rsidR="008A283B" w:rsidRPr="008F5932" w:rsidRDefault="00CD34AA"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alps/vendor/mediatek/proprietary/tinysys/adsp/license/prebuilt/HIFI3/3rd_party</w:t>
            </w:r>
          </w:p>
        </w:tc>
        <w:tc>
          <w:tcPr>
            <w:tcW w:w="992" w:type="dxa"/>
          </w:tcPr>
          <w:p w14:paraId="62F3C146" w14:textId="77777777" w:rsidR="008A283B" w:rsidRPr="00DD5516"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858" w:type="dxa"/>
          </w:tcPr>
          <w:p w14:paraId="3C4A7E89" w14:textId="77777777" w:rsidR="00CD34AA"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3rd party libraries</w:t>
            </w:r>
          </w:p>
          <w:p w14:paraId="10E51B06" w14:textId="77777777" w:rsidR="00CD34AA" w:rsidRDefault="00CD34AA"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xml:space="preserve">(please license </w:t>
            </w:r>
            <w:r w:rsidR="002E0FAC" w:rsidRPr="10853FB9">
              <w:rPr>
                <w:rFonts w:asciiTheme="minorHAnsi" w:eastAsia="Times New Roman" w:hAnsiTheme="minorHAnsi"/>
                <w:color w:val="000000"/>
                <w:kern w:val="0"/>
                <w:lang w:eastAsia="zh-CN"/>
              </w:rPr>
              <w:t>them</w:t>
            </w:r>
            <w:r w:rsidRPr="10853FB9">
              <w:rPr>
                <w:rFonts w:asciiTheme="minorHAnsi" w:eastAsia="Times New Roman" w:hAnsiTheme="minorHAnsi"/>
                <w:color w:val="000000"/>
                <w:kern w:val="0"/>
                <w:lang w:eastAsia="zh-CN"/>
              </w:rPr>
              <w:t xml:space="preserve"> from 3rd party lib and place </w:t>
            </w:r>
            <w:r w:rsidR="002E0FAC" w:rsidRPr="10853FB9">
              <w:rPr>
                <w:rFonts w:asciiTheme="minorHAnsi" w:eastAsia="Times New Roman" w:hAnsiTheme="minorHAnsi"/>
                <w:color w:val="000000"/>
                <w:kern w:val="0"/>
                <w:lang w:eastAsia="zh-CN"/>
              </w:rPr>
              <w:t>them</w:t>
            </w:r>
            <w:r w:rsidRPr="10853FB9">
              <w:rPr>
                <w:rFonts w:asciiTheme="minorHAnsi" w:eastAsia="Times New Roman" w:hAnsiTheme="minorHAnsi"/>
                <w:color w:val="000000"/>
                <w:kern w:val="0"/>
                <w:lang w:eastAsia="zh-CN"/>
              </w:rPr>
              <w:t xml:space="preserve"> here)</w:t>
            </w:r>
          </w:p>
        </w:tc>
      </w:tr>
      <w:tr w:rsidR="007A6910" w:rsidRPr="001D0504" w14:paraId="244304D5"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032D54BB" w14:textId="77777777" w:rsidR="007A6910" w:rsidRPr="008F5932" w:rsidRDefault="007A6910"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alps/vendor/mediatek/proprietary/tinysys/adsp/license/prebuilt/HIFI3/lc3</w:t>
            </w:r>
          </w:p>
        </w:tc>
        <w:tc>
          <w:tcPr>
            <w:tcW w:w="992" w:type="dxa"/>
          </w:tcPr>
          <w:p w14:paraId="7D183F94" w14:textId="77777777" w:rsidR="007A6910" w:rsidRPr="00DD5516" w:rsidRDefault="007A6910"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858" w:type="dxa"/>
          </w:tcPr>
          <w:p w14:paraId="264C1312" w14:textId="77777777" w:rsidR="007A6910" w:rsidRDefault="007A6910"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lc3 licensed libraries</w:t>
            </w:r>
          </w:p>
          <w:p w14:paraId="4F845F26" w14:textId="77777777" w:rsidR="007A6910" w:rsidRDefault="007A6910"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(Please license it from mediatek and place them here)</w:t>
            </w:r>
          </w:p>
        </w:tc>
      </w:tr>
      <w:tr w:rsidR="007A6910" w:rsidRPr="001D0504" w14:paraId="70C97110"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3A1D128E" w14:textId="77777777" w:rsidR="007A6910" w:rsidRPr="008F5932" w:rsidRDefault="007A6910"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alps/prebuilts/xcc/linux-x86/xtensa</w:t>
            </w:r>
          </w:p>
        </w:tc>
        <w:tc>
          <w:tcPr>
            <w:tcW w:w="992" w:type="dxa"/>
          </w:tcPr>
          <w:p w14:paraId="085DADC0" w14:textId="77777777" w:rsidR="007A6910" w:rsidRPr="00DD5516" w:rsidRDefault="007A6910"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highlight w:val="green"/>
                <w:lang w:eastAsia="zh-CN"/>
              </w:rPr>
            </w:pPr>
            <w:r w:rsidRPr="10853FB9">
              <w:rPr>
                <w:rFonts w:asciiTheme="minorHAnsi" w:eastAsia="Times New Roman" w:hAnsiTheme="minorHAnsi"/>
                <w:color w:val="C00000"/>
                <w:kern w:val="0"/>
                <w:lang w:eastAsia="zh-CN"/>
              </w:rPr>
              <w:t>Remove</w:t>
            </w:r>
          </w:p>
        </w:tc>
        <w:tc>
          <w:tcPr>
            <w:tcW w:w="3858" w:type="dxa"/>
          </w:tcPr>
          <w:p w14:paraId="0CDF6244" w14:textId="77777777" w:rsidR="007A6910" w:rsidRDefault="007A6910"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Cadence HiFi DSP toolchain (Please license it from Cadence and place it here)</w:t>
            </w:r>
          </w:p>
        </w:tc>
      </w:tr>
      <w:tr w:rsidR="008D4405" w:rsidRPr="001D0504" w14:paraId="06891292"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1C779DDD" w14:textId="6828018B" w:rsidR="008D4405" w:rsidRPr="008F5932" w:rsidRDefault="008D4405"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alps/prebuilts/clang/xtensa/linux-x86</w:t>
            </w:r>
          </w:p>
        </w:tc>
        <w:tc>
          <w:tcPr>
            <w:tcW w:w="992" w:type="dxa"/>
          </w:tcPr>
          <w:p w14:paraId="33EFEA1F" w14:textId="61D02628" w:rsidR="008D4405" w:rsidRPr="00DD5516" w:rsidRDefault="008D4405"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858" w:type="dxa"/>
          </w:tcPr>
          <w:p w14:paraId="15F58201" w14:textId="0954C59E" w:rsidR="008D4405" w:rsidRPr="00CD34AA" w:rsidRDefault="008D4405"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Cadence HiFi DSP toolchain (Please license it from Cadence and place it here)</w:t>
            </w:r>
          </w:p>
        </w:tc>
      </w:tr>
      <w:tr w:rsidR="008D4405" w:rsidRPr="001D0504" w14:paraId="59AEE470"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4046" w:type="dxa"/>
          </w:tcPr>
          <w:p w14:paraId="7B037303" w14:textId="77777777" w:rsidR="008D4405" w:rsidRPr="008F5932" w:rsidRDefault="008D4405"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alps/vendor/mediatek/proprietary/common</w:t>
            </w:r>
          </w:p>
        </w:tc>
        <w:tc>
          <w:tcPr>
            <w:tcW w:w="992" w:type="dxa"/>
          </w:tcPr>
          <w:p w14:paraId="4E603233" w14:textId="77777777" w:rsidR="008D4405" w:rsidRDefault="008D4405"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858" w:type="dxa"/>
          </w:tcPr>
          <w:p w14:paraId="5B72AEF5" w14:textId="016D625F" w:rsidR="008D4405" w:rsidRDefault="008D4405"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xml:space="preserve">Common code with </w:t>
            </w:r>
            <w:r w:rsidR="00901A14" w:rsidRPr="10853FB9">
              <w:rPr>
                <w:rFonts w:asciiTheme="minorHAnsi" w:eastAsia="Times New Roman" w:hAnsiTheme="minorHAnsi"/>
                <w:color w:val="000000"/>
                <w:kern w:val="0"/>
                <w:lang w:eastAsia="zh-CN"/>
              </w:rPr>
              <w:t xml:space="preserve">tinysys </w:t>
            </w:r>
            <w:r w:rsidRPr="10853FB9">
              <w:rPr>
                <w:rFonts w:asciiTheme="minorHAnsi" w:eastAsia="Times New Roman" w:hAnsiTheme="minorHAnsi"/>
                <w:color w:val="000000"/>
                <w:kern w:val="0"/>
                <w:lang w:eastAsia="zh-CN"/>
              </w:rPr>
              <w:t>SCP</w:t>
            </w:r>
            <w:r w:rsidR="00901A14" w:rsidRPr="10853FB9">
              <w:rPr>
                <w:rFonts w:asciiTheme="minorHAnsi" w:eastAsia="Times New Roman" w:hAnsiTheme="minorHAnsi"/>
                <w:color w:val="000000"/>
                <w:kern w:val="0"/>
                <w:lang w:eastAsia="zh-CN"/>
              </w:rPr>
              <w:t xml:space="preserve"> </w:t>
            </w:r>
          </w:p>
        </w:tc>
      </w:tr>
      <w:tr w:rsidR="008D4405" w:rsidRPr="00A23665" w14:paraId="6B31DBCB" w14:textId="77777777" w:rsidTr="10853FB9">
        <w:trPr>
          <w:trHeight w:val="245"/>
          <w:jc w:val="center"/>
        </w:trPr>
        <w:tc>
          <w:tcPr>
            <w:cnfStyle w:val="001000000000" w:firstRow="0" w:lastRow="0" w:firstColumn="1" w:lastColumn="0" w:oddVBand="0" w:evenVBand="0" w:oddHBand="0" w:evenHBand="0" w:firstRowFirstColumn="0" w:firstRowLastColumn="0" w:lastRowFirstColumn="0" w:lastRowLastColumn="0"/>
            <w:tcW w:w="4046" w:type="dxa"/>
            <w:tcBorders>
              <w:bottom w:val="single" w:sz="12" w:space="0" w:color="auto"/>
            </w:tcBorders>
          </w:tcPr>
          <w:p w14:paraId="257E8B0F" w14:textId="77777777" w:rsidR="008D4405" w:rsidRPr="008F5932" w:rsidRDefault="008D4405"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alps/vendor/mediatek/proprietary/kernel</w:t>
            </w:r>
          </w:p>
        </w:tc>
        <w:tc>
          <w:tcPr>
            <w:tcW w:w="992" w:type="dxa"/>
            <w:tcBorders>
              <w:bottom w:val="single" w:sz="12" w:space="0" w:color="auto"/>
            </w:tcBorders>
          </w:tcPr>
          <w:p w14:paraId="02A98749" w14:textId="77777777" w:rsidR="008D4405" w:rsidRPr="00A23665" w:rsidRDefault="008D4405"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Release</w:t>
            </w:r>
          </w:p>
        </w:tc>
        <w:tc>
          <w:tcPr>
            <w:tcW w:w="3858" w:type="dxa"/>
            <w:tcBorders>
              <w:bottom w:val="single" w:sz="12" w:space="0" w:color="auto"/>
            </w:tcBorders>
          </w:tcPr>
          <w:p w14:paraId="3CB79DEA" w14:textId="77777777" w:rsidR="008D4405" w:rsidRDefault="008D4405"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FreeRTOS</w:t>
            </w:r>
          </w:p>
        </w:tc>
      </w:tr>
    </w:tbl>
    <w:p w14:paraId="72C9FE05" w14:textId="77777777" w:rsidR="00532263" w:rsidRPr="00532263" w:rsidRDefault="00532263" w:rsidP="00532263">
      <w:pPr>
        <w:adjustRightInd/>
        <w:snapToGrid/>
        <w:spacing w:before="0" w:after="0"/>
        <w:ind w:left="340"/>
        <w:rPr>
          <w:rFonts w:asciiTheme="minorHAnsi" w:hAnsiTheme="minorHAnsi" w:cstheme="minorHAnsi"/>
          <w:b/>
          <w:szCs w:val="20"/>
        </w:rPr>
      </w:pPr>
    </w:p>
    <w:p w14:paraId="4A22E8A6" w14:textId="6ED3496B" w:rsidR="009A61F2" w:rsidRPr="00532263"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HiFi3 File Structure</w:t>
      </w:r>
    </w:p>
    <w:p w14:paraId="3843F242" w14:textId="53A1BA82" w:rsidR="00532263" w:rsidRPr="008F5932" w:rsidRDefault="10853FB9" w:rsidP="10853FB9">
      <w:pPr>
        <w:adjustRightInd/>
        <w:snapToGrid/>
        <w:spacing w:before="0" w:after="0"/>
        <w:ind w:left="340"/>
        <w:rPr>
          <w:rFonts w:ascii="Courier New" w:eastAsiaTheme="minorEastAsia" w:hAnsi="Courier New" w:cs="Courier New"/>
        </w:rPr>
      </w:pPr>
      <w:r w:rsidRPr="10853FB9">
        <w:rPr>
          <w:rFonts w:asciiTheme="minorHAnsi" w:hAnsiTheme="minorHAnsi" w:cstheme="minorBidi"/>
        </w:rPr>
        <w:t>The file structure of DSP source code is the same with A0 structure. The only difference is that the DSP source code is located at</w:t>
      </w:r>
      <w:r w:rsidRPr="10853FB9">
        <w:rPr>
          <w:rFonts w:asciiTheme="minorHAnsi" w:hAnsiTheme="minorHAnsi" w:cstheme="minorBidi"/>
          <w:b/>
          <w:bCs/>
        </w:rPr>
        <w:t xml:space="preserve"> </w:t>
      </w:r>
      <w:r w:rsidRPr="10853FB9">
        <w:rPr>
          <w:rFonts w:ascii="Courier New" w:eastAsiaTheme="minorEastAsia" w:hAnsi="Courier New" w:cs="Courier New"/>
        </w:rPr>
        <w:t>alps/vendor/mediatek/proprietary/tinysys/adsp/HIFI3.</w:t>
      </w:r>
    </w:p>
    <w:p w14:paraId="7C4B3A9F" w14:textId="4FAE7199" w:rsidR="00951EA0" w:rsidRPr="00483242"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HiFi5 Repo Structure</w:t>
      </w:r>
    </w:p>
    <w:tbl>
      <w:tblPr>
        <w:tblStyle w:val="21"/>
        <w:tblW w:w="8896" w:type="dxa"/>
        <w:jc w:val="center"/>
        <w:tblLayout w:type="fixed"/>
        <w:tblLook w:val="04A0" w:firstRow="1" w:lastRow="0" w:firstColumn="1" w:lastColumn="0" w:noHBand="0" w:noVBand="1"/>
      </w:tblPr>
      <w:tblGrid>
        <w:gridCol w:w="3904"/>
        <w:gridCol w:w="993"/>
        <w:gridCol w:w="3999"/>
      </w:tblGrid>
      <w:tr w:rsidR="00951EA0" w:rsidRPr="001D0504" w14:paraId="1796CA55" w14:textId="77777777" w:rsidTr="10853FB9">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3904" w:type="dxa"/>
            <w:tcBorders>
              <w:top w:val="single" w:sz="12" w:space="0" w:color="auto"/>
              <w:bottom w:val="double" w:sz="4" w:space="0" w:color="auto"/>
            </w:tcBorders>
            <w:noWrap/>
            <w:vAlign w:val="center"/>
            <w:hideMark/>
          </w:tcPr>
          <w:p w14:paraId="6D14E1FE" w14:textId="77777777" w:rsidR="00951EA0" w:rsidRPr="008F5932" w:rsidRDefault="00951EA0" w:rsidP="10853FB9">
            <w:pPr>
              <w:adjustRightInd/>
              <w:snapToGrid/>
              <w:spacing w:before="0" w:after="0" w:line="240" w:lineRule="auto"/>
              <w:jc w:val="center"/>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Repo</w:t>
            </w:r>
          </w:p>
        </w:tc>
        <w:tc>
          <w:tcPr>
            <w:tcW w:w="993" w:type="dxa"/>
            <w:tcBorders>
              <w:top w:val="single" w:sz="12" w:space="0" w:color="auto"/>
              <w:bottom w:val="double" w:sz="4" w:space="0" w:color="auto"/>
            </w:tcBorders>
            <w:noWrap/>
            <w:vAlign w:val="center"/>
            <w:hideMark/>
          </w:tcPr>
          <w:p w14:paraId="552EAD68" w14:textId="77777777" w:rsidR="00951EA0" w:rsidRPr="008F5932" w:rsidRDefault="00951EA0"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 Policy</w:t>
            </w:r>
          </w:p>
        </w:tc>
        <w:tc>
          <w:tcPr>
            <w:tcW w:w="3999" w:type="dxa"/>
            <w:tcBorders>
              <w:top w:val="single" w:sz="12" w:space="0" w:color="auto"/>
              <w:bottom w:val="double" w:sz="4" w:space="0" w:color="auto"/>
            </w:tcBorders>
            <w:vAlign w:val="center"/>
          </w:tcPr>
          <w:p w14:paraId="7ABF4A6A" w14:textId="77777777" w:rsidR="00951EA0" w:rsidRPr="008F5932" w:rsidRDefault="00951EA0"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Description</w:t>
            </w:r>
          </w:p>
        </w:tc>
      </w:tr>
      <w:tr w:rsidR="006C1026" w:rsidRPr="001D0504" w14:paraId="0507DA5E"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Borders>
              <w:top w:val="double" w:sz="4" w:space="0" w:color="auto"/>
            </w:tcBorders>
          </w:tcPr>
          <w:p w14:paraId="0EDCE23E" w14:textId="7ADA76C3"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alps/vendor/mediatek/proprietary/tinysys/adsp/HIFI5_SP</w:t>
            </w:r>
          </w:p>
        </w:tc>
        <w:tc>
          <w:tcPr>
            <w:tcW w:w="993" w:type="dxa"/>
            <w:tcBorders>
              <w:top w:val="double" w:sz="4" w:space="0" w:color="auto"/>
            </w:tcBorders>
          </w:tcPr>
          <w:p w14:paraId="4AE02350" w14:textId="77777777" w:rsidR="006C1026" w:rsidRPr="001D0504"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999" w:type="dxa"/>
            <w:tcBorders>
              <w:top w:val="double" w:sz="4" w:space="0" w:color="auto"/>
            </w:tcBorders>
          </w:tcPr>
          <w:p w14:paraId="13B79626" w14:textId="171B9CFF"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HiFi5 source code</w:t>
            </w:r>
          </w:p>
        </w:tc>
      </w:tr>
      <w:tr w:rsidR="006C1026" w:rsidRPr="001D0504" w14:paraId="2245418E"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14949BDD" w14:textId="5C75295C"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alps/vendor/mediatek/proprietary/tinysys/adsp/common</w:t>
            </w:r>
          </w:p>
        </w:tc>
        <w:tc>
          <w:tcPr>
            <w:tcW w:w="993" w:type="dxa"/>
          </w:tcPr>
          <w:p w14:paraId="242C390A" w14:textId="6E1B012C" w:rsidR="006C1026" w:rsidRPr="00DD551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000000"/>
                <w:kern w:val="0"/>
                <w:lang w:eastAsia="zh-CN"/>
              </w:rPr>
              <w:t>Release</w:t>
            </w:r>
          </w:p>
        </w:tc>
        <w:tc>
          <w:tcPr>
            <w:tcW w:w="3999" w:type="dxa"/>
          </w:tcPr>
          <w:p w14:paraId="4F95009C" w14:textId="455D8699" w:rsidR="006C1026" w:rsidRPr="00CD34AA"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HiFi series common source code</w:t>
            </w:r>
          </w:p>
        </w:tc>
      </w:tr>
      <w:tr w:rsidR="006C1026" w:rsidRPr="001D0504" w14:paraId="2072B792"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19510238" w14:textId="77777777"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alps/vendor/mediatek/proprietary/tinysys/adsp/adsp_imgs_3rd_party</w:t>
            </w:r>
          </w:p>
        </w:tc>
        <w:tc>
          <w:tcPr>
            <w:tcW w:w="993" w:type="dxa"/>
          </w:tcPr>
          <w:p w14:paraId="53CEEF6A" w14:textId="77777777" w:rsidR="006C1026" w:rsidRPr="00DD551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999" w:type="dxa"/>
          </w:tcPr>
          <w:p w14:paraId="44C3A3E1" w14:textId="77777777"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images with 3rd party functionality (internal QC use)</w:t>
            </w:r>
          </w:p>
        </w:tc>
      </w:tr>
      <w:tr w:rsidR="006C1026" w:rsidRPr="001D0504" w14:paraId="28A46282"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6BF924CB" w14:textId="1A1C73AD"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alps/vendor/mediatek/proprietary/tinysys/adsp/adsp_imgs/HIFI5</w:t>
            </w:r>
          </w:p>
        </w:tc>
        <w:tc>
          <w:tcPr>
            <w:tcW w:w="993" w:type="dxa"/>
          </w:tcPr>
          <w:p w14:paraId="500567E5" w14:textId="77777777" w:rsidR="006C102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999" w:type="dxa"/>
          </w:tcPr>
          <w:p w14:paraId="7A6FA89C" w14:textId="77777777" w:rsidR="006C102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DSP Default Image without 3rd party functionality (release to customers)</w:t>
            </w:r>
          </w:p>
        </w:tc>
      </w:tr>
      <w:tr w:rsidR="006C1026" w:rsidRPr="001D0504" w14:paraId="66230411"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4563D630" w14:textId="4DEA500C"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alps/vendor/mediatek/proprietary/tinysys/adsp/license/prebuilt/HIFI5/3rd_party</w:t>
            </w:r>
          </w:p>
        </w:tc>
        <w:tc>
          <w:tcPr>
            <w:tcW w:w="993" w:type="dxa"/>
          </w:tcPr>
          <w:p w14:paraId="221CDBC9" w14:textId="77777777" w:rsidR="006C1026" w:rsidRPr="00DD551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999" w:type="dxa"/>
          </w:tcPr>
          <w:p w14:paraId="48287A85" w14:textId="77777777"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3rd party libraries</w:t>
            </w:r>
          </w:p>
          <w:p w14:paraId="53F12B9D" w14:textId="77777777"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(please license them from 3rd party lib and place them here)</w:t>
            </w:r>
          </w:p>
        </w:tc>
      </w:tr>
      <w:tr w:rsidR="006C1026" w:rsidRPr="001D0504" w14:paraId="4049FA24"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685FFECD" w14:textId="14BCA5D3"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alps/vendor/mediatek/proprietary/tinysys/adsp/license/prebuilt/HIFI5/lc3</w:t>
            </w:r>
          </w:p>
        </w:tc>
        <w:tc>
          <w:tcPr>
            <w:tcW w:w="993" w:type="dxa"/>
          </w:tcPr>
          <w:p w14:paraId="45BEFDA0" w14:textId="77777777" w:rsidR="006C1026" w:rsidRPr="00DD551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999" w:type="dxa"/>
          </w:tcPr>
          <w:p w14:paraId="4B14C654" w14:textId="77777777" w:rsidR="006C102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lc3 licensed libraries</w:t>
            </w:r>
          </w:p>
          <w:p w14:paraId="7709713C" w14:textId="77777777" w:rsidR="006C102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(Please license it from mediatek and place them here)</w:t>
            </w:r>
          </w:p>
        </w:tc>
      </w:tr>
      <w:tr w:rsidR="006C1026" w:rsidRPr="001D0504" w14:paraId="7A755FD1"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710E0DEB" w14:textId="77777777"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alps/prebuilts/xcc/linux-x86/xtensa</w:t>
            </w:r>
          </w:p>
        </w:tc>
        <w:tc>
          <w:tcPr>
            <w:tcW w:w="993" w:type="dxa"/>
          </w:tcPr>
          <w:p w14:paraId="4338DE37" w14:textId="77777777" w:rsidR="006C1026" w:rsidRPr="00DD551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highlight w:val="green"/>
                <w:lang w:eastAsia="zh-CN"/>
              </w:rPr>
            </w:pPr>
            <w:r w:rsidRPr="10853FB9">
              <w:rPr>
                <w:rFonts w:asciiTheme="minorHAnsi" w:eastAsia="Times New Roman" w:hAnsiTheme="minorHAnsi"/>
                <w:color w:val="C00000"/>
                <w:kern w:val="0"/>
                <w:lang w:eastAsia="zh-CN"/>
              </w:rPr>
              <w:t>Remove</w:t>
            </w:r>
          </w:p>
        </w:tc>
        <w:tc>
          <w:tcPr>
            <w:tcW w:w="3999" w:type="dxa"/>
          </w:tcPr>
          <w:p w14:paraId="77B1C8E8" w14:textId="77777777"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Cadence HiFi DSP toolchain (Please license it from Cadence and place it here)</w:t>
            </w:r>
          </w:p>
        </w:tc>
      </w:tr>
      <w:tr w:rsidR="006C1026" w:rsidRPr="001D0504" w14:paraId="1C993954" w14:textId="77777777" w:rsidTr="10853FB9">
        <w:trPr>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3AF87DD5" w14:textId="7D89B202"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alps/prebuilts/clang/xtensa/linux-x86</w:t>
            </w:r>
          </w:p>
        </w:tc>
        <w:tc>
          <w:tcPr>
            <w:tcW w:w="993" w:type="dxa"/>
          </w:tcPr>
          <w:p w14:paraId="6A002B25" w14:textId="2E138FBE" w:rsidR="006C1026" w:rsidRPr="00DD551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lang w:eastAsia="zh-CN"/>
              </w:rPr>
            </w:pPr>
            <w:r w:rsidRPr="10853FB9">
              <w:rPr>
                <w:rFonts w:asciiTheme="minorHAnsi" w:eastAsia="Times New Roman" w:hAnsiTheme="minorHAnsi"/>
                <w:color w:val="C00000"/>
                <w:kern w:val="0"/>
                <w:lang w:eastAsia="zh-CN"/>
              </w:rPr>
              <w:t>Remove</w:t>
            </w:r>
          </w:p>
        </w:tc>
        <w:tc>
          <w:tcPr>
            <w:tcW w:w="3999" w:type="dxa"/>
          </w:tcPr>
          <w:p w14:paraId="23841152" w14:textId="3F7E3454" w:rsidR="006C1026" w:rsidRPr="00CD34AA"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Cadence HiFi DSP toolchain (Please license it from Cadence and place it here)</w:t>
            </w:r>
          </w:p>
        </w:tc>
      </w:tr>
      <w:tr w:rsidR="006C1026" w:rsidRPr="001D0504" w14:paraId="5B08A0DE"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904" w:type="dxa"/>
          </w:tcPr>
          <w:p w14:paraId="03E9D8BB" w14:textId="1A79C476"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w:t>
            </w:r>
            <w:r w:rsidR="00CF3902">
              <w:rPr>
                <w:rFonts w:asciiTheme="minorHAnsi" w:eastAsia="Times New Roman" w:hAnsiTheme="minorHAnsi"/>
                <w:b w:val="0"/>
                <w:bCs w:val="0"/>
                <w:color w:val="000000"/>
                <w:kern w:val="0"/>
                <w:lang w:eastAsia="zh-CN"/>
              </w:rPr>
              <w:t>tinysys/</w:t>
            </w:r>
            <w:r w:rsidRPr="10853FB9">
              <w:rPr>
                <w:rFonts w:asciiTheme="minorHAnsi" w:eastAsia="Times New Roman" w:hAnsiTheme="minorHAnsi"/>
                <w:b w:val="0"/>
                <w:bCs w:val="0"/>
                <w:color w:val="000000"/>
                <w:kern w:val="0"/>
                <w:lang w:eastAsia="zh-CN"/>
              </w:rPr>
              <w:t>common</w:t>
            </w:r>
          </w:p>
        </w:tc>
        <w:tc>
          <w:tcPr>
            <w:tcW w:w="993" w:type="dxa"/>
          </w:tcPr>
          <w:p w14:paraId="3D2C1E87" w14:textId="77777777"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Release</w:t>
            </w:r>
          </w:p>
        </w:tc>
        <w:tc>
          <w:tcPr>
            <w:tcW w:w="3999" w:type="dxa"/>
          </w:tcPr>
          <w:p w14:paraId="609BFB68" w14:textId="4E5A5456" w:rsidR="006C1026" w:rsidRDefault="006C102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 xml:space="preserve">Common code with </w:t>
            </w:r>
            <w:r w:rsidR="00901A14" w:rsidRPr="10853FB9">
              <w:rPr>
                <w:rFonts w:asciiTheme="minorHAnsi" w:eastAsia="Times New Roman" w:hAnsiTheme="minorHAnsi"/>
                <w:color w:val="000000"/>
                <w:kern w:val="0"/>
                <w:lang w:eastAsia="zh-CN"/>
              </w:rPr>
              <w:t xml:space="preserve">tinysys </w:t>
            </w:r>
            <w:r w:rsidRPr="10853FB9">
              <w:rPr>
                <w:rFonts w:asciiTheme="minorHAnsi" w:eastAsia="Times New Roman" w:hAnsiTheme="minorHAnsi"/>
                <w:color w:val="000000"/>
                <w:kern w:val="0"/>
                <w:lang w:eastAsia="zh-CN"/>
              </w:rPr>
              <w:t>SCP</w:t>
            </w:r>
          </w:p>
        </w:tc>
      </w:tr>
      <w:tr w:rsidR="006C1026" w:rsidRPr="00A23665" w14:paraId="3C6BE473" w14:textId="77777777" w:rsidTr="10853FB9">
        <w:trPr>
          <w:trHeight w:val="245"/>
          <w:jc w:val="center"/>
        </w:trPr>
        <w:tc>
          <w:tcPr>
            <w:cnfStyle w:val="001000000000" w:firstRow="0" w:lastRow="0" w:firstColumn="1" w:lastColumn="0" w:oddVBand="0" w:evenVBand="0" w:oddHBand="0" w:evenHBand="0" w:firstRowFirstColumn="0" w:firstRowLastColumn="0" w:lastRowFirstColumn="0" w:lastRowLastColumn="0"/>
            <w:tcW w:w="3904" w:type="dxa"/>
            <w:tcBorders>
              <w:bottom w:val="single" w:sz="12" w:space="0" w:color="auto"/>
            </w:tcBorders>
          </w:tcPr>
          <w:p w14:paraId="7510478D" w14:textId="740498C9" w:rsidR="006C1026" w:rsidRPr="008F5932" w:rsidRDefault="006C102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alps/vendor/mediatek/proprietary/</w:t>
            </w:r>
            <w:r w:rsidR="00CF3902">
              <w:rPr>
                <w:rFonts w:asciiTheme="minorHAnsi" w:eastAsia="Times New Roman" w:hAnsiTheme="minorHAnsi"/>
                <w:b w:val="0"/>
                <w:bCs w:val="0"/>
                <w:color w:val="000000"/>
                <w:kern w:val="0"/>
                <w:lang w:eastAsia="zh-CN"/>
              </w:rPr>
              <w:t>tinysys/</w:t>
            </w:r>
            <w:r w:rsidRPr="10853FB9">
              <w:rPr>
                <w:rFonts w:asciiTheme="minorHAnsi" w:eastAsia="Times New Roman" w:hAnsiTheme="minorHAnsi"/>
                <w:b w:val="0"/>
                <w:bCs w:val="0"/>
                <w:color w:val="000000"/>
                <w:kern w:val="0"/>
                <w:lang w:eastAsia="zh-CN"/>
              </w:rPr>
              <w:t>kernel</w:t>
            </w:r>
            <w:r w:rsidR="00CF3902">
              <w:rPr>
                <w:rFonts w:asciiTheme="minorHAnsi" w:eastAsia="Times New Roman" w:hAnsiTheme="minorHAnsi"/>
                <w:b w:val="0"/>
                <w:bCs w:val="0"/>
                <w:color w:val="000000"/>
                <w:kern w:val="0"/>
                <w:lang w:eastAsia="zh-CN"/>
              </w:rPr>
              <w:t>/</w:t>
            </w:r>
            <w:r w:rsidR="00CF3902">
              <w:rPr>
                <w:rFonts w:asciiTheme="minorHAnsi" w:eastAsia="Times New Roman" w:hAnsiTheme="minorHAnsi"/>
                <w:b w:val="0"/>
                <w:bCs w:val="0"/>
                <w:color w:val="000000" w:themeColor="text1"/>
                <w:lang w:eastAsia="zh-CN"/>
              </w:rPr>
              <w:t>FreeRTOS_v10.1.0</w:t>
            </w:r>
          </w:p>
        </w:tc>
        <w:tc>
          <w:tcPr>
            <w:tcW w:w="993" w:type="dxa"/>
            <w:tcBorders>
              <w:bottom w:val="single" w:sz="12" w:space="0" w:color="auto"/>
            </w:tcBorders>
          </w:tcPr>
          <w:p w14:paraId="0C95E370" w14:textId="77777777" w:rsidR="006C1026" w:rsidRPr="00A23665"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Release</w:t>
            </w:r>
          </w:p>
        </w:tc>
        <w:tc>
          <w:tcPr>
            <w:tcW w:w="3999" w:type="dxa"/>
            <w:tcBorders>
              <w:bottom w:val="single" w:sz="12" w:space="0" w:color="auto"/>
            </w:tcBorders>
          </w:tcPr>
          <w:p w14:paraId="6D42F2DC" w14:textId="77777777" w:rsidR="006C1026" w:rsidRDefault="006C102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FreeRTOS</w:t>
            </w:r>
          </w:p>
        </w:tc>
      </w:tr>
    </w:tbl>
    <w:p w14:paraId="1227D371" w14:textId="77777777" w:rsidR="00951EA0" w:rsidRPr="00532263" w:rsidRDefault="00951EA0" w:rsidP="00951EA0">
      <w:pPr>
        <w:adjustRightInd/>
        <w:snapToGrid/>
        <w:spacing w:before="0" w:after="0"/>
        <w:ind w:left="340"/>
        <w:rPr>
          <w:rFonts w:asciiTheme="minorHAnsi" w:hAnsiTheme="minorHAnsi" w:cstheme="minorHAnsi"/>
          <w:b/>
          <w:szCs w:val="20"/>
        </w:rPr>
      </w:pPr>
    </w:p>
    <w:p w14:paraId="1CE74A5A" w14:textId="0E09AF8D" w:rsidR="00951EA0" w:rsidRPr="00532263"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HiFi5 File Structure</w:t>
      </w:r>
    </w:p>
    <w:p w14:paraId="487798CF" w14:textId="54D329A3" w:rsidR="00951EA0" w:rsidRPr="00867BCE" w:rsidRDefault="10853FB9" w:rsidP="10853FB9">
      <w:pPr>
        <w:adjustRightInd/>
        <w:snapToGrid/>
        <w:spacing w:before="0" w:after="0"/>
        <w:ind w:left="340"/>
        <w:jc w:val="left"/>
        <w:rPr>
          <w:rFonts w:asciiTheme="minorHAnsi" w:eastAsiaTheme="minorEastAsia" w:hAnsiTheme="minorHAnsi" w:cstheme="minorBidi"/>
          <w:b/>
          <w:bCs/>
        </w:rPr>
      </w:pPr>
      <w:r w:rsidRPr="10853FB9">
        <w:rPr>
          <w:rFonts w:asciiTheme="minorHAnsi" w:hAnsiTheme="minorHAnsi" w:cstheme="minorBidi"/>
        </w:rPr>
        <w:lastRenderedPageBreak/>
        <w:t>The file structure of DSP source code is the same with A0 structure. The only difference is that the DSP source code is located at</w:t>
      </w:r>
      <w:r w:rsidRPr="10853FB9">
        <w:rPr>
          <w:rFonts w:asciiTheme="minorHAnsi" w:hAnsiTheme="minorHAnsi" w:cstheme="minorBidi"/>
          <w:b/>
          <w:bCs/>
        </w:rPr>
        <w:t xml:space="preserve"> </w:t>
      </w:r>
      <w:r w:rsidRPr="10853FB9">
        <w:rPr>
          <w:rFonts w:ascii="Courier New" w:eastAsiaTheme="minorEastAsia" w:hAnsi="Courier New" w:cs="Courier New"/>
        </w:rPr>
        <w:t>alps/vendor/mediatek/proprietary/tinysys/adsp/HIFI5_SP.</w:t>
      </w:r>
    </w:p>
    <w:p w14:paraId="258BB952" w14:textId="73507A0A" w:rsidR="00CF3902" w:rsidRDefault="00CF3902"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RV55 </w:t>
      </w:r>
      <w:r w:rsidR="00956706">
        <w:rPr>
          <w:rFonts w:asciiTheme="minorHAnsi" w:eastAsiaTheme="minorEastAsia" w:hAnsiTheme="minorHAnsi" w:cstheme="minorHAnsi"/>
          <w:b/>
          <w:szCs w:val="20"/>
        </w:rPr>
        <w:t xml:space="preserve">SCP/ADSP Co-subsys </w:t>
      </w:r>
      <w:r>
        <w:rPr>
          <w:rFonts w:asciiTheme="minorHAnsi" w:eastAsiaTheme="minorEastAsia" w:hAnsiTheme="minorHAnsi" w:cstheme="minorHAnsi"/>
          <w:b/>
          <w:szCs w:val="20"/>
        </w:rPr>
        <w:t>Repo Structure</w:t>
      </w:r>
    </w:p>
    <w:tbl>
      <w:tblPr>
        <w:tblStyle w:val="21"/>
        <w:tblW w:w="8895" w:type="dxa"/>
        <w:jc w:val="center"/>
        <w:tblLayout w:type="fixed"/>
        <w:tblLook w:val="04A0" w:firstRow="1" w:lastRow="0" w:firstColumn="1" w:lastColumn="0" w:noHBand="0" w:noVBand="1"/>
      </w:tblPr>
      <w:tblGrid>
        <w:gridCol w:w="2965"/>
        <w:gridCol w:w="2965"/>
        <w:gridCol w:w="2965"/>
      </w:tblGrid>
      <w:tr w:rsidR="00CF3902" w14:paraId="7B2EB8BB" w14:textId="77777777" w:rsidTr="00CF3902">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12" w:space="0" w:color="auto"/>
              <w:left w:val="nil"/>
              <w:bottom w:val="double" w:sz="4" w:space="0" w:color="auto"/>
              <w:right w:val="nil"/>
            </w:tcBorders>
            <w:noWrap/>
            <w:vAlign w:val="center"/>
            <w:hideMark/>
          </w:tcPr>
          <w:p w14:paraId="7C513ED9" w14:textId="77777777" w:rsidR="00CF3902" w:rsidRDefault="00CF3902">
            <w:pPr>
              <w:adjustRightInd/>
              <w:snapToGrid/>
              <w:spacing w:before="0" w:after="0" w:line="240" w:lineRule="auto"/>
              <w:jc w:val="center"/>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Repo</w:t>
            </w:r>
          </w:p>
        </w:tc>
        <w:tc>
          <w:tcPr>
            <w:tcW w:w="2965" w:type="dxa"/>
            <w:tcBorders>
              <w:top w:val="single" w:sz="12" w:space="0" w:color="auto"/>
              <w:left w:val="nil"/>
              <w:bottom w:val="double" w:sz="4" w:space="0" w:color="auto"/>
              <w:right w:val="nil"/>
            </w:tcBorders>
            <w:noWrap/>
            <w:vAlign w:val="center"/>
            <w:hideMark/>
          </w:tcPr>
          <w:p w14:paraId="53E516A6" w14:textId="77777777" w:rsidR="00CF3902" w:rsidRDefault="00CF3902">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Release Policy</w:t>
            </w:r>
          </w:p>
        </w:tc>
        <w:tc>
          <w:tcPr>
            <w:tcW w:w="2965" w:type="dxa"/>
            <w:tcBorders>
              <w:top w:val="single" w:sz="12" w:space="0" w:color="auto"/>
              <w:left w:val="nil"/>
              <w:bottom w:val="double" w:sz="4" w:space="0" w:color="auto"/>
              <w:right w:val="nil"/>
            </w:tcBorders>
            <w:vAlign w:val="center"/>
            <w:hideMark/>
          </w:tcPr>
          <w:p w14:paraId="16A2B60C" w14:textId="77777777" w:rsidR="00CF3902" w:rsidRDefault="00CF3902">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Description</w:t>
            </w:r>
          </w:p>
        </w:tc>
      </w:tr>
      <w:tr w:rsidR="00CF3902" w14:paraId="6278B3C4" w14:textId="77777777" w:rsidTr="00CF3902">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double" w:sz="4" w:space="0" w:color="auto"/>
              <w:left w:val="nil"/>
              <w:bottom w:val="single" w:sz="4" w:space="0" w:color="666666" w:themeColor="text1" w:themeTint="99"/>
              <w:right w:val="nil"/>
            </w:tcBorders>
            <w:hideMark/>
          </w:tcPr>
          <w:p w14:paraId="4A71DDFC" w14:textId="77777777" w:rsidR="00CF3902" w:rsidRDefault="00CF3902">
            <w:pPr>
              <w:adjustRightInd/>
              <w:snapToGrid/>
              <w:spacing w:before="0" w:after="0" w:line="240" w:lineRule="auto"/>
              <w:jc w:val="left"/>
              <w:rPr>
                <w:rFonts w:asciiTheme="minorHAnsi" w:eastAsia="Times New Roman" w:hAnsiTheme="minorHAnsi"/>
                <w:b w:val="0"/>
                <w:bCs w:val="0"/>
                <w:color w:val="000000"/>
                <w:kern w:val="0"/>
                <w:szCs w:val="20"/>
                <w:lang w:eastAsia="zh-CN"/>
              </w:rPr>
            </w:pPr>
            <w:r>
              <w:rPr>
                <w:rFonts w:asciiTheme="minorHAnsi" w:eastAsia="Times New Roman" w:hAnsiTheme="minorHAnsi"/>
                <w:b w:val="0"/>
                <w:bCs w:val="0"/>
                <w:color w:val="000000"/>
                <w:kern w:val="0"/>
                <w:szCs w:val="20"/>
                <w:lang w:eastAsia="zh-CN"/>
              </w:rPr>
              <w:t>alps/vendor/mediatek/proprietary/tinysys/scp</w:t>
            </w:r>
          </w:p>
        </w:tc>
        <w:tc>
          <w:tcPr>
            <w:tcW w:w="2965" w:type="dxa"/>
            <w:tcBorders>
              <w:top w:val="double" w:sz="4" w:space="0" w:color="auto"/>
              <w:left w:val="nil"/>
              <w:bottom w:val="single" w:sz="4" w:space="0" w:color="666666" w:themeColor="text1" w:themeTint="99"/>
              <w:right w:val="nil"/>
            </w:tcBorders>
            <w:hideMark/>
          </w:tcPr>
          <w:p w14:paraId="0D5DF6B9"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double" w:sz="4" w:space="0" w:color="auto"/>
              <w:left w:val="nil"/>
              <w:bottom w:val="single" w:sz="4" w:space="0" w:color="666666" w:themeColor="text1" w:themeTint="99"/>
              <w:right w:val="nil"/>
            </w:tcBorders>
            <w:hideMark/>
          </w:tcPr>
          <w:p w14:paraId="68CED971"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DSP RV55 source code</w:t>
            </w:r>
          </w:p>
        </w:tc>
      </w:tr>
      <w:tr w:rsidR="00CF3902" w14:paraId="6FC0C13B" w14:textId="77777777" w:rsidTr="00CF3902">
        <w:trPr>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00B131B6" w14:textId="0A0D7F50" w:rsidR="00CF3902" w:rsidRDefault="00CF3902">
            <w:pPr>
              <w:adjustRightInd/>
              <w:snapToGrid/>
              <w:spacing w:before="0" w:after="0" w:line="240" w:lineRule="auto"/>
              <w:jc w:val="left"/>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alps/vendor/mediatek/proprietary/tinysys/</w:t>
            </w:r>
            <w:r>
              <w:rPr>
                <w:rFonts w:asciiTheme="minorHAnsi" w:eastAsia="Times New Roman" w:hAnsiTheme="minorHAnsi"/>
                <w:b w:val="0"/>
                <w:bCs w:val="0"/>
                <w:color w:val="000000"/>
                <w:kern w:val="0"/>
                <w:szCs w:val="20"/>
                <w:lang w:eastAsia="zh-CN"/>
              </w:rPr>
              <w:t>adsp/license/prebuilt/RV55</w:t>
            </w:r>
            <w:r>
              <w:rPr>
                <w:rFonts w:asciiTheme="minorHAnsi" w:eastAsia="Times New Roman" w:hAnsiTheme="minorHAnsi"/>
                <w:color w:val="000000"/>
                <w:kern w:val="0"/>
                <w:szCs w:val="20"/>
                <w:lang w:eastAsia="zh-CN"/>
              </w:rPr>
              <w:t>/3rd_party</w:t>
            </w:r>
          </w:p>
        </w:tc>
        <w:tc>
          <w:tcPr>
            <w:tcW w:w="2965" w:type="dxa"/>
            <w:tcBorders>
              <w:top w:val="single" w:sz="4" w:space="0" w:color="666666" w:themeColor="text1" w:themeTint="99"/>
              <w:left w:val="nil"/>
              <w:bottom w:val="single" w:sz="4" w:space="0" w:color="666666" w:themeColor="text1" w:themeTint="99"/>
              <w:right w:val="nil"/>
            </w:tcBorders>
            <w:hideMark/>
          </w:tcPr>
          <w:p w14:paraId="28CCBDE7" w14:textId="7777777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C00000"/>
                <w:kern w:val="0"/>
                <w:szCs w:val="20"/>
                <w:lang w:eastAsia="zh-CN"/>
              </w:rPr>
              <w:t>Remove</w:t>
            </w:r>
          </w:p>
        </w:tc>
        <w:tc>
          <w:tcPr>
            <w:tcW w:w="2965" w:type="dxa"/>
            <w:tcBorders>
              <w:top w:val="single" w:sz="4" w:space="0" w:color="666666" w:themeColor="text1" w:themeTint="99"/>
              <w:left w:val="nil"/>
              <w:bottom w:val="single" w:sz="4" w:space="0" w:color="666666" w:themeColor="text1" w:themeTint="99"/>
              <w:right w:val="nil"/>
            </w:tcBorders>
            <w:hideMark/>
          </w:tcPr>
          <w:p w14:paraId="519E15E5" w14:textId="7777777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3rd party libraries</w:t>
            </w:r>
          </w:p>
          <w:p w14:paraId="38BAC267" w14:textId="7777777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(please license them from 3rd party lib and place them here)</w:t>
            </w:r>
          </w:p>
        </w:tc>
      </w:tr>
      <w:tr w:rsidR="00CF3902" w14:paraId="3B9472D6" w14:textId="77777777" w:rsidTr="00CF3902">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50C1F024" w14:textId="42D9C8E6" w:rsidR="00CF3902" w:rsidRPr="00CF3902" w:rsidRDefault="00CF3902">
            <w:pPr>
              <w:adjustRightInd/>
              <w:snapToGrid/>
              <w:spacing w:before="0" w:after="0" w:line="240" w:lineRule="auto"/>
              <w:jc w:val="left"/>
              <w:rPr>
                <w:rFonts w:asciiTheme="minorHAnsi" w:eastAsia="Times New Roman" w:hAnsiTheme="minorHAnsi"/>
                <w:b w:val="0"/>
                <w:bCs w:val="0"/>
                <w:kern w:val="0"/>
                <w:szCs w:val="20"/>
                <w:lang w:eastAsia="zh-CN"/>
              </w:rPr>
            </w:pPr>
            <w:r w:rsidRPr="00DE5A65">
              <w:rPr>
                <w:rFonts w:asciiTheme="minorHAnsi" w:eastAsia="Times New Roman" w:hAnsiTheme="minorHAnsi"/>
                <w:kern w:val="0"/>
                <w:szCs w:val="20"/>
                <w:lang w:eastAsia="zh-CN"/>
              </w:rPr>
              <w:t>alps/vendor/mediatek/proprietary/tinysys/adsp/license/prebuilt/RV55/lc3</w:t>
            </w:r>
          </w:p>
        </w:tc>
        <w:tc>
          <w:tcPr>
            <w:tcW w:w="2965" w:type="dxa"/>
            <w:tcBorders>
              <w:top w:val="single" w:sz="4" w:space="0" w:color="666666" w:themeColor="text1" w:themeTint="99"/>
              <w:left w:val="nil"/>
              <w:bottom w:val="single" w:sz="4" w:space="0" w:color="666666" w:themeColor="text1" w:themeTint="99"/>
              <w:right w:val="nil"/>
            </w:tcBorders>
            <w:hideMark/>
          </w:tcPr>
          <w:p w14:paraId="3B266AB9"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C00000"/>
                <w:kern w:val="0"/>
                <w:szCs w:val="20"/>
                <w:lang w:eastAsia="zh-CN"/>
              </w:rPr>
              <w:t>Remove</w:t>
            </w:r>
          </w:p>
        </w:tc>
        <w:tc>
          <w:tcPr>
            <w:tcW w:w="2965" w:type="dxa"/>
            <w:tcBorders>
              <w:top w:val="single" w:sz="4" w:space="0" w:color="666666" w:themeColor="text1" w:themeTint="99"/>
              <w:left w:val="nil"/>
              <w:bottom w:val="single" w:sz="4" w:space="0" w:color="666666" w:themeColor="text1" w:themeTint="99"/>
              <w:right w:val="nil"/>
            </w:tcBorders>
            <w:hideMark/>
          </w:tcPr>
          <w:p w14:paraId="4BD90649"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lc3 licensed libraries</w:t>
            </w:r>
          </w:p>
          <w:p w14:paraId="5FD2F882"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(Please license it from mediatek and place them here)</w:t>
            </w:r>
          </w:p>
        </w:tc>
      </w:tr>
      <w:tr w:rsidR="00CF3902" w14:paraId="7043D28C" w14:textId="77777777" w:rsidTr="00CF3902">
        <w:trPr>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3F2D898A" w14:textId="37FCF92B" w:rsidR="00CF3902" w:rsidRDefault="00CF3902">
            <w:pPr>
              <w:adjustRightInd/>
              <w:snapToGrid/>
              <w:spacing w:before="0" w:after="0" w:line="240" w:lineRule="auto"/>
              <w:jc w:val="left"/>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alps/prebuilts/clang/md32rv/linux-x86</w:t>
            </w:r>
          </w:p>
        </w:tc>
        <w:tc>
          <w:tcPr>
            <w:tcW w:w="2965" w:type="dxa"/>
            <w:tcBorders>
              <w:top w:val="single" w:sz="4" w:space="0" w:color="666666" w:themeColor="text1" w:themeTint="99"/>
              <w:left w:val="nil"/>
              <w:bottom w:val="single" w:sz="4" w:space="0" w:color="666666" w:themeColor="text1" w:themeTint="99"/>
              <w:right w:val="nil"/>
            </w:tcBorders>
            <w:hideMark/>
          </w:tcPr>
          <w:p w14:paraId="51024ACC" w14:textId="018F998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single" w:sz="4" w:space="0" w:color="666666" w:themeColor="text1" w:themeTint="99"/>
              <w:left w:val="nil"/>
              <w:bottom w:val="single" w:sz="4" w:space="0" w:color="666666" w:themeColor="text1" w:themeTint="99"/>
              <w:right w:val="nil"/>
            </w:tcBorders>
            <w:hideMark/>
          </w:tcPr>
          <w:p w14:paraId="5FFC61E1" w14:textId="501BB081"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RV DSP toolchain</w:t>
            </w:r>
          </w:p>
        </w:tc>
      </w:tr>
      <w:tr w:rsidR="00CF3902" w14:paraId="59E361D8" w14:textId="77777777" w:rsidTr="00CF3902">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74F12E95" w14:textId="77777777" w:rsidR="00CF3902" w:rsidRDefault="00CF3902">
            <w:pPr>
              <w:adjustRightInd/>
              <w:snapToGrid/>
              <w:spacing w:before="0" w:after="0" w:line="240" w:lineRule="auto"/>
              <w:jc w:val="left"/>
              <w:rPr>
                <w:rFonts w:asciiTheme="minorHAnsi" w:eastAsia="Times New Roman" w:hAnsiTheme="minorHAnsi"/>
                <w:b w:val="0"/>
                <w:bCs w:val="0"/>
                <w:color w:val="000000"/>
                <w:kern w:val="0"/>
                <w:szCs w:val="20"/>
                <w:lang w:eastAsia="zh-CN"/>
              </w:rPr>
            </w:pPr>
            <w:r>
              <w:rPr>
                <w:rFonts w:asciiTheme="minorHAnsi" w:eastAsia="Times New Roman" w:hAnsiTheme="minorHAnsi"/>
                <w:b w:val="0"/>
                <w:bCs w:val="0"/>
                <w:color w:val="000000"/>
                <w:kern w:val="0"/>
                <w:szCs w:val="20"/>
                <w:lang w:eastAsia="zh-CN"/>
              </w:rPr>
              <w:t>alps/vendor/mediatek/proprietary/tinysys/common</w:t>
            </w:r>
          </w:p>
        </w:tc>
        <w:tc>
          <w:tcPr>
            <w:tcW w:w="2965" w:type="dxa"/>
            <w:tcBorders>
              <w:top w:val="single" w:sz="4" w:space="0" w:color="666666" w:themeColor="text1" w:themeTint="99"/>
              <w:left w:val="nil"/>
              <w:bottom w:val="single" w:sz="4" w:space="0" w:color="666666" w:themeColor="text1" w:themeTint="99"/>
              <w:right w:val="nil"/>
            </w:tcBorders>
            <w:hideMark/>
          </w:tcPr>
          <w:p w14:paraId="6394EF5B" w14:textId="77777777"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single" w:sz="4" w:space="0" w:color="666666" w:themeColor="text1" w:themeTint="99"/>
              <w:left w:val="nil"/>
              <w:bottom w:val="single" w:sz="4" w:space="0" w:color="666666" w:themeColor="text1" w:themeTint="99"/>
              <w:right w:val="nil"/>
            </w:tcBorders>
            <w:hideMark/>
          </w:tcPr>
          <w:p w14:paraId="63AF5F2E" w14:textId="1BF10B46" w:rsidR="00CF3902" w:rsidRDefault="00CF3902">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Common code for both tinysys ADSP and tinysys SCP</w:t>
            </w:r>
          </w:p>
        </w:tc>
      </w:tr>
      <w:tr w:rsidR="00CF3902" w14:paraId="4B273CD9" w14:textId="77777777" w:rsidTr="00CF3902">
        <w:trPr>
          <w:trHeight w:val="245"/>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12" w:space="0" w:color="auto"/>
              <w:right w:val="nil"/>
            </w:tcBorders>
            <w:hideMark/>
          </w:tcPr>
          <w:p w14:paraId="032D7829" w14:textId="51A93E66" w:rsidR="00CF3902" w:rsidRPr="00E55E24" w:rsidRDefault="00CF3902">
            <w:pPr>
              <w:adjustRightInd/>
              <w:snapToGrid/>
              <w:spacing w:before="0" w:after="0" w:line="240" w:lineRule="auto"/>
              <w:jc w:val="left"/>
              <w:rPr>
                <w:rFonts w:asciiTheme="minorHAnsi" w:eastAsiaTheme="minorEastAsia" w:hAnsiTheme="minorHAnsi"/>
                <w:b w:val="0"/>
                <w:bCs w:val="0"/>
                <w:color w:val="000000"/>
                <w:kern w:val="0"/>
              </w:rPr>
            </w:pPr>
            <w:r>
              <w:rPr>
                <w:rFonts w:asciiTheme="minorHAnsi" w:eastAsia="Times New Roman" w:hAnsiTheme="minorHAnsi"/>
                <w:b w:val="0"/>
                <w:bCs w:val="0"/>
                <w:color w:val="000000" w:themeColor="text1"/>
                <w:lang w:eastAsia="zh-CN"/>
              </w:rPr>
              <w:t>alps/vendor/mediatek/proprietary/tinysys/kernel/</w:t>
            </w:r>
            <w:r w:rsidR="003C70D3">
              <w:rPr>
                <w:rFonts w:asciiTheme="minorHAnsi" w:eastAsiaTheme="minorEastAsia" w:hAnsiTheme="minorHAnsi" w:hint="eastAsia"/>
                <w:b w:val="0"/>
                <w:bCs w:val="0"/>
                <w:color w:val="000000" w:themeColor="text1"/>
              </w:rPr>
              <w:t>[</w:t>
            </w:r>
            <w:r>
              <w:rPr>
                <w:rFonts w:asciiTheme="minorHAnsi" w:eastAsia="Times New Roman" w:hAnsiTheme="minorHAnsi"/>
                <w:b w:val="0"/>
                <w:bCs w:val="0"/>
                <w:color w:val="000000" w:themeColor="text1"/>
                <w:lang w:eastAsia="zh-CN"/>
              </w:rPr>
              <w:t>FreeRTOS_v10.1.0.1</w:t>
            </w:r>
            <w:r w:rsidR="003C70D3">
              <w:rPr>
                <w:rFonts w:asciiTheme="minorHAnsi" w:eastAsiaTheme="minorEastAsia" w:hAnsiTheme="minorHAnsi" w:hint="eastAsia"/>
                <w:b w:val="0"/>
                <w:bCs w:val="0"/>
                <w:color w:val="000000" w:themeColor="text1"/>
              </w:rPr>
              <w:t>|FreeRTOS_v11.0.0]</w:t>
            </w:r>
          </w:p>
        </w:tc>
        <w:tc>
          <w:tcPr>
            <w:tcW w:w="2965" w:type="dxa"/>
            <w:tcBorders>
              <w:top w:val="single" w:sz="4" w:space="0" w:color="666666" w:themeColor="text1" w:themeTint="99"/>
              <w:left w:val="nil"/>
              <w:bottom w:val="single" w:sz="12" w:space="0" w:color="auto"/>
              <w:right w:val="nil"/>
            </w:tcBorders>
            <w:hideMark/>
          </w:tcPr>
          <w:p w14:paraId="02676476" w14:textId="7777777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szCs w:val="20"/>
              </w:rPr>
            </w:pPr>
            <w:r>
              <w:rPr>
                <w:rFonts w:asciiTheme="minorHAnsi" w:eastAsiaTheme="minorEastAsia" w:hAnsiTheme="minorHAnsi"/>
                <w:color w:val="000000"/>
                <w:kern w:val="0"/>
                <w:szCs w:val="20"/>
              </w:rPr>
              <w:t>Release</w:t>
            </w:r>
          </w:p>
        </w:tc>
        <w:tc>
          <w:tcPr>
            <w:tcW w:w="2965" w:type="dxa"/>
            <w:tcBorders>
              <w:top w:val="single" w:sz="4" w:space="0" w:color="666666" w:themeColor="text1" w:themeTint="99"/>
              <w:left w:val="nil"/>
              <w:bottom w:val="single" w:sz="12" w:space="0" w:color="auto"/>
              <w:right w:val="nil"/>
            </w:tcBorders>
            <w:hideMark/>
          </w:tcPr>
          <w:p w14:paraId="5385B2BF" w14:textId="77777777" w:rsidR="00CF3902" w:rsidRDefault="00CF3902">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szCs w:val="20"/>
              </w:rPr>
            </w:pPr>
            <w:r>
              <w:rPr>
                <w:rFonts w:asciiTheme="minorHAnsi" w:eastAsiaTheme="minorEastAsia" w:hAnsiTheme="minorHAnsi"/>
                <w:color w:val="000000"/>
                <w:kern w:val="0"/>
                <w:szCs w:val="20"/>
              </w:rPr>
              <w:t>FreeRTOS</w:t>
            </w:r>
          </w:p>
        </w:tc>
      </w:tr>
    </w:tbl>
    <w:p w14:paraId="2AE4E128" w14:textId="77777777" w:rsidR="00EC31DD" w:rsidRPr="0039545E" w:rsidRDefault="00EC31DD" w:rsidP="0039545E">
      <w:pPr>
        <w:adjustRightInd/>
        <w:snapToGrid/>
        <w:spacing w:before="0" w:after="0"/>
        <w:ind w:left="340"/>
        <w:rPr>
          <w:rFonts w:asciiTheme="minorHAnsi" w:hAnsiTheme="minorHAnsi" w:cstheme="minorHAnsi"/>
          <w:b/>
          <w:szCs w:val="20"/>
        </w:rPr>
      </w:pPr>
    </w:p>
    <w:p w14:paraId="47DE8F66" w14:textId="51E27016" w:rsidR="00EC31DD" w:rsidRDefault="00EC31DD" w:rsidP="00732398">
      <w:pPr>
        <w:numPr>
          <w:ilvl w:val="0"/>
          <w:numId w:val="40"/>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RV55 </w:t>
      </w:r>
      <w:r w:rsidR="00956706">
        <w:rPr>
          <w:rFonts w:asciiTheme="minorHAnsi" w:eastAsiaTheme="minorEastAsia" w:hAnsiTheme="minorHAnsi" w:cstheme="minorHAnsi"/>
          <w:b/>
          <w:szCs w:val="20"/>
        </w:rPr>
        <w:t xml:space="preserve">Standalone ADSP </w:t>
      </w:r>
      <w:r>
        <w:rPr>
          <w:rFonts w:asciiTheme="minorHAnsi" w:eastAsiaTheme="minorEastAsia" w:hAnsiTheme="minorHAnsi" w:cstheme="minorHAnsi"/>
          <w:b/>
          <w:szCs w:val="20"/>
        </w:rPr>
        <w:t>Repo Structure</w:t>
      </w:r>
    </w:p>
    <w:tbl>
      <w:tblPr>
        <w:tblStyle w:val="21"/>
        <w:tblW w:w="8895" w:type="dxa"/>
        <w:jc w:val="center"/>
        <w:tblLayout w:type="fixed"/>
        <w:tblLook w:val="04A0" w:firstRow="1" w:lastRow="0" w:firstColumn="1" w:lastColumn="0" w:noHBand="0" w:noVBand="1"/>
      </w:tblPr>
      <w:tblGrid>
        <w:gridCol w:w="2965"/>
        <w:gridCol w:w="2965"/>
        <w:gridCol w:w="2965"/>
      </w:tblGrid>
      <w:tr w:rsidR="00EC31DD" w14:paraId="1CE38419" w14:textId="77777777" w:rsidTr="00EC31DD">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12" w:space="0" w:color="auto"/>
              <w:left w:val="nil"/>
              <w:bottom w:val="double" w:sz="4" w:space="0" w:color="auto"/>
              <w:right w:val="nil"/>
            </w:tcBorders>
            <w:noWrap/>
            <w:vAlign w:val="center"/>
            <w:hideMark/>
          </w:tcPr>
          <w:p w14:paraId="40301119" w14:textId="77777777" w:rsidR="00EC31DD" w:rsidRDefault="00EC31DD">
            <w:pPr>
              <w:adjustRightInd/>
              <w:snapToGrid/>
              <w:spacing w:before="0" w:after="0" w:line="240" w:lineRule="auto"/>
              <w:jc w:val="center"/>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Repo</w:t>
            </w:r>
          </w:p>
        </w:tc>
        <w:tc>
          <w:tcPr>
            <w:tcW w:w="2965" w:type="dxa"/>
            <w:tcBorders>
              <w:top w:val="single" w:sz="12" w:space="0" w:color="auto"/>
              <w:left w:val="nil"/>
              <w:bottom w:val="double" w:sz="4" w:space="0" w:color="auto"/>
              <w:right w:val="nil"/>
            </w:tcBorders>
            <w:noWrap/>
            <w:vAlign w:val="center"/>
            <w:hideMark/>
          </w:tcPr>
          <w:p w14:paraId="0F0CCC25" w14:textId="77777777" w:rsidR="00EC31DD" w:rsidRDefault="00EC31DD">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Release Policy</w:t>
            </w:r>
          </w:p>
        </w:tc>
        <w:tc>
          <w:tcPr>
            <w:tcW w:w="2965" w:type="dxa"/>
            <w:tcBorders>
              <w:top w:val="single" w:sz="12" w:space="0" w:color="auto"/>
              <w:left w:val="nil"/>
              <w:bottom w:val="double" w:sz="4" w:space="0" w:color="auto"/>
              <w:right w:val="nil"/>
            </w:tcBorders>
            <w:vAlign w:val="center"/>
            <w:hideMark/>
          </w:tcPr>
          <w:p w14:paraId="790055AB" w14:textId="77777777" w:rsidR="00EC31DD" w:rsidRDefault="00EC31DD">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Cs w:val="0"/>
                <w:color w:val="000000"/>
                <w:kern w:val="0"/>
                <w:szCs w:val="20"/>
                <w:lang w:eastAsia="zh-CN"/>
              </w:rPr>
            </w:pPr>
            <w:r>
              <w:rPr>
                <w:rFonts w:asciiTheme="minorHAnsi" w:eastAsia="Times New Roman" w:hAnsiTheme="minorHAnsi"/>
                <w:bCs w:val="0"/>
                <w:color w:val="000000"/>
                <w:kern w:val="0"/>
                <w:szCs w:val="20"/>
                <w:lang w:eastAsia="zh-CN"/>
              </w:rPr>
              <w:t>Description</w:t>
            </w:r>
          </w:p>
        </w:tc>
      </w:tr>
      <w:tr w:rsidR="00EC31DD" w14:paraId="5038691D" w14:textId="77777777" w:rsidTr="00EC31D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double" w:sz="4" w:space="0" w:color="auto"/>
              <w:left w:val="nil"/>
              <w:bottom w:val="single" w:sz="4" w:space="0" w:color="666666" w:themeColor="text1" w:themeTint="99"/>
              <w:right w:val="nil"/>
            </w:tcBorders>
            <w:hideMark/>
          </w:tcPr>
          <w:p w14:paraId="5F4F7A0A" w14:textId="3E2DBF37" w:rsidR="00EC31DD" w:rsidRDefault="00EC31DD">
            <w:pPr>
              <w:adjustRightInd/>
              <w:snapToGrid/>
              <w:spacing w:before="0" w:after="0" w:line="240" w:lineRule="auto"/>
              <w:jc w:val="left"/>
              <w:rPr>
                <w:rFonts w:asciiTheme="minorHAnsi" w:eastAsia="Times New Roman" w:hAnsiTheme="minorHAnsi"/>
                <w:b w:val="0"/>
                <w:bCs w:val="0"/>
                <w:color w:val="000000"/>
                <w:kern w:val="0"/>
                <w:szCs w:val="20"/>
                <w:lang w:eastAsia="zh-CN"/>
              </w:rPr>
            </w:pPr>
            <w:r>
              <w:rPr>
                <w:rFonts w:asciiTheme="minorHAnsi" w:eastAsia="Times New Roman" w:hAnsiTheme="minorHAnsi"/>
                <w:b w:val="0"/>
                <w:bCs w:val="0"/>
                <w:color w:val="000000"/>
                <w:kern w:val="0"/>
                <w:szCs w:val="20"/>
                <w:lang w:eastAsia="zh-CN"/>
              </w:rPr>
              <w:t>alps/vendor/mediatek/proprietary/tinysys/adsp/riscv</w:t>
            </w:r>
          </w:p>
        </w:tc>
        <w:tc>
          <w:tcPr>
            <w:tcW w:w="2965" w:type="dxa"/>
            <w:tcBorders>
              <w:top w:val="double" w:sz="4" w:space="0" w:color="auto"/>
              <w:left w:val="nil"/>
              <w:bottom w:val="single" w:sz="4" w:space="0" w:color="666666" w:themeColor="text1" w:themeTint="99"/>
              <w:right w:val="nil"/>
            </w:tcBorders>
            <w:hideMark/>
          </w:tcPr>
          <w:p w14:paraId="0709AC00"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double" w:sz="4" w:space="0" w:color="auto"/>
              <w:left w:val="nil"/>
              <w:bottom w:val="single" w:sz="4" w:space="0" w:color="666666" w:themeColor="text1" w:themeTint="99"/>
              <w:right w:val="nil"/>
            </w:tcBorders>
            <w:hideMark/>
          </w:tcPr>
          <w:p w14:paraId="191831BA"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DSP RV55 source code</w:t>
            </w:r>
          </w:p>
        </w:tc>
      </w:tr>
      <w:tr w:rsidR="00EC31DD" w14:paraId="14962FAB" w14:textId="77777777" w:rsidTr="00EC31DD">
        <w:trPr>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1F254E63" w14:textId="77777777" w:rsidR="00EC31DD" w:rsidRDefault="00EC31DD">
            <w:pPr>
              <w:adjustRightInd/>
              <w:snapToGrid/>
              <w:spacing w:before="0" w:after="0" w:line="240" w:lineRule="auto"/>
              <w:jc w:val="left"/>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alps/vendor/mediatek/proprietary/tinysys/</w:t>
            </w:r>
            <w:r>
              <w:rPr>
                <w:rFonts w:asciiTheme="minorHAnsi" w:eastAsia="Times New Roman" w:hAnsiTheme="minorHAnsi"/>
                <w:b w:val="0"/>
                <w:bCs w:val="0"/>
                <w:color w:val="000000"/>
                <w:kern w:val="0"/>
                <w:szCs w:val="20"/>
                <w:lang w:eastAsia="zh-CN"/>
              </w:rPr>
              <w:t>adsp/license/prebuilt/RV55</w:t>
            </w:r>
            <w:r>
              <w:rPr>
                <w:rFonts w:asciiTheme="minorHAnsi" w:eastAsia="Times New Roman" w:hAnsiTheme="minorHAnsi"/>
                <w:color w:val="000000"/>
                <w:kern w:val="0"/>
                <w:szCs w:val="20"/>
                <w:lang w:eastAsia="zh-CN"/>
              </w:rPr>
              <w:t>/3rd_party</w:t>
            </w:r>
          </w:p>
        </w:tc>
        <w:tc>
          <w:tcPr>
            <w:tcW w:w="2965" w:type="dxa"/>
            <w:tcBorders>
              <w:top w:val="single" w:sz="4" w:space="0" w:color="666666" w:themeColor="text1" w:themeTint="99"/>
              <w:left w:val="nil"/>
              <w:bottom w:val="single" w:sz="4" w:space="0" w:color="666666" w:themeColor="text1" w:themeTint="99"/>
              <w:right w:val="nil"/>
            </w:tcBorders>
            <w:hideMark/>
          </w:tcPr>
          <w:p w14:paraId="753CDF10"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C00000"/>
                <w:kern w:val="0"/>
                <w:szCs w:val="20"/>
                <w:lang w:eastAsia="zh-CN"/>
              </w:rPr>
              <w:t>Remove</w:t>
            </w:r>
          </w:p>
        </w:tc>
        <w:tc>
          <w:tcPr>
            <w:tcW w:w="2965" w:type="dxa"/>
            <w:tcBorders>
              <w:top w:val="single" w:sz="4" w:space="0" w:color="666666" w:themeColor="text1" w:themeTint="99"/>
              <w:left w:val="nil"/>
              <w:bottom w:val="single" w:sz="4" w:space="0" w:color="666666" w:themeColor="text1" w:themeTint="99"/>
              <w:right w:val="nil"/>
            </w:tcBorders>
            <w:hideMark/>
          </w:tcPr>
          <w:p w14:paraId="3B46645F"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3rd party libraries</w:t>
            </w:r>
          </w:p>
          <w:p w14:paraId="16855839"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(please license them from 3rd party lib and place them here)</w:t>
            </w:r>
          </w:p>
        </w:tc>
      </w:tr>
      <w:tr w:rsidR="00EC31DD" w14:paraId="6467E5A7" w14:textId="77777777" w:rsidTr="00EC31D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60AF65FF" w14:textId="77777777" w:rsidR="00EC31DD" w:rsidRDefault="00EC31DD">
            <w:pPr>
              <w:adjustRightInd/>
              <w:snapToGrid/>
              <w:spacing w:before="0" w:after="0" w:line="240" w:lineRule="auto"/>
              <w:jc w:val="left"/>
              <w:rPr>
                <w:rFonts w:asciiTheme="minorHAnsi" w:eastAsia="Times New Roman" w:hAnsiTheme="minorHAnsi"/>
                <w:b w:val="0"/>
                <w:bCs w:val="0"/>
                <w:kern w:val="0"/>
                <w:szCs w:val="20"/>
                <w:lang w:eastAsia="zh-CN"/>
              </w:rPr>
            </w:pPr>
            <w:r>
              <w:rPr>
                <w:rFonts w:asciiTheme="minorHAnsi" w:eastAsia="Times New Roman" w:hAnsiTheme="minorHAnsi"/>
                <w:kern w:val="0"/>
                <w:szCs w:val="20"/>
                <w:lang w:eastAsia="zh-CN"/>
              </w:rPr>
              <w:t>alps/vendor/mediatek/proprietary/tinysys/adsp/license/prebuilt/RV55/lc3</w:t>
            </w:r>
          </w:p>
        </w:tc>
        <w:tc>
          <w:tcPr>
            <w:tcW w:w="2965" w:type="dxa"/>
            <w:tcBorders>
              <w:top w:val="single" w:sz="4" w:space="0" w:color="666666" w:themeColor="text1" w:themeTint="99"/>
              <w:left w:val="nil"/>
              <w:bottom w:val="single" w:sz="4" w:space="0" w:color="666666" w:themeColor="text1" w:themeTint="99"/>
              <w:right w:val="nil"/>
            </w:tcBorders>
            <w:hideMark/>
          </w:tcPr>
          <w:p w14:paraId="43E8CE4A"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C00000"/>
                <w:kern w:val="0"/>
                <w:szCs w:val="20"/>
                <w:lang w:eastAsia="zh-CN"/>
              </w:rPr>
              <w:t>Remove</w:t>
            </w:r>
          </w:p>
        </w:tc>
        <w:tc>
          <w:tcPr>
            <w:tcW w:w="2965" w:type="dxa"/>
            <w:tcBorders>
              <w:top w:val="single" w:sz="4" w:space="0" w:color="666666" w:themeColor="text1" w:themeTint="99"/>
              <w:left w:val="nil"/>
              <w:bottom w:val="single" w:sz="4" w:space="0" w:color="666666" w:themeColor="text1" w:themeTint="99"/>
              <w:right w:val="nil"/>
            </w:tcBorders>
            <w:hideMark/>
          </w:tcPr>
          <w:p w14:paraId="553EC0E0"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lc3 licensed libraries</w:t>
            </w:r>
          </w:p>
          <w:p w14:paraId="637A42F7"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(Please license it from mediatek and place them here)</w:t>
            </w:r>
          </w:p>
        </w:tc>
      </w:tr>
      <w:tr w:rsidR="00EC31DD" w14:paraId="2A353FC4" w14:textId="77777777" w:rsidTr="00EC31DD">
        <w:trPr>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00E23567" w14:textId="77777777" w:rsidR="00EC31DD" w:rsidRDefault="00EC31DD">
            <w:pPr>
              <w:adjustRightInd/>
              <w:snapToGrid/>
              <w:spacing w:before="0" w:after="0" w:line="240" w:lineRule="auto"/>
              <w:jc w:val="left"/>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alps/prebuilts/clang/md32rv/linux-x86</w:t>
            </w:r>
          </w:p>
        </w:tc>
        <w:tc>
          <w:tcPr>
            <w:tcW w:w="2965" w:type="dxa"/>
            <w:tcBorders>
              <w:top w:val="single" w:sz="4" w:space="0" w:color="666666" w:themeColor="text1" w:themeTint="99"/>
              <w:left w:val="nil"/>
              <w:bottom w:val="single" w:sz="4" w:space="0" w:color="666666" w:themeColor="text1" w:themeTint="99"/>
              <w:right w:val="nil"/>
            </w:tcBorders>
            <w:hideMark/>
          </w:tcPr>
          <w:p w14:paraId="01275BF5"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C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single" w:sz="4" w:space="0" w:color="666666" w:themeColor="text1" w:themeTint="99"/>
              <w:left w:val="nil"/>
              <w:bottom w:val="single" w:sz="4" w:space="0" w:color="666666" w:themeColor="text1" w:themeTint="99"/>
              <w:right w:val="nil"/>
            </w:tcBorders>
            <w:hideMark/>
          </w:tcPr>
          <w:p w14:paraId="5DFF6792"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RV DSP toolchain</w:t>
            </w:r>
          </w:p>
        </w:tc>
      </w:tr>
      <w:tr w:rsidR="00EC31DD" w14:paraId="7BCA663A" w14:textId="77777777" w:rsidTr="00EC31D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4" w:space="0" w:color="666666" w:themeColor="text1" w:themeTint="99"/>
              <w:right w:val="nil"/>
            </w:tcBorders>
            <w:hideMark/>
          </w:tcPr>
          <w:p w14:paraId="57DC06C3" w14:textId="77777777" w:rsidR="00EC31DD" w:rsidRDefault="00EC31DD">
            <w:pPr>
              <w:adjustRightInd/>
              <w:snapToGrid/>
              <w:spacing w:before="0" w:after="0" w:line="240" w:lineRule="auto"/>
              <w:jc w:val="left"/>
              <w:rPr>
                <w:rFonts w:asciiTheme="minorHAnsi" w:eastAsia="Times New Roman" w:hAnsiTheme="minorHAnsi"/>
                <w:b w:val="0"/>
                <w:bCs w:val="0"/>
                <w:color w:val="000000"/>
                <w:kern w:val="0"/>
                <w:szCs w:val="20"/>
                <w:lang w:eastAsia="zh-CN"/>
              </w:rPr>
            </w:pPr>
            <w:r>
              <w:rPr>
                <w:rFonts w:asciiTheme="minorHAnsi" w:eastAsia="Times New Roman" w:hAnsiTheme="minorHAnsi"/>
                <w:b w:val="0"/>
                <w:bCs w:val="0"/>
                <w:color w:val="000000"/>
                <w:kern w:val="0"/>
                <w:szCs w:val="20"/>
                <w:lang w:eastAsia="zh-CN"/>
              </w:rPr>
              <w:t>alps/vendor/mediatek/proprietary/tinysys/common</w:t>
            </w:r>
          </w:p>
        </w:tc>
        <w:tc>
          <w:tcPr>
            <w:tcW w:w="2965" w:type="dxa"/>
            <w:tcBorders>
              <w:top w:val="single" w:sz="4" w:space="0" w:color="666666" w:themeColor="text1" w:themeTint="99"/>
              <w:left w:val="nil"/>
              <w:bottom w:val="single" w:sz="4" w:space="0" w:color="666666" w:themeColor="text1" w:themeTint="99"/>
              <w:right w:val="nil"/>
            </w:tcBorders>
            <w:hideMark/>
          </w:tcPr>
          <w:p w14:paraId="2EFC4866"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Release</w:t>
            </w:r>
          </w:p>
        </w:tc>
        <w:tc>
          <w:tcPr>
            <w:tcW w:w="2965" w:type="dxa"/>
            <w:tcBorders>
              <w:top w:val="single" w:sz="4" w:space="0" w:color="666666" w:themeColor="text1" w:themeTint="99"/>
              <w:left w:val="nil"/>
              <w:bottom w:val="single" w:sz="4" w:space="0" w:color="666666" w:themeColor="text1" w:themeTint="99"/>
              <w:right w:val="nil"/>
            </w:tcBorders>
            <w:hideMark/>
          </w:tcPr>
          <w:p w14:paraId="1F723791" w14:textId="77777777" w:rsidR="00EC31DD" w:rsidRDefault="00EC31DD">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Common code for both tinysys ADSP and tinysys SCP</w:t>
            </w:r>
          </w:p>
        </w:tc>
      </w:tr>
      <w:tr w:rsidR="00EC31DD" w14:paraId="6D087309" w14:textId="77777777" w:rsidTr="00EC31DD">
        <w:trPr>
          <w:trHeight w:val="245"/>
          <w:jc w:val="center"/>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666666" w:themeColor="text1" w:themeTint="99"/>
              <w:left w:val="nil"/>
              <w:bottom w:val="single" w:sz="12" w:space="0" w:color="auto"/>
              <w:right w:val="nil"/>
            </w:tcBorders>
            <w:hideMark/>
          </w:tcPr>
          <w:p w14:paraId="1EC0B3E3" w14:textId="57497B30" w:rsidR="00EC31DD" w:rsidRDefault="00EC31DD">
            <w:pPr>
              <w:adjustRightInd/>
              <w:snapToGrid/>
              <w:spacing w:before="0" w:after="0" w:line="240" w:lineRule="auto"/>
              <w:jc w:val="left"/>
              <w:rPr>
                <w:rFonts w:asciiTheme="minorHAnsi" w:eastAsia="Times New Roman" w:hAnsiTheme="minorHAnsi"/>
                <w:b w:val="0"/>
                <w:bCs w:val="0"/>
                <w:color w:val="000000"/>
                <w:kern w:val="0"/>
                <w:lang w:eastAsia="zh-CN"/>
              </w:rPr>
            </w:pPr>
            <w:r>
              <w:rPr>
                <w:rFonts w:asciiTheme="minorHAnsi" w:eastAsia="Times New Roman" w:hAnsiTheme="minorHAnsi"/>
                <w:b w:val="0"/>
                <w:bCs w:val="0"/>
                <w:color w:val="000000" w:themeColor="text1"/>
                <w:lang w:eastAsia="zh-CN"/>
              </w:rPr>
              <w:t>alps/vendor/mediatek/proprietary/tinysys/kernel/FreeRTOS_v11.0.0</w:t>
            </w:r>
          </w:p>
        </w:tc>
        <w:tc>
          <w:tcPr>
            <w:tcW w:w="2965" w:type="dxa"/>
            <w:tcBorders>
              <w:top w:val="single" w:sz="4" w:space="0" w:color="666666" w:themeColor="text1" w:themeTint="99"/>
              <w:left w:val="nil"/>
              <w:bottom w:val="single" w:sz="12" w:space="0" w:color="auto"/>
              <w:right w:val="nil"/>
            </w:tcBorders>
            <w:hideMark/>
          </w:tcPr>
          <w:p w14:paraId="61C1C5D5"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szCs w:val="20"/>
              </w:rPr>
            </w:pPr>
            <w:r>
              <w:rPr>
                <w:rFonts w:asciiTheme="minorHAnsi" w:eastAsiaTheme="minorEastAsia" w:hAnsiTheme="minorHAnsi"/>
                <w:color w:val="000000"/>
                <w:kern w:val="0"/>
                <w:szCs w:val="20"/>
              </w:rPr>
              <w:t>Release</w:t>
            </w:r>
          </w:p>
        </w:tc>
        <w:tc>
          <w:tcPr>
            <w:tcW w:w="2965" w:type="dxa"/>
            <w:tcBorders>
              <w:top w:val="single" w:sz="4" w:space="0" w:color="666666" w:themeColor="text1" w:themeTint="99"/>
              <w:left w:val="nil"/>
              <w:bottom w:val="single" w:sz="12" w:space="0" w:color="auto"/>
              <w:right w:val="nil"/>
            </w:tcBorders>
            <w:hideMark/>
          </w:tcPr>
          <w:p w14:paraId="61CF6953" w14:textId="77777777" w:rsidR="00EC31DD" w:rsidRDefault="00EC31DD">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szCs w:val="20"/>
              </w:rPr>
            </w:pPr>
            <w:r>
              <w:rPr>
                <w:rFonts w:asciiTheme="minorHAnsi" w:eastAsiaTheme="minorEastAsia" w:hAnsiTheme="minorHAnsi"/>
                <w:color w:val="000000"/>
                <w:kern w:val="0"/>
                <w:szCs w:val="20"/>
              </w:rPr>
              <w:t>FreeRTOS</w:t>
            </w:r>
          </w:p>
        </w:tc>
      </w:tr>
    </w:tbl>
    <w:p w14:paraId="0566FF5C" w14:textId="6A4E3D46" w:rsidR="10853FB9" w:rsidRDefault="10853FB9" w:rsidP="00CF3902">
      <w:pPr>
        <w:spacing w:before="0" w:after="0"/>
        <w:rPr>
          <w:rFonts w:ascii="Courier New" w:eastAsiaTheme="minorEastAsia" w:hAnsi="Courier New" w:cs="Courier New"/>
        </w:rPr>
      </w:pPr>
    </w:p>
    <w:p w14:paraId="21B1B288" w14:textId="77777777" w:rsidR="00370817" w:rsidRDefault="10853FB9" w:rsidP="00C81149">
      <w:pPr>
        <w:pStyle w:val="3"/>
      </w:pPr>
      <w:bookmarkStart w:id="21" w:name="_Toc229437570"/>
      <w:r>
        <w:t>APMCU</w:t>
      </w:r>
      <w:bookmarkEnd w:id="21"/>
    </w:p>
    <w:tbl>
      <w:tblPr>
        <w:tblStyle w:val="21"/>
        <w:tblW w:w="8981" w:type="dxa"/>
        <w:jc w:val="center"/>
        <w:tblLook w:val="04A0" w:firstRow="1" w:lastRow="0" w:firstColumn="1" w:lastColumn="0" w:noHBand="0" w:noVBand="1"/>
      </w:tblPr>
      <w:tblGrid>
        <w:gridCol w:w="4020"/>
        <w:gridCol w:w="4961"/>
      </w:tblGrid>
      <w:tr w:rsidR="005A32F6" w:rsidRPr="001D0504" w14:paraId="3EA497AE" w14:textId="77777777" w:rsidTr="10853FB9">
        <w:trPr>
          <w:cnfStyle w:val="100000000000" w:firstRow="1" w:lastRow="0" w:firstColumn="0" w:lastColumn="0" w:oddVBand="0" w:evenVBand="0" w:oddHBand="0"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4020" w:type="dxa"/>
            <w:tcBorders>
              <w:top w:val="single" w:sz="12" w:space="0" w:color="auto"/>
              <w:bottom w:val="double" w:sz="4" w:space="0" w:color="auto"/>
            </w:tcBorders>
            <w:noWrap/>
            <w:hideMark/>
          </w:tcPr>
          <w:p w14:paraId="391ADC1B" w14:textId="77777777" w:rsidR="005A32F6" w:rsidRPr="00AF39D5" w:rsidRDefault="005A32F6" w:rsidP="10853FB9">
            <w:pPr>
              <w:adjustRightInd/>
              <w:snapToGrid/>
              <w:spacing w:before="0" w:after="0" w:line="240" w:lineRule="auto"/>
              <w:jc w:val="center"/>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Directory</w:t>
            </w:r>
          </w:p>
        </w:tc>
        <w:tc>
          <w:tcPr>
            <w:tcW w:w="4961" w:type="dxa"/>
            <w:tcBorders>
              <w:top w:val="single" w:sz="12" w:space="0" w:color="auto"/>
              <w:bottom w:val="double" w:sz="4" w:space="0" w:color="auto"/>
            </w:tcBorders>
            <w:noWrap/>
            <w:hideMark/>
          </w:tcPr>
          <w:p w14:paraId="567AC356" w14:textId="77777777" w:rsidR="005A32F6" w:rsidRPr="00AF39D5" w:rsidRDefault="005A32F6" w:rsidP="10853FB9">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olor w:val="000000" w:themeColor="text1"/>
                <w:lang w:eastAsia="zh-CN"/>
              </w:rPr>
            </w:pPr>
            <w:r w:rsidRPr="10853FB9">
              <w:rPr>
                <w:rFonts w:asciiTheme="minorHAnsi" w:eastAsia="Times New Roman" w:hAnsiTheme="minorHAnsi"/>
                <w:color w:val="000000"/>
                <w:kern w:val="0"/>
                <w:lang w:eastAsia="zh-CN"/>
              </w:rPr>
              <w:t>Description</w:t>
            </w:r>
          </w:p>
        </w:tc>
      </w:tr>
      <w:tr w:rsidR="005A32F6" w:rsidRPr="001D0504" w14:paraId="4AB291BE" w14:textId="77777777" w:rsidTr="10853FB9">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4020" w:type="dxa"/>
            <w:tcBorders>
              <w:top w:val="double" w:sz="4" w:space="0" w:color="auto"/>
            </w:tcBorders>
            <w:noWrap/>
            <w:hideMark/>
          </w:tcPr>
          <w:p w14:paraId="4B5BB518" w14:textId="5C339FDB" w:rsidR="005A32F6" w:rsidRPr="00AF39D5" w:rsidRDefault="005A32F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w:t>
            </w:r>
            <w:r w:rsidR="0006445D" w:rsidRPr="10853FB9">
              <w:rPr>
                <w:rFonts w:asciiTheme="minorHAnsi" w:eastAsia="Times New Roman" w:hAnsiTheme="minorHAnsi"/>
                <w:b w:val="0"/>
                <w:bCs w:val="0"/>
                <w:color w:val="000000"/>
                <w:kern w:val="0"/>
                <w:lang w:eastAsia="zh-CN"/>
              </w:rPr>
              <w:t>x</w:t>
            </w:r>
            <w:r w:rsidRPr="10853FB9">
              <w:rPr>
                <w:rFonts w:asciiTheme="minorHAnsi" w:eastAsia="Times New Roman" w:hAnsiTheme="minorHAnsi"/>
                <w:b w:val="0"/>
                <w:bCs w:val="0"/>
                <w:color w:val="000000"/>
                <w:kern w:val="0"/>
                <w:lang w:eastAsia="zh-CN"/>
              </w:rPr>
              <w:t>.</w:t>
            </w:r>
            <w:r w:rsidR="0006445D" w:rsidRPr="10853FB9">
              <w:rPr>
                <w:rFonts w:asciiTheme="minorHAnsi" w:eastAsia="Times New Roman" w:hAnsiTheme="minorHAnsi"/>
                <w:b w:val="0"/>
                <w:bCs w:val="0"/>
                <w:color w:val="000000"/>
                <w:kern w:val="0"/>
                <w:lang w:eastAsia="zh-CN"/>
              </w:rPr>
              <w:t>xx</w:t>
            </w:r>
            <w:r w:rsidR="00AF39D5" w:rsidRPr="10853FB9">
              <w:rPr>
                <w:rFonts w:asciiTheme="minorHAnsi" w:eastAsia="Times New Roman" w:hAnsiTheme="minorHAnsi"/>
                <w:b w:val="0"/>
                <w:bCs w:val="0"/>
                <w:color w:val="000000"/>
                <w:kern w:val="0"/>
                <w:lang w:eastAsia="zh-CN"/>
              </w:rPr>
              <w:t>\</w:t>
            </w:r>
            <w:r w:rsidRPr="10853FB9">
              <w:rPr>
                <w:rFonts w:asciiTheme="minorHAnsi" w:eastAsia="Times New Roman" w:hAnsiTheme="minorHAnsi"/>
                <w:b w:val="0"/>
                <w:bCs w:val="0"/>
                <w:color w:val="000000"/>
                <w:kern w:val="0"/>
                <w:lang w:eastAsia="zh-CN"/>
              </w:rPr>
              <w:t>drivers</w:t>
            </w:r>
            <w:r w:rsidR="00AF39D5" w:rsidRPr="10853FB9">
              <w:rPr>
                <w:rFonts w:asciiTheme="minorHAnsi" w:eastAsia="Times New Roman" w:hAnsiTheme="minorHAnsi"/>
                <w:b w:val="0"/>
                <w:bCs w:val="0"/>
                <w:color w:val="000000"/>
                <w:kern w:val="0"/>
                <w:lang w:eastAsia="zh-CN"/>
              </w:rPr>
              <w:t>\</w:t>
            </w:r>
            <w:r w:rsidRPr="10853FB9">
              <w:rPr>
                <w:rFonts w:asciiTheme="minorHAnsi" w:eastAsia="Times New Roman" w:hAnsiTheme="minorHAnsi"/>
                <w:b w:val="0"/>
                <w:bCs w:val="0"/>
                <w:color w:val="000000"/>
                <w:kern w:val="0"/>
                <w:lang w:eastAsia="zh-CN"/>
              </w:rPr>
              <w:t>misc</w:t>
            </w:r>
            <w:r w:rsidR="00AF39D5" w:rsidRPr="10853FB9">
              <w:rPr>
                <w:rFonts w:asciiTheme="minorHAnsi" w:eastAsia="Times New Roman" w:hAnsiTheme="minorHAnsi"/>
                <w:b w:val="0"/>
                <w:bCs w:val="0"/>
                <w:color w:val="000000"/>
                <w:kern w:val="0"/>
                <w:lang w:eastAsia="zh-CN"/>
              </w:rPr>
              <w:t>\</w:t>
            </w:r>
            <w:r w:rsidRPr="10853FB9">
              <w:rPr>
                <w:rFonts w:asciiTheme="minorHAnsi" w:eastAsia="Times New Roman" w:hAnsiTheme="minorHAnsi"/>
                <w:b w:val="0"/>
                <w:bCs w:val="0"/>
                <w:color w:val="000000"/>
                <w:kern w:val="0"/>
                <w:lang w:eastAsia="zh-CN"/>
              </w:rPr>
              <w:t>mediatek</w:t>
            </w:r>
            <w:r w:rsidR="00AF39D5" w:rsidRPr="10853FB9">
              <w:rPr>
                <w:rFonts w:asciiTheme="minorHAnsi" w:eastAsia="Times New Roman" w:hAnsiTheme="minorHAnsi"/>
                <w:b w:val="0"/>
                <w:bCs w:val="0"/>
                <w:color w:val="000000"/>
                <w:kern w:val="0"/>
                <w:lang w:eastAsia="zh-CN"/>
              </w:rPr>
              <w:t>\</w:t>
            </w:r>
            <w:r w:rsidRPr="10853FB9">
              <w:rPr>
                <w:rFonts w:asciiTheme="minorHAnsi" w:eastAsia="Times New Roman" w:hAnsiTheme="minorHAnsi"/>
                <w:b w:val="0"/>
                <w:bCs w:val="0"/>
                <w:color w:val="000000"/>
                <w:kern w:val="0"/>
                <w:lang w:eastAsia="zh-CN"/>
              </w:rPr>
              <w:t>adsp</w:t>
            </w:r>
          </w:p>
        </w:tc>
        <w:tc>
          <w:tcPr>
            <w:tcW w:w="4961" w:type="dxa"/>
            <w:tcBorders>
              <w:top w:val="double" w:sz="4" w:space="0" w:color="auto"/>
            </w:tcBorders>
            <w:hideMark/>
          </w:tcPr>
          <w:p w14:paraId="183F2D1E" w14:textId="02FFE377" w:rsidR="005A32F6" w:rsidRPr="005A32F6" w:rsidRDefault="005A32F6"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 xml:space="preserve">Kernel Drivers for </w:t>
            </w:r>
            <w:r w:rsidR="003C70D3">
              <w:rPr>
                <w:rFonts w:asciiTheme="minorHAnsi" w:eastAsiaTheme="minorEastAsia" w:hAnsiTheme="minorHAnsi" w:hint="eastAsia"/>
                <w:color w:val="000000"/>
                <w:kern w:val="0"/>
              </w:rPr>
              <w:t>standalone Audio DSP</w:t>
            </w:r>
            <w:r w:rsidR="00DD49C8" w:rsidRPr="00DD49C8">
              <w:rPr>
                <w:rFonts w:asciiTheme="minorHAnsi" w:eastAsiaTheme="minorEastAsia" w:hAnsiTheme="minorHAnsi"/>
                <w:color w:val="000000"/>
                <w:kern w:val="0"/>
              </w:rPr>
              <w:t xml:space="preserve"> </w:t>
            </w:r>
          </w:p>
        </w:tc>
      </w:tr>
      <w:tr w:rsidR="005A32F6" w:rsidRPr="001D0504" w14:paraId="410395B6" w14:textId="77777777" w:rsidTr="10853FB9">
        <w:trPr>
          <w:trHeight w:val="220"/>
          <w:jc w:val="center"/>
        </w:trPr>
        <w:tc>
          <w:tcPr>
            <w:cnfStyle w:val="001000000000" w:firstRow="0" w:lastRow="0" w:firstColumn="1" w:lastColumn="0" w:oddVBand="0" w:evenVBand="0" w:oddHBand="0" w:evenHBand="0" w:firstRowFirstColumn="0" w:firstRowLastColumn="0" w:lastRowFirstColumn="0" w:lastRowLastColumn="0"/>
            <w:tcW w:w="4020" w:type="dxa"/>
            <w:hideMark/>
          </w:tcPr>
          <w:p w14:paraId="3F8E088E" w14:textId="77777777" w:rsidR="005A32F6" w:rsidRPr="00AF39D5" w:rsidRDefault="005A32F6"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10853FB9">
              <w:rPr>
                <w:rFonts w:asciiTheme="minorHAnsi" w:eastAsia="Times New Roman" w:hAnsiTheme="minorHAnsi"/>
                <w:b w:val="0"/>
                <w:bCs w:val="0"/>
                <w:color w:val="000000"/>
                <w:kern w:val="0"/>
                <w:lang w:eastAsia="zh-CN"/>
              </w:rPr>
              <w:t>kernel-</w:t>
            </w:r>
            <w:r w:rsidR="0006445D" w:rsidRPr="10853FB9">
              <w:rPr>
                <w:rFonts w:asciiTheme="minorHAnsi" w:eastAsia="Times New Roman" w:hAnsiTheme="minorHAnsi"/>
                <w:b w:val="0"/>
                <w:bCs w:val="0"/>
                <w:color w:val="000000"/>
                <w:kern w:val="0"/>
                <w:lang w:eastAsia="zh-CN"/>
              </w:rPr>
              <w:t>x</w:t>
            </w:r>
            <w:r w:rsidRPr="10853FB9">
              <w:rPr>
                <w:rFonts w:asciiTheme="minorHAnsi" w:eastAsia="Times New Roman" w:hAnsiTheme="minorHAnsi"/>
                <w:b w:val="0"/>
                <w:bCs w:val="0"/>
                <w:color w:val="000000"/>
                <w:kern w:val="0"/>
                <w:lang w:eastAsia="zh-CN"/>
              </w:rPr>
              <w:t>.</w:t>
            </w:r>
            <w:r w:rsidR="0006445D" w:rsidRPr="10853FB9">
              <w:rPr>
                <w:rFonts w:asciiTheme="minorHAnsi" w:eastAsia="Times New Roman" w:hAnsiTheme="minorHAnsi"/>
                <w:b w:val="0"/>
                <w:bCs w:val="0"/>
                <w:color w:val="000000"/>
                <w:kern w:val="0"/>
                <w:lang w:eastAsia="zh-CN"/>
              </w:rPr>
              <w:t>xx</w:t>
            </w:r>
            <w:r w:rsidRPr="10853FB9">
              <w:rPr>
                <w:rFonts w:asciiTheme="minorHAnsi" w:eastAsia="Times New Roman" w:hAnsiTheme="minorHAnsi"/>
                <w:b w:val="0"/>
                <w:bCs w:val="0"/>
                <w:color w:val="000000"/>
                <w:kern w:val="0"/>
                <w:lang w:eastAsia="zh-CN"/>
              </w:rPr>
              <w:t>\drivers\misc\mediatek\audio_ipi</w:t>
            </w:r>
          </w:p>
        </w:tc>
        <w:tc>
          <w:tcPr>
            <w:tcW w:w="4961" w:type="dxa"/>
            <w:hideMark/>
          </w:tcPr>
          <w:p w14:paraId="46EB03F5" w14:textId="0CB737F5" w:rsidR="005A32F6" w:rsidRPr="005A32F6" w:rsidRDefault="005A32F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 xml:space="preserve">IPI means </w:t>
            </w:r>
            <w:r w:rsidR="00DB399D" w:rsidRPr="10853FB9">
              <w:rPr>
                <w:rFonts w:asciiTheme="minorHAnsi" w:eastAsiaTheme="minorEastAsia" w:hAnsiTheme="minorHAnsi"/>
                <w:color w:val="000000"/>
                <w:kern w:val="0"/>
              </w:rPr>
              <w:t>I</w:t>
            </w:r>
            <w:r w:rsidRPr="10853FB9">
              <w:rPr>
                <w:rFonts w:asciiTheme="minorHAnsi" w:eastAsiaTheme="minorEastAsia" w:hAnsiTheme="minorHAnsi"/>
                <w:color w:val="000000"/>
                <w:kern w:val="0"/>
              </w:rPr>
              <w:t>nter-</w:t>
            </w:r>
            <w:r w:rsidR="00DB399D" w:rsidRPr="10853FB9">
              <w:rPr>
                <w:rFonts w:asciiTheme="minorHAnsi" w:eastAsiaTheme="minorEastAsia" w:hAnsiTheme="minorHAnsi"/>
                <w:color w:val="000000"/>
                <w:kern w:val="0"/>
              </w:rPr>
              <w:t>P</w:t>
            </w:r>
            <w:r w:rsidRPr="10853FB9">
              <w:rPr>
                <w:rFonts w:asciiTheme="minorHAnsi" w:eastAsiaTheme="minorEastAsia" w:hAnsiTheme="minorHAnsi"/>
                <w:color w:val="000000"/>
                <w:kern w:val="0"/>
              </w:rPr>
              <w:t>rocessor-</w:t>
            </w:r>
            <w:r w:rsidR="00DB399D" w:rsidRPr="10853FB9">
              <w:rPr>
                <w:rFonts w:asciiTheme="minorHAnsi" w:eastAsiaTheme="minorEastAsia" w:hAnsiTheme="minorHAnsi"/>
                <w:color w:val="000000"/>
                <w:kern w:val="0"/>
              </w:rPr>
              <w:t>I</w:t>
            </w:r>
            <w:r w:rsidRPr="10853FB9">
              <w:rPr>
                <w:rFonts w:asciiTheme="minorHAnsi" w:eastAsiaTheme="minorEastAsia" w:hAnsiTheme="minorHAnsi"/>
                <w:color w:val="000000"/>
                <w:kern w:val="0"/>
              </w:rPr>
              <w:t>nterrupt,</w:t>
            </w:r>
            <w:r w:rsidR="00DB399D" w:rsidRPr="10853FB9">
              <w:rPr>
                <w:rFonts w:asciiTheme="minorHAnsi" w:eastAsiaTheme="minorEastAsia" w:hAnsiTheme="minorHAnsi"/>
                <w:color w:val="000000"/>
                <w:kern w:val="0"/>
              </w:rPr>
              <w:t xml:space="preserve"> and</w:t>
            </w:r>
            <w:r w:rsidRPr="10853FB9">
              <w:rPr>
                <w:rFonts w:asciiTheme="minorHAnsi" w:eastAsiaTheme="minorEastAsia" w:hAnsiTheme="minorHAnsi"/>
                <w:color w:val="000000"/>
                <w:kern w:val="0"/>
              </w:rPr>
              <w:t xml:space="preserve"> it is used to do handshake with the DSP. The audio_ipi is designed with a message queue</w:t>
            </w:r>
          </w:p>
        </w:tc>
      </w:tr>
      <w:tr w:rsidR="00C25F2C" w:rsidRPr="001D0504" w14:paraId="44640AA9" w14:textId="77777777" w:rsidTr="10853FB9">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4020" w:type="dxa"/>
          </w:tcPr>
          <w:p w14:paraId="77CF130D" w14:textId="40173047" w:rsidR="00C25F2C" w:rsidRPr="00C25F2C" w:rsidRDefault="00C25F2C" w:rsidP="10853FB9">
            <w:pPr>
              <w:adjustRightInd/>
              <w:snapToGrid/>
              <w:spacing w:before="0" w:after="0" w:line="240" w:lineRule="auto"/>
              <w:jc w:val="left"/>
              <w:rPr>
                <w:rFonts w:asciiTheme="minorHAnsi" w:eastAsiaTheme="minorEastAsia" w:hAnsiTheme="minorHAnsi"/>
                <w:b w:val="0"/>
                <w:bCs w:val="0"/>
                <w:color w:val="000000"/>
                <w:kern w:val="0"/>
              </w:rPr>
            </w:pPr>
            <w:r w:rsidRPr="00C25F2C">
              <w:rPr>
                <w:rFonts w:asciiTheme="minorHAnsi" w:eastAsiaTheme="minorEastAsia" w:hAnsiTheme="minorHAnsi"/>
                <w:b w:val="0"/>
                <w:bCs w:val="0"/>
                <w:color w:val="000000"/>
                <w:kern w:val="0"/>
              </w:rPr>
              <w:t>Kernel-x.xx\sound\soc\mediatek\audio_scp</w:t>
            </w:r>
          </w:p>
        </w:tc>
        <w:tc>
          <w:tcPr>
            <w:tcW w:w="4961" w:type="dxa"/>
          </w:tcPr>
          <w:p w14:paraId="5E1AC77E" w14:textId="2DC6010E" w:rsidR="00C25F2C" w:rsidRPr="10853FB9" w:rsidRDefault="00C25F2C" w:rsidP="10853FB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hint="eastAsia"/>
                <w:color w:val="000000"/>
                <w:kern w:val="0"/>
              </w:rPr>
              <w:t>K</w:t>
            </w:r>
            <w:r>
              <w:rPr>
                <w:rFonts w:asciiTheme="minorHAnsi" w:eastAsiaTheme="minorEastAsia" w:hAnsiTheme="minorHAnsi"/>
                <w:color w:val="000000"/>
                <w:kern w:val="0"/>
              </w:rPr>
              <w:t xml:space="preserve">ernel Drivers for </w:t>
            </w:r>
            <w:r w:rsidR="00DD49C8">
              <w:rPr>
                <w:rFonts w:asciiTheme="minorHAnsi" w:eastAsiaTheme="minorEastAsia" w:hAnsiTheme="minorHAnsi" w:hint="eastAsia"/>
                <w:color w:val="000000"/>
                <w:kern w:val="0"/>
              </w:rPr>
              <w:t>platforms shared SCP software.</w:t>
            </w:r>
          </w:p>
        </w:tc>
      </w:tr>
      <w:tr w:rsidR="005A32F6" w:rsidRPr="001D0504" w14:paraId="4F4471C0" w14:textId="77777777" w:rsidTr="10853FB9">
        <w:trPr>
          <w:trHeight w:val="220"/>
          <w:jc w:val="center"/>
        </w:trPr>
        <w:tc>
          <w:tcPr>
            <w:cnfStyle w:val="001000000000" w:firstRow="0" w:lastRow="0" w:firstColumn="1" w:lastColumn="0" w:oddVBand="0" w:evenVBand="0" w:oddHBand="0" w:evenHBand="0" w:firstRowFirstColumn="0" w:firstRowLastColumn="0" w:lastRowFirstColumn="0" w:lastRowLastColumn="0"/>
            <w:tcW w:w="4020" w:type="dxa"/>
            <w:tcBorders>
              <w:bottom w:val="single" w:sz="12" w:space="0" w:color="auto"/>
            </w:tcBorders>
            <w:noWrap/>
            <w:hideMark/>
          </w:tcPr>
          <w:p w14:paraId="41933A70" w14:textId="77777777" w:rsidR="005A32F6" w:rsidRPr="00C25F2C" w:rsidRDefault="0006445D" w:rsidP="10853FB9">
            <w:pPr>
              <w:adjustRightInd/>
              <w:snapToGrid/>
              <w:spacing w:before="0" w:after="0" w:line="240" w:lineRule="auto"/>
              <w:jc w:val="left"/>
              <w:rPr>
                <w:rFonts w:asciiTheme="minorHAnsi" w:eastAsia="Times New Roman" w:hAnsiTheme="minorHAnsi"/>
                <w:b w:val="0"/>
                <w:bCs w:val="0"/>
                <w:color w:val="000000" w:themeColor="text1"/>
                <w:lang w:eastAsia="zh-CN"/>
              </w:rPr>
            </w:pPr>
            <w:r w:rsidRPr="00C25F2C">
              <w:rPr>
                <w:rFonts w:asciiTheme="minorHAnsi" w:eastAsia="Times New Roman" w:hAnsiTheme="minorHAnsi"/>
                <w:b w:val="0"/>
                <w:bCs w:val="0"/>
                <w:color w:val="000000"/>
                <w:kern w:val="0"/>
                <w:lang w:eastAsia="zh-CN"/>
              </w:rPr>
              <w:t>kernel-x.xx</w:t>
            </w:r>
            <w:r w:rsidR="005A32F6" w:rsidRPr="00C25F2C">
              <w:rPr>
                <w:rFonts w:asciiTheme="minorHAnsi" w:eastAsia="Times New Roman" w:hAnsiTheme="minorHAnsi"/>
                <w:b w:val="0"/>
                <w:bCs w:val="0"/>
                <w:color w:val="000000"/>
                <w:kern w:val="0"/>
                <w:lang w:eastAsia="zh-CN"/>
              </w:rPr>
              <w:t>\sound\soc\mediatek\audio_dsp</w:t>
            </w:r>
          </w:p>
        </w:tc>
        <w:tc>
          <w:tcPr>
            <w:tcW w:w="4961" w:type="dxa"/>
            <w:tcBorders>
              <w:bottom w:val="single" w:sz="12" w:space="0" w:color="auto"/>
            </w:tcBorders>
            <w:noWrap/>
            <w:hideMark/>
          </w:tcPr>
          <w:p w14:paraId="4835B3ED" w14:textId="77777777" w:rsidR="005A32F6" w:rsidRPr="005A32F6" w:rsidRDefault="005A32F6" w:rsidP="10853FB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sidRPr="10853FB9">
              <w:rPr>
                <w:rFonts w:asciiTheme="minorHAnsi" w:eastAsiaTheme="minorEastAsia" w:hAnsiTheme="minorHAnsi"/>
                <w:color w:val="000000"/>
                <w:kern w:val="0"/>
              </w:rPr>
              <w:t>ALSA Kernerl Driver to read/write PCM data to Audio DSP</w:t>
            </w:r>
          </w:p>
        </w:tc>
      </w:tr>
    </w:tbl>
    <w:p w14:paraId="3925B89E" w14:textId="2023521A" w:rsidR="008A37A4" w:rsidRDefault="10853FB9" w:rsidP="00C81149">
      <w:pPr>
        <w:pStyle w:val="2"/>
      </w:pPr>
      <w:bookmarkStart w:id="22" w:name="_Toc229437571"/>
      <w:r>
        <w:lastRenderedPageBreak/>
        <w:t xml:space="preserve">Compile </w:t>
      </w:r>
      <w:r w:rsidR="00DD49C8">
        <w:rPr>
          <w:rFonts w:hint="eastAsia"/>
        </w:rPr>
        <w:t xml:space="preserve">Cadence </w:t>
      </w:r>
      <w:r>
        <w:t>DSP</w:t>
      </w:r>
      <w:r w:rsidR="00DD49C8">
        <w:rPr>
          <w:rFonts w:hint="eastAsia"/>
        </w:rPr>
        <w:t>/HiFi3 &amp; /HiFi5</w:t>
      </w:r>
      <w:bookmarkEnd w:id="22"/>
    </w:p>
    <w:p w14:paraId="772846F5" w14:textId="77777777" w:rsidR="00142456" w:rsidRDefault="10853FB9" w:rsidP="00C81149">
      <w:pPr>
        <w:pStyle w:val="3"/>
      </w:pPr>
      <w:bookmarkStart w:id="23" w:name="_Toc229437572"/>
      <w:r>
        <w:t>Configurations</w:t>
      </w:r>
      <w:bookmarkEnd w:id="23"/>
    </w:p>
    <w:tbl>
      <w:tblPr>
        <w:tblStyle w:val="21"/>
        <w:tblW w:w="8798" w:type="dxa"/>
        <w:jc w:val="center"/>
        <w:tblLayout w:type="fixed"/>
        <w:tblLook w:val="04A0" w:firstRow="1" w:lastRow="0" w:firstColumn="1" w:lastColumn="0" w:noHBand="0" w:noVBand="1"/>
      </w:tblPr>
      <w:tblGrid>
        <w:gridCol w:w="3128"/>
        <w:gridCol w:w="3704"/>
        <w:gridCol w:w="1966"/>
      </w:tblGrid>
      <w:tr w:rsidR="00DA1B89" w:rsidRPr="002E0FED" w14:paraId="5DB7DAB9" w14:textId="77777777" w:rsidTr="10853FB9">
        <w:trPr>
          <w:cnfStyle w:val="100000000000" w:firstRow="1" w:lastRow="0" w:firstColumn="0" w:lastColumn="0" w:oddVBand="0" w:evenVBand="0" w:oddHBand="0"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12" w:space="0" w:color="auto"/>
              <w:bottom w:val="double" w:sz="4" w:space="0" w:color="auto"/>
            </w:tcBorders>
            <w:hideMark/>
          </w:tcPr>
          <w:p w14:paraId="5F3722BB" w14:textId="77777777" w:rsidR="00097B52" w:rsidRPr="00AF39D5" w:rsidRDefault="00097B52" w:rsidP="10853FB9">
            <w:pPr>
              <w:adjustRightInd/>
              <w:snapToGrid/>
              <w:spacing w:before="0" w:after="0"/>
              <w:jc w:val="center"/>
              <w:rPr>
                <w:rFonts w:eastAsia="新細明體" w:cs="Calibri"/>
              </w:rPr>
            </w:pPr>
            <w:r w:rsidRPr="10853FB9">
              <w:rPr>
                <w:rFonts w:eastAsia="新細明體" w:cs="Calibri"/>
                <w:kern w:val="0"/>
              </w:rPr>
              <w:t>Feature</w:t>
            </w:r>
          </w:p>
        </w:tc>
        <w:tc>
          <w:tcPr>
            <w:tcW w:w="3704" w:type="dxa"/>
            <w:tcBorders>
              <w:top w:val="single" w:sz="12" w:space="0" w:color="auto"/>
              <w:bottom w:val="double" w:sz="4" w:space="0" w:color="auto"/>
            </w:tcBorders>
          </w:tcPr>
          <w:p w14:paraId="613C5857" w14:textId="77777777" w:rsidR="00097B52" w:rsidRPr="00AF39D5" w:rsidRDefault="00097B52"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Option</w:t>
            </w:r>
          </w:p>
        </w:tc>
        <w:tc>
          <w:tcPr>
            <w:tcW w:w="1966" w:type="dxa"/>
            <w:tcBorders>
              <w:top w:val="single" w:sz="12" w:space="0" w:color="auto"/>
              <w:bottom w:val="double" w:sz="4" w:space="0" w:color="auto"/>
            </w:tcBorders>
            <w:hideMark/>
          </w:tcPr>
          <w:p w14:paraId="6315FDD6" w14:textId="77777777" w:rsidR="00097B52" w:rsidRPr="00AF39D5" w:rsidRDefault="00097B52"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Location</w:t>
            </w:r>
          </w:p>
        </w:tc>
      </w:tr>
      <w:tr w:rsidR="00DA1B89" w:rsidRPr="002E0FED" w14:paraId="0E98AB8D" w14:textId="77777777" w:rsidTr="10853FB9">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3128" w:type="dxa"/>
            <w:tcBorders>
              <w:top w:val="double" w:sz="4" w:space="0" w:color="auto"/>
            </w:tcBorders>
            <w:vAlign w:val="center"/>
            <w:hideMark/>
          </w:tcPr>
          <w:p w14:paraId="714EDF31" w14:textId="77777777" w:rsidR="00097B52" w:rsidRPr="002E0FED" w:rsidRDefault="10853FB9" w:rsidP="10853FB9">
            <w:pPr>
              <w:adjustRightInd/>
              <w:snapToGrid/>
              <w:spacing w:before="0" w:after="0"/>
              <w:rPr>
                <w:rFonts w:eastAsia="新細明體" w:cs="Calibri"/>
                <w:b w:val="0"/>
                <w:bCs w:val="0"/>
              </w:rPr>
            </w:pPr>
            <w:r w:rsidRPr="10853FB9">
              <w:rPr>
                <w:rFonts w:eastAsia="新細明體" w:cs="Calibri"/>
                <w:b w:val="0"/>
                <w:bCs w:val="0"/>
              </w:rPr>
              <w:t>Audio DSP (main switch of DSP)</w:t>
            </w:r>
          </w:p>
        </w:tc>
        <w:tc>
          <w:tcPr>
            <w:tcW w:w="3704" w:type="dxa"/>
            <w:tcBorders>
              <w:top w:val="double" w:sz="4" w:space="0" w:color="auto"/>
            </w:tcBorders>
            <w:vAlign w:val="center"/>
          </w:tcPr>
          <w:p w14:paraId="79D561E5" w14:textId="77777777" w:rsidR="00097B52" w:rsidRPr="002E0FED" w:rsidRDefault="00097B52"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MTK_AUDIODSP_SUPPORT</w:t>
            </w:r>
          </w:p>
        </w:tc>
        <w:tc>
          <w:tcPr>
            <w:tcW w:w="1966" w:type="dxa"/>
            <w:tcBorders>
              <w:top w:val="double" w:sz="4" w:space="0" w:color="auto"/>
            </w:tcBorders>
            <w:vAlign w:val="center"/>
            <w:hideMark/>
          </w:tcPr>
          <w:p w14:paraId="0A197B37" w14:textId="77777777" w:rsidR="00097B52" w:rsidRPr="002E0FED" w:rsidRDefault="00097B52"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ProjectConfig.mk</w:t>
            </w:r>
          </w:p>
        </w:tc>
      </w:tr>
      <w:tr w:rsidR="00DA1B89" w:rsidRPr="002E0FED" w14:paraId="099AE3D5" w14:textId="77777777" w:rsidTr="10853FB9">
        <w:trPr>
          <w:trHeight w:val="24"/>
          <w:jc w:val="center"/>
        </w:trPr>
        <w:tc>
          <w:tcPr>
            <w:cnfStyle w:val="001000000000" w:firstRow="0" w:lastRow="0" w:firstColumn="1" w:lastColumn="0" w:oddVBand="0" w:evenVBand="0" w:oddHBand="0" w:evenHBand="0" w:firstRowFirstColumn="0" w:firstRowLastColumn="0" w:lastRowFirstColumn="0" w:lastRowLastColumn="0"/>
            <w:tcW w:w="3128" w:type="dxa"/>
            <w:vAlign w:val="center"/>
            <w:hideMark/>
          </w:tcPr>
          <w:p w14:paraId="11F9E70A" w14:textId="77777777" w:rsidR="00097B52" w:rsidRPr="002E0FED" w:rsidRDefault="10853FB9" w:rsidP="10853FB9">
            <w:pPr>
              <w:adjustRightInd/>
              <w:snapToGrid/>
              <w:spacing w:before="0" w:after="0"/>
              <w:rPr>
                <w:rFonts w:eastAsia="新細明體" w:cs="Calibri"/>
                <w:b w:val="0"/>
                <w:bCs w:val="0"/>
              </w:rPr>
            </w:pPr>
            <w:r w:rsidRPr="10853FB9">
              <w:rPr>
                <w:rFonts w:eastAsia="新細明體" w:cs="Calibri"/>
                <w:b w:val="0"/>
                <w:bCs w:val="0"/>
              </w:rPr>
              <w:t>Offload Codec</w:t>
            </w:r>
          </w:p>
        </w:tc>
        <w:tc>
          <w:tcPr>
            <w:tcW w:w="3704" w:type="dxa"/>
            <w:vAlign w:val="center"/>
          </w:tcPr>
          <w:p w14:paraId="3B21218E" w14:textId="77777777" w:rsidR="00097B52" w:rsidRPr="002E0FED" w:rsidRDefault="00DA1B89" w:rsidP="10853FB9">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MTK_AUDIO_TUNNELING_SUPPORT</w:t>
            </w:r>
          </w:p>
        </w:tc>
        <w:tc>
          <w:tcPr>
            <w:tcW w:w="1966" w:type="dxa"/>
            <w:vAlign w:val="center"/>
            <w:hideMark/>
          </w:tcPr>
          <w:p w14:paraId="011123E6" w14:textId="77777777" w:rsidR="00097B52" w:rsidRPr="002E0FED" w:rsidRDefault="00DA1B89" w:rsidP="10853FB9">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ProjectConfig.mk</w:t>
            </w:r>
          </w:p>
        </w:tc>
      </w:tr>
      <w:tr w:rsidR="00DA1B89" w:rsidRPr="002E0FED" w14:paraId="0C04BE45" w14:textId="77777777" w:rsidTr="10853FB9">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3128" w:type="dxa"/>
            <w:vAlign w:val="center"/>
            <w:hideMark/>
          </w:tcPr>
          <w:p w14:paraId="16231B7A" w14:textId="77777777" w:rsidR="00097B52" w:rsidRPr="002E0FED" w:rsidRDefault="10853FB9" w:rsidP="10853FB9">
            <w:pPr>
              <w:adjustRightInd/>
              <w:snapToGrid/>
              <w:spacing w:before="0" w:after="0"/>
              <w:rPr>
                <w:rFonts w:eastAsia="新細明體" w:cs="Calibri"/>
                <w:b w:val="0"/>
                <w:bCs w:val="0"/>
              </w:rPr>
            </w:pPr>
            <w:r w:rsidRPr="10853FB9">
              <w:rPr>
                <w:rFonts w:eastAsia="新細明體" w:cs="Calibri"/>
                <w:b w:val="0"/>
                <w:bCs w:val="0"/>
              </w:rPr>
              <w:t>Voice Call Speech Enhancement in Audio DSP</w:t>
            </w:r>
          </w:p>
        </w:tc>
        <w:tc>
          <w:tcPr>
            <w:tcW w:w="3704" w:type="dxa"/>
            <w:vAlign w:val="center"/>
          </w:tcPr>
          <w:p w14:paraId="5BE1E608" w14:textId="77777777" w:rsidR="00097B52" w:rsidRPr="002E0FED" w:rsidRDefault="00DA1B89"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MTK_AURISYS_PHONE_CALL_SUPPORT</w:t>
            </w:r>
          </w:p>
        </w:tc>
        <w:tc>
          <w:tcPr>
            <w:tcW w:w="1966" w:type="dxa"/>
            <w:vAlign w:val="center"/>
            <w:hideMark/>
          </w:tcPr>
          <w:p w14:paraId="0442A6C6" w14:textId="77777777" w:rsidR="00097B52" w:rsidRPr="002E0FED" w:rsidRDefault="00DA1B89"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ProjectConfig.mk</w:t>
            </w:r>
          </w:p>
        </w:tc>
      </w:tr>
      <w:tr w:rsidR="00DA1B89" w:rsidRPr="002E0FED" w14:paraId="464802A1" w14:textId="77777777" w:rsidTr="10853FB9">
        <w:trPr>
          <w:trHeight w:val="19"/>
          <w:jc w:val="center"/>
        </w:trPr>
        <w:tc>
          <w:tcPr>
            <w:cnfStyle w:val="001000000000" w:firstRow="0" w:lastRow="0" w:firstColumn="1" w:lastColumn="0" w:oddVBand="0" w:evenVBand="0" w:oddHBand="0" w:evenHBand="0" w:firstRowFirstColumn="0" w:firstRowLastColumn="0" w:lastRowFirstColumn="0" w:lastRowLastColumn="0"/>
            <w:tcW w:w="3128" w:type="dxa"/>
            <w:tcBorders>
              <w:bottom w:val="single" w:sz="12" w:space="0" w:color="auto"/>
            </w:tcBorders>
            <w:vAlign w:val="center"/>
            <w:hideMark/>
          </w:tcPr>
          <w:p w14:paraId="2D04035B" w14:textId="77777777" w:rsidR="00097B52" w:rsidRPr="006F4B44" w:rsidRDefault="10853FB9" w:rsidP="10853FB9">
            <w:pPr>
              <w:adjustRightInd/>
              <w:snapToGrid/>
              <w:spacing w:before="0" w:after="0"/>
              <w:rPr>
                <w:rFonts w:asciiTheme="minorHAnsi" w:eastAsiaTheme="minorEastAsia" w:hAnsiTheme="minorHAnsi" w:cstheme="minorBidi"/>
                <w:b w:val="0"/>
                <w:bCs w:val="0"/>
              </w:rPr>
            </w:pPr>
            <w:r w:rsidRPr="10853FB9">
              <w:rPr>
                <w:rFonts w:asciiTheme="minorHAnsi" w:eastAsiaTheme="minorEastAsia" w:hAnsiTheme="minorHAnsi" w:cstheme="minorBidi"/>
                <w:b w:val="0"/>
                <w:bCs w:val="0"/>
              </w:rPr>
              <w:t>Offload VOIP/Record</w:t>
            </w:r>
          </w:p>
        </w:tc>
        <w:tc>
          <w:tcPr>
            <w:tcW w:w="3704" w:type="dxa"/>
            <w:tcBorders>
              <w:bottom w:val="single" w:sz="12" w:space="0" w:color="auto"/>
            </w:tcBorders>
            <w:vAlign w:val="center"/>
          </w:tcPr>
          <w:p w14:paraId="0E018CEF" w14:textId="77777777" w:rsidR="00097B52" w:rsidRPr="002E0FED" w:rsidRDefault="00DA1B89" w:rsidP="10853FB9">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VIR_VOIP_RECORD_AUDIODSP_SUPPORT</w:t>
            </w:r>
          </w:p>
        </w:tc>
        <w:tc>
          <w:tcPr>
            <w:tcW w:w="1966" w:type="dxa"/>
            <w:tcBorders>
              <w:bottom w:val="single" w:sz="12" w:space="0" w:color="auto"/>
            </w:tcBorders>
            <w:vAlign w:val="center"/>
            <w:hideMark/>
          </w:tcPr>
          <w:p w14:paraId="6C885C40" w14:textId="77777777" w:rsidR="00097B52" w:rsidRPr="002E0FED" w:rsidRDefault="00097B52" w:rsidP="00DD5516">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r>
    </w:tbl>
    <w:p w14:paraId="5399AC3C" w14:textId="77777777" w:rsidR="0038437B" w:rsidRPr="0038437B" w:rsidRDefault="0038437B" w:rsidP="0038437B">
      <w:pPr>
        <w:adjustRightInd/>
        <w:snapToGrid/>
        <w:spacing w:before="0" w:after="0"/>
        <w:ind w:left="340"/>
        <w:rPr>
          <w:rFonts w:asciiTheme="minorHAnsi" w:hAnsiTheme="minorHAnsi" w:cstheme="minorHAnsi"/>
          <w:b/>
          <w:sz w:val="22"/>
          <w:szCs w:val="22"/>
        </w:rPr>
      </w:pPr>
    </w:p>
    <w:p w14:paraId="49715A28" w14:textId="77777777" w:rsidR="00FB58A5" w:rsidRPr="00FB58A5"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Build Server</w:t>
      </w:r>
    </w:p>
    <w:p w14:paraId="1C9C7AA3" w14:textId="77777777" w:rsidR="00FB58A5" w:rsidRPr="00FB58A5" w:rsidRDefault="10853FB9" w:rsidP="10853FB9">
      <w:pPr>
        <w:numPr>
          <w:ilvl w:val="1"/>
          <w:numId w:val="7"/>
        </w:numPr>
        <w:adjustRightInd/>
        <w:snapToGrid/>
        <w:spacing w:before="0" w:after="0"/>
        <w:rPr>
          <w:rFonts w:asciiTheme="minorHAnsi" w:hAnsiTheme="minorHAnsi" w:cstheme="minorBidi"/>
          <w:b/>
          <w:bCs/>
        </w:rPr>
      </w:pPr>
      <w:r w:rsidRPr="10853FB9">
        <w:rPr>
          <w:rFonts w:eastAsiaTheme="minorEastAsia"/>
          <w:color w:val="000000" w:themeColor="text1"/>
        </w:rPr>
        <w:t xml:space="preserve">Cadence </w:t>
      </w:r>
      <w:r w:rsidRPr="10853FB9">
        <w:rPr>
          <w:color w:val="000000" w:themeColor="text1"/>
        </w:rPr>
        <w:t xml:space="preserve">recommended to use </w:t>
      </w:r>
      <w:r w:rsidRPr="10853FB9">
        <w:rPr>
          <w:color w:val="C00000"/>
        </w:rPr>
        <w:t>Red Hat Enterprise</w:t>
      </w:r>
      <w:r w:rsidRPr="10853FB9">
        <w:rPr>
          <w:color w:val="000000" w:themeColor="text1"/>
        </w:rPr>
        <w:t xml:space="preserve"> (officially supported platform), if you don’t have RHEL, you can use CentOS instead.</w:t>
      </w:r>
    </w:p>
    <w:p w14:paraId="3A198B58" w14:textId="7B7F7251" w:rsidR="00FB58A5" w:rsidRPr="00FB58A5" w:rsidRDefault="10853FB9" w:rsidP="10853FB9">
      <w:pPr>
        <w:numPr>
          <w:ilvl w:val="1"/>
          <w:numId w:val="7"/>
        </w:numPr>
        <w:adjustRightInd/>
        <w:snapToGrid/>
        <w:spacing w:before="0" w:after="0"/>
        <w:jc w:val="left"/>
        <w:rPr>
          <w:rFonts w:asciiTheme="minorHAnsi" w:hAnsiTheme="minorHAnsi" w:cstheme="minorBidi"/>
          <w:b/>
          <w:bCs/>
        </w:rPr>
      </w:pPr>
      <w:r>
        <w:t xml:space="preserve">While </w:t>
      </w:r>
      <w:r w:rsidRPr="10853FB9">
        <w:rPr>
          <w:rFonts w:eastAsiaTheme="minorEastAsia"/>
        </w:rPr>
        <w:t>they</w:t>
      </w:r>
      <w:r>
        <w:t xml:space="preserve"> do not officially support </w:t>
      </w:r>
      <w:r w:rsidRPr="10853FB9">
        <w:rPr>
          <w:rFonts w:eastAsiaTheme="minorEastAsia"/>
        </w:rPr>
        <w:t>U</w:t>
      </w:r>
      <w:r>
        <w:t xml:space="preserve">buntu, we are able to install Xtensa tools on </w:t>
      </w:r>
      <w:r w:rsidRPr="10853FB9">
        <w:rPr>
          <w:color w:val="C00000"/>
        </w:rPr>
        <w:t xml:space="preserve">Ubuntu </w:t>
      </w:r>
      <w:r w:rsidRPr="10853FB9">
        <w:rPr>
          <w:rFonts w:eastAsiaTheme="minorEastAsia"/>
          <w:color w:val="C00000"/>
        </w:rPr>
        <w:t>Linux14.04</w:t>
      </w:r>
      <w:r w:rsidRPr="10853FB9">
        <w:rPr>
          <w:rFonts w:eastAsiaTheme="minorEastAsia"/>
        </w:rPr>
        <w:t xml:space="preserve"> without issues.</w:t>
      </w:r>
    </w:p>
    <w:p w14:paraId="0103776E" w14:textId="77777777" w:rsidR="00226C22" w:rsidRPr="00C62F03"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Makefile Locations:</w:t>
      </w:r>
    </w:p>
    <w:p w14:paraId="7D095CDF" w14:textId="77777777" w:rsidR="00C62F03" w:rsidRPr="00C62F03"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Android: </w:t>
      </w:r>
      <w:r w:rsidRPr="10853FB9">
        <w:rPr>
          <w:rFonts w:ascii="Courier New" w:eastAsiaTheme="minorEastAsia" w:hAnsi="Courier New" w:cs="Courier New"/>
          <w:sz w:val="18"/>
          <w:szCs w:val="18"/>
        </w:rPr>
        <w:t>device\mediatekprojects</w:t>
      </w:r>
    </w:p>
    <w:p w14:paraId="6B3CD3C4" w14:textId="77777777" w:rsidR="00C62F03" w:rsidRPr="00C62F03"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Kernel:</w:t>
      </w:r>
    </w:p>
    <w:p w14:paraId="394F7B8E" w14:textId="77777777" w:rsidR="00FA6402" w:rsidRPr="00FA6402"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HifI3</w:t>
      </w:r>
    </w:p>
    <w:p w14:paraId="1794FC38" w14:textId="3C7B95AA" w:rsidR="00C62F03" w:rsidRPr="00FA6402"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A0: </w:t>
      </w:r>
      <w:r w:rsidRPr="10853FB9">
        <w:rPr>
          <w:rFonts w:ascii="Courier New" w:eastAsiaTheme="minorEastAsia" w:hAnsi="Courier New" w:cs="Courier New"/>
          <w:sz w:val="18"/>
          <w:szCs w:val="18"/>
        </w:rPr>
        <w:t>vendor\mediatek\proprietary\tinysys\freertos\source\project\HIFI3_(X)</w:t>
      </w:r>
    </w:p>
    <w:p w14:paraId="499CA71E" w14:textId="2BC92F37" w:rsidR="00E6127E" w:rsidRPr="00FA6402"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B0:</w:t>
      </w:r>
      <w:r w:rsidRPr="10853FB9">
        <w:rPr>
          <w:rFonts w:asciiTheme="minorHAnsi" w:hAnsiTheme="minorHAnsi" w:cstheme="minorBidi"/>
          <w:b/>
          <w:bCs/>
        </w:rPr>
        <w:t xml:space="preserve"> </w:t>
      </w:r>
      <w:r w:rsidRPr="10853FB9">
        <w:rPr>
          <w:rFonts w:ascii="Courier New" w:eastAsiaTheme="minorEastAsia" w:hAnsi="Courier New" w:cs="Courier New"/>
          <w:sz w:val="18"/>
          <w:szCs w:val="18"/>
        </w:rPr>
        <w:t>vendor\mediatek\proprietary\tinysys\adsp\HiFi3\project\HIFI3_(X)</w:t>
      </w:r>
    </w:p>
    <w:p w14:paraId="57FC8240" w14:textId="758DD1E9" w:rsidR="007C67D2" w:rsidRPr="00226C22"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HifI5:</w:t>
      </w:r>
      <w:r w:rsidRPr="10853FB9">
        <w:rPr>
          <w:rFonts w:asciiTheme="minorHAnsi" w:hAnsiTheme="minorHAnsi" w:cstheme="minorBidi"/>
          <w:b/>
          <w:bCs/>
        </w:rPr>
        <w:t xml:space="preserve"> </w:t>
      </w:r>
      <w:r w:rsidRPr="10853FB9">
        <w:rPr>
          <w:rFonts w:ascii="Courier New" w:eastAsiaTheme="minorEastAsia" w:hAnsi="Courier New" w:cs="Courier New"/>
          <w:sz w:val="18"/>
          <w:szCs w:val="18"/>
        </w:rPr>
        <w:t>vendor\mediatek\proprietary\tinysys\adsp\HiFi5\project\HIFI5_SP_(X)</w:t>
      </w:r>
    </w:p>
    <w:p w14:paraId="19C3FB46" w14:textId="77777777" w:rsidR="0038437B" w:rsidRPr="0038437B"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Audio DSP (The main switch of Audio DSP)</w:t>
      </w:r>
    </w:p>
    <w:p w14:paraId="0E8B69F3" w14:textId="77777777" w:rsidR="0038437B" w:rsidRPr="0038437B"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Configuration Check</w:t>
      </w:r>
    </w:p>
    <w:p w14:paraId="156C47A0" w14:textId="41F2FC72" w:rsidR="0038437B" w:rsidRPr="0038437B" w:rsidRDefault="10853FB9" w:rsidP="10853FB9">
      <w:pPr>
        <w:numPr>
          <w:ilvl w:val="2"/>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We have an inspection mechanism that the configurations of Android, Kernel, and DSP should be matched.</w:t>
      </w:r>
    </w:p>
    <w:p w14:paraId="76048F60" w14:textId="73381483" w:rsidR="0038437B" w:rsidRPr="00967025" w:rsidRDefault="10853FB9" w:rsidP="10853FB9">
      <w:pPr>
        <w:numPr>
          <w:ilvl w:val="1"/>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b/>
          <w:bCs/>
        </w:rPr>
        <w:t xml:space="preserve">AP Configuration: </w:t>
      </w:r>
      <w:r w:rsidRPr="10853FB9">
        <w:rPr>
          <w:rFonts w:ascii="Courier New" w:eastAsiaTheme="minorEastAsia" w:hAnsi="Courier New" w:cs="Courier New"/>
        </w:rPr>
        <w:t>MTK_AUDIODSP_SUPPORT</w:t>
      </w:r>
    </w:p>
    <w:p w14:paraId="27FD564E" w14:textId="1A5C8257" w:rsidR="0038437B" w:rsidRPr="0024465B"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Kernel Configuration: </w:t>
      </w:r>
      <w:r w:rsidRPr="10853FB9">
        <w:rPr>
          <w:rFonts w:ascii="Courier New" w:eastAsiaTheme="minorEastAsia" w:hAnsi="Courier New" w:cs="Courier New"/>
        </w:rPr>
        <w:t>CONFIG_MTK_AUDIODSP_SUPPORT</w:t>
      </w:r>
    </w:p>
    <w:p w14:paraId="3CE4AEB3" w14:textId="77777777" w:rsidR="0024465B" w:rsidRPr="005259BA"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DSP Configuration: </w:t>
      </w:r>
      <w:r w:rsidRPr="10853FB9">
        <w:rPr>
          <w:rFonts w:ascii="Courier New" w:eastAsiaTheme="minorEastAsia" w:hAnsi="Courier New" w:cs="Courier New"/>
        </w:rPr>
        <w:t>CFG_MTK_AUDIODSP_SUPPORT</w:t>
      </w:r>
    </w:p>
    <w:p w14:paraId="2C0EE3FE" w14:textId="77777777" w:rsidR="00685D51" w:rsidRPr="00685D51"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Voice Call Speech Enhanement</w:t>
      </w:r>
    </w:p>
    <w:p w14:paraId="524D4E61" w14:textId="77777777" w:rsidR="00685D51" w:rsidRPr="00685D51"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Note</w:t>
      </w:r>
    </w:p>
    <w:p w14:paraId="7AC4C789" w14:textId="77777777" w:rsidR="00685D51" w:rsidRPr="005259BA" w:rsidRDefault="10853FB9" w:rsidP="10853FB9">
      <w:pPr>
        <w:numPr>
          <w:ilvl w:val="2"/>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An Inspection mechanism to check consistency of Android, Kernel, and DSP configurations</w:t>
      </w:r>
    </w:p>
    <w:p w14:paraId="6A27CCFA" w14:textId="77777777" w:rsidR="00685D51" w:rsidRPr="00685D51" w:rsidRDefault="10853FB9" w:rsidP="10853FB9">
      <w:pPr>
        <w:numPr>
          <w:ilvl w:val="2"/>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The speech enhancement would be executed in the Modem side if we disable the option.</w:t>
      </w:r>
    </w:p>
    <w:p w14:paraId="13EF768E" w14:textId="77777777" w:rsidR="00685D51" w:rsidRPr="005259BA" w:rsidRDefault="00685D51"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AP Configuration: </w:t>
      </w:r>
      <w:r w:rsidRPr="10853FB9">
        <w:rPr>
          <w:rFonts w:ascii="Courier New" w:eastAsia="新細明體" w:hAnsi="Courier New" w:cs="Courier New"/>
          <w:kern w:val="0"/>
        </w:rPr>
        <w:t>MTK_AURISYS_PHONE_CALL_SUPPORT</w:t>
      </w:r>
    </w:p>
    <w:p w14:paraId="64A3CFFE" w14:textId="77777777" w:rsidR="00685D51" w:rsidRPr="005259BA"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Kernel Configuration: </w:t>
      </w:r>
      <w:r w:rsidRPr="10853FB9">
        <w:rPr>
          <w:rFonts w:ascii="Courier New" w:eastAsiaTheme="minorEastAsia" w:hAnsi="Courier New" w:cs="Courier New"/>
        </w:rPr>
        <w:t>CONFIG_MTK_AURISYS_PHONE_CALL_SUPPORT</w:t>
      </w:r>
    </w:p>
    <w:p w14:paraId="7B6F3C21" w14:textId="77777777" w:rsidR="00685D51" w:rsidRPr="0044436D"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DSP Configuration: </w:t>
      </w:r>
      <w:r w:rsidRPr="10853FB9">
        <w:rPr>
          <w:rFonts w:ascii="Courier New" w:eastAsiaTheme="minorEastAsia" w:hAnsi="Courier New" w:cs="Courier New"/>
        </w:rPr>
        <w:t>CFG_MTK_AURISYS_PHONE_CALL_SUPPORT</w:t>
      </w:r>
    </w:p>
    <w:p w14:paraId="7562BDAA" w14:textId="77777777" w:rsidR="0044436D" w:rsidRPr="0044436D"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VOIP/Recording</w:t>
      </w:r>
    </w:p>
    <w:p w14:paraId="68131060" w14:textId="77777777" w:rsidR="0044436D" w:rsidRPr="0044436D"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Note</w:t>
      </w:r>
    </w:p>
    <w:p w14:paraId="3E682930" w14:textId="77777777" w:rsidR="0044436D" w:rsidRPr="0044436D" w:rsidRDefault="10853FB9" w:rsidP="10853FB9">
      <w:pPr>
        <w:numPr>
          <w:ilvl w:val="2"/>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DSP option is always on</w:t>
      </w:r>
    </w:p>
    <w:p w14:paraId="3D00E902" w14:textId="77777777" w:rsidR="00685D51" w:rsidRPr="00C604C1" w:rsidRDefault="10853FB9" w:rsidP="10853FB9">
      <w:pPr>
        <w:numPr>
          <w:ilvl w:val="2"/>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lastRenderedPageBreak/>
        <w:t xml:space="preserve">Use </w:t>
      </w:r>
      <w:r w:rsidRPr="10853FB9">
        <w:rPr>
          <w:rFonts w:ascii="Courier New" w:eastAsiaTheme="minorEastAsia" w:hAnsi="Courier New" w:cs="Courier New"/>
        </w:rPr>
        <w:t>VIR_VOIP_RECORD_AUDIODSP_SUPPORT</w:t>
      </w:r>
      <w:r w:rsidRPr="10853FB9">
        <w:rPr>
          <w:rFonts w:asciiTheme="minorHAnsi" w:eastAsiaTheme="minorEastAsia" w:hAnsiTheme="minorHAnsi" w:cstheme="minorBidi"/>
        </w:rPr>
        <w:t xml:space="preserve"> defined in the XML to enable/disable the DSP feature</w:t>
      </w:r>
    </w:p>
    <w:p w14:paraId="66F7D202" w14:textId="77777777" w:rsidR="00C604C1" w:rsidRPr="0044436D"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3</w:t>
      </w:r>
      <w:r w:rsidRPr="10853FB9">
        <w:rPr>
          <w:rFonts w:asciiTheme="minorHAnsi" w:eastAsiaTheme="minorEastAsia" w:hAnsiTheme="minorHAnsi" w:cstheme="minorBidi"/>
          <w:b/>
          <w:bCs/>
          <w:vertAlign w:val="superscript"/>
        </w:rPr>
        <w:t>rd</w:t>
      </w:r>
      <w:r w:rsidRPr="10853FB9">
        <w:rPr>
          <w:rFonts w:asciiTheme="minorHAnsi" w:eastAsiaTheme="minorEastAsia" w:hAnsiTheme="minorHAnsi" w:cstheme="minorBidi"/>
          <w:b/>
          <w:bCs/>
        </w:rPr>
        <w:t xml:space="preserve"> party Library</w:t>
      </w:r>
    </w:p>
    <w:p w14:paraId="4C40803A" w14:textId="77777777" w:rsidR="00C604C1" w:rsidRDefault="10853FB9" w:rsidP="10853FB9">
      <w:pPr>
        <w:numPr>
          <w:ilvl w:val="1"/>
          <w:numId w:val="7"/>
        </w:numPr>
        <w:adjustRightInd/>
        <w:snapToGrid/>
        <w:spacing w:before="0" w:after="0"/>
        <w:rPr>
          <w:rFonts w:asciiTheme="minorHAnsi" w:eastAsiaTheme="minorEastAsia" w:hAnsiTheme="minorHAnsi" w:cstheme="minorBidi"/>
          <w:b/>
          <w:bCs/>
        </w:rPr>
      </w:pPr>
      <w:r w:rsidRPr="10853FB9">
        <w:rPr>
          <w:rFonts w:asciiTheme="minorHAnsi" w:eastAsiaTheme="minorEastAsia" w:hAnsiTheme="minorHAnsi" w:cstheme="minorBidi"/>
          <w:b/>
          <w:bCs/>
        </w:rPr>
        <w:t>Note</w:t>
      </w:r>
    </w:p>
    <w:p w14:paraId="61840151" w14:textId="77777777" w:rsidR="002A3F3F" w:rsidRDefault="10853FB9" w:rsidP="10853FB9">
      <w:pPr>
        <w:numPr>
          <w:ilvl w:val="2"/>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The 3rd party library should be released by the 3rd party. MTK will verify 3rd party library internally and remove them before release</w:t>
      </w:r>
    </w:p>
    <w:p w14:paraId="20336EDF" w14:textId="77777777" w:rsidR="00B50669" w:rsidRDefault="10853FB9" w:rsidP="10853FB9">
      <w:pPr>
        <w:numPr>
          <w:ilvl w:val="2"/>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To enable the functionalities the 3</w:t>
      </w:r>
      <w:r w:rsidRPr="10853FB9">
        <w:rPr>
          <w:rFonts w:asciiTheme="minorHAnsi" w:eastAsiaTheme="minorEastAsia" w:hAnsiTheme="minorHAnsi" w:cstheme="minorBidi"/>
          <w:vertAlign w:val="superscript"/>
        </w:rPr>
        <w:t>rd</w:t>
      </w:r>
      <w:r w:rsidRPr="10853FB9">
        <w:rPr>
          <w:rFonts w:asciiTheme="minorHAnsi" w:eastAsiaTheme="minorEastAsia" w:hAnsiTheme="minorHAnsi" w:cstheme="minorBidi"/>
        </w:rPr>
        <w:t xml:space="preserve"> party library, the user should add the 3</w:t>
      </w:r>
      <w:r w:rsidRPr="10853FB9">
        <w:rPr>
          <w:rFonts w:asciiTheme="minorHAnsi" w:eastAsiaTheme="minorEastAsia" w:hAnsiTheme="minorHAnsi" w:cstheme="minorBidi"/>
          <w:vertAlign w:val="superscript"/>
        </w:rPr>
        <w:t>rd</w:t>
      </w:r>
      <w:r w:rsidRPr="10853FB9">
        <w:rPr>
          <w:rFonts w:asciiTheme="minorHAnsi" w:eastAsiaTheme="minorEastAsia" w:hAnsiTheme="minorHAnsi" w:cstheme="minorBidi"/>
        </w:rPr>
        <w:t xml:space="preserve"> party library to a specified folder and enable the related option. </w:t>
      </w:r>
    </w:p>
    <w:p w14:paraId="703130CF" w14:textId="77777777" w:rsidR="00441FD6" w:rsidRPr="002A3F3F" w:rsidRDefault="10853FB9" w:rsidP="10853FB9">
      <w:pPr>
        <w:numPr>
          <w:ilvl w:val="1"/>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b/>
          <w:bCs/>
        </w:rPr>
        <w:t xml:space="preserve">DSP Configuration: </w:t>
      </w:r>
      <w:r w:rsidRPr="10853FB9">
        <w:rPr>
          <w:rFonts w:ascii="Courier New" w:eastAsiaTheme="minorEastAsia" w:hAnsi="Courier New" w:cs="Courier New"/>
        </w:rPr>
        <w:t>CFG_3RDPARTY_PROJECT</w:t>
      </w:r>
    </w:p>
    <w:p w14:paraId="2A2A6033" w14:textId="77777777" w:rsidR="00FF75D7" w:rsidRDefault="10853FB9" w:rsidP="00C81149">
      <w:pPr>
        <w:pStyle w:val="3"/>
      </w:pPr>
      <w:bookmarkStart w:id="24" w:name="_Toc229437573"/>
      <w:r>
        <w:t>Default Image</w:t>
      </w:r>
      <w:bookmarkEnd w:id="24"/>
    </w:p>
    <w:p w14:paraId="235FAB11" w14:textId="272EF710" w:rsidR="009C1C47"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Building ADSP image requires a license. To support developers and customers without ADSP toolchain use platform-based default ADSP image instead of build from source, we provide ADSP default images with all supported features enabled so that customers can still use DSP features. You can still disable the DSP path and use APMCU solution by disable APMCU configurations.</w:t>
      </w:r>
    </w:p>
    <w:p w14:paraId="61CF8C00" w14:textId="03556FDF" w:rsidR="009C1C47"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The default image path are listed as below:</w:t>
      </w:r>
    </w:p>
    <w:p w14:paraId="287BC2BB" w14:textId="1036D97C" w:rsidR="009C1C47" w:rsidRPr="009C1C47" w:rsidRDefault="10853FB9" w:rsidP="00732398">
      <w:pPr>
        <w:pStyle w:val="af0"/>
        <w:numPr>
          <w:ilvl w:val="0"/>
          <w:numId w:val="29"/>
        </w:numPr>
        <w:rPr>
          <w:rFonts w:asciiTheme="minorHAnsi" w:eastAsiaTheme="minorEastAsia" w:hAnsiTheme="minorHAnsi" w:cstheme="minorBidi"/>
        </w:rPr>
      </w:pPr>
      <w:r w:rsidRPr="10853FB9">
        <w:rPr>
          <w:rFonts w:asciiTheme="minorHAnsi" w:eastAsiaTheme="minorEastAsia" w:hAnsiTheme="minorHAnsi" w:cstheme="minorBidi"/>
        </w:rPr>
        <w:t xml:space="preserve">HiFi3 (A0): </w:t>
      </w:r>
      <w:r w:rsidRPr="10853FB9">
        <w:rPr>
          <w:rFonts w:ascii="Courier New" w:eastAsiaTheme="minorEastAsia" w:hAnsi="Courier New" w:cs="Courier New"/>
          <w:sz w:val="18"/>
          <w:szCs w:val="18"/>
        </w:rPr>
        <w:t>alps/vendor/mediatek/proprietary/tinysys/freertos/adsp_lib</w:t>
      </w:r>
    </w:p>
    <w:p w14:paraId="3B850D56" w14:textId="109CFF58" w:rsidR="009C1C47" w:rsidRPr="009C1C47" w:rsidRDefault="10853FB9" w:rsidP="00732398">
      <w:pPr>
        <w:pStyle w:val="af0"/>
        <w:numPr>
          <w:ilvl w:val="0"/>
          <w:numId w:val="29"/>
        </w:numPr>
        <w:rPr>
          <w:rFonts w:asciiTheme="minorHAnsi" w:eastAsiaTheme="minorEastAsia" w:hAnsiTheme="minorHAnsi" w:cstheme="minorBidi"/>
        </w:rPr>
      </w:pPr>
      <w:r w:rsidRPr="10853FB9">
        <w:rPr>
          <w:rFonts w:asciiTheme="minorHAnsi" w:eastAsiaTheme="minorEastAsia" w:hAnsiTheme="minorHAnsi" w:cstheme="minorBidi"/>
        </w:rPr>
        <w:t xml:space="preserve">HiFi3 (B0): </w:t>
      </w:r>
      <w:r w:rsidRPr="10853FB9">
        <w:rPr>
          <w:rFonts w:ascii="Courier New" w:eastAsiaTheme="minorEastAsia" w:hAnsi="Courier New" w:cs="Courier New"/>
          <w:sz w:val="18"/>
          <w:szCs w:val="18"/>
        </w:rPr>
        <w:t>alps/vendor/mediatek/proprietary/tinysys/adsp/adsp_imgs/HIFI3</w:t>
      </w:r>
    </w:p>
    <w:p w14:paraId="5A99AD30" w14:textId="265281D2" w:rsidR="0003038B" w:rsidRPr="009C1C47" w:rsidRDefault="10853FB9" w:rsidP="00732398">
      <w:pPr>
        <w:pStyle w:val="af0"/>
        <w:numPr>
          <w:ilvl w:val="0"/>
          <w:numId w:val="29"/>
        </w:numPr>
        <w:rPr>
          <w:rFonts w:asciiTheme="minorHAnsi" w:eastAsiaTheme="minorEastAsia" w:hAnsiTheme="minorHAnsi" w:cstheme="minorBidi"/>
        </w:rPr>
      </w:pPr>
      <w:r w:rsidRPr="10853FB9">
        <w:rPr>
          <w:rFonts w:asciiTheme="minorHAnsi" w:eastAsiaTheme="minorEastAsia" w:hAnsiTheme="minorHAnsi" w:cstheme="minorBidi"/>
        </w:rPr>
        <w:t xml:space="preserve">HiFi5 (B0): </w:t>
      </w:r>
      <w:r w:rsidRPr="10853FB9">
        <w:rPr>
          <w:rFonts w:ascii="Courier New" w:eastAsiaTheme="minorEastAsia" w:hAnsi="Courier New" w:cs="Courier New"/>
          <w:sz w:val="18"/>
          <w:szCs w:val="18"/>
        </w:rPr>
        <w:t>alps/vendor/mediatek/proprietary/tinysys/adsp/adsp_imgs/HIFI5</w:t>
      </w:r>
    </w:p>
    <w:p w14:paraId="56CC8370" w14:textId="77777777" w:rsidR="00DC4C44" w:rsidRDefault="10853FB9" w:rsidP="00C81149">
      <w:pPr>
        <w:pStyle w:val="3"/>
      </w:pPr>
      <w:bookmarkStart w:id="25" w:name="_Toc229437574"/>
      <w:r>
        <w:t>Tool Chain</w:t>
      </w:r>
      <w:bookmarkEnd w:id="25"/>
    </w:p>
    <w:p w14:paraId="7EDB32B4" w14:textId="77777777" w:rsidR="00136D10"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rPr>
        <w:t xml:space="preserve">   </w:t>
      </w:r>
      <w:r w:rsidRPr="10853FB9">
        <w:rPr>
          <w:rFonts w:asciiTheme="minorHAnsi" w:eastAsiaTheme="minorEastAsia" w:hAnsiTheme="minorHAnsi" w:cstheme="minorBidi"/>
          <w:b/>
          <w:bCs/>
        </w:rPr>
        <w:t>P90, G90</w:t>
      </w:r>
    </w:p>
    <w:p w14:paraId="3A352D7C" w14:textId="77777777" w:rsidR="00136D10" w:rsidRDefault="10853FB9" w:rsidP="10853FB9">
      <w:pPr>
        <w:numPr>
          <w:ilvl w:val="1"/>
          <w:numId w:val="7"/>
        </w:numPr>
        <w:adjustRightInd/>
        <w:snapToGrid/>
        <w:spacing w:before="0" w:after="0"/>
        <w:rPr>
          <w:rFonts w:asciiTheme="minorHAnsi" w:eastAsiaTheme="minorEastAsia" w:hAnsiTheme="minorHAnsi" w:cstheme="minorBidi"/>
          <w:b/>
          <w:bCs/>
        </w:rPr>
      </w:pPr>
      <w:r w:rsidRPr="10853FB9">
        <w:rPr>
          <w:rFonts w:asciiTheme="minorHAnsi" w:eastAsiaTheme="minorEastAsia" w:hAnsiTheme="minorHAnsi" w:cstheme="minorBidi"/>
          <w:b/>
          <w:bCs/>
        </w:rPr>
        <w:t>RG-2017.6</w:t>
      </w:r>
    </w:p>
    <w:p w14:paraId="251EBEE5" w14:textId="77777777" w:rsidR="00136D10" w:rsidRDefault="10853FB9" w:rsidP="10853FB9">
      <w:pPr>
        <w:adjustRightInd/>
        <w:snapToGrid/>
        <w:spacing w:before="0" w:after="0"/>
        <w:ind w:left="960"/>
        <w:rPr>
          <w:rFonts w:asciiTheme="minorHAnsi" w:eastAsiaTheme="minorEastAsia" w:hAnsiTheme="minorHAnsi" w:cstheme="minorBidi"/>
        </w:rPr>
      </w:pPr>
      <w:r w:rsidRPr="10853FB9">
        <w:rPr>
          <w:rFonts w:asciiTheme="minorHAnsi" w:eastAsiaTheme="minorEastAsia" w:hAnsiTheme="minorHAnsi" w:cstheme="minorBidi"/>
        </w:rPr>
        <w:t xml:space="preserve">The licensed tool chain path: </w:t>
      </w:r>
      <w:r w:rsidRPr="10853FB9">
        <w:rPr>
          <w:rFonts w:ascii="Courier New" w:eastAsiaTheme="minorEastAsia" w:hAnsi="Courier New" w:cs="Courier New"/>
          <w:sz w:val="18"/>
          <w:szCs w:val="18"/>
        </w:rPr>
        <w:t>alps/prebuilts/xcc/linux-x86/xtensa/RG-2017.6-linux</w:t>
      </w:r>
    </w:p>
    <w:p w14:paraId="278E30A8" w14:textId="77777777" w:rsidR="00136D10" w:rsidRDefault="10853FB9" w:rsidP="10853FB9">
      <w:pPr>
        <w:adjustRightInd/>
        <w:snapToGrid/>
        <w:spacing w:before="0" w:after="0"/>
        <w:ind w:left="960"/>
        <w:rPr>
          <w:rFonts w:asciiTheme="minorHAnsi" w:eastAsiaTheme="minorEastAsia" w:hAnsiTheme="minorHAnsi" w:cstheme="minorBidi"/>
        </w:rPr>
      </w:pPr>
      <w:r w:rsidRPr="10853FB9">
        <w:rPr>
          <w:rFonts w:asciiTheme="minorHAnsi" w:eastAsiaTheme="minorEastAsia" w:hAnsiTheme="minorHAnsi" w:cstheme="minorBidi"/>
        </w:rPr>
        <w:t>After licensing, please place the tool chain in the path above.</w:t>
      </w:r>
    </w:p>
    <w:p w14:paraId="14ED723A" w14:textId="77777777" w:rsidR="00136D10" w:rsidRDefault="00136D10" w:rsidP="00136D10">
      <w:pPr>
        <w:adjustRightInd/>
        <w:snapToGrid/>
        <w:spacing w:before="0" w:after="0"/>
        <w:ind w:left="960"/>
        <w:jc w:val="center"/>
        <w:rPr>
          <w:rFonts w:asciiTheme="minorHAnsi" w:eastAsiaTheme="minorEastAsia" w:hAnsiTheme="minorHAnsi" w:cstheme="minorHAnsi"/>
          <w:b/>
          <w:szCs w:val="20"/>
        </w:rPr>
      </w:pPr>
      <w:r w:rsidRPr="00136D10">
        <w:rPr>
          <w:rFonts w:asciiTheme="minorHAnsi" w:eastAsiaTheme="minorEastAsia" w:hAnsiTheme="minorHAnsi" w:cstheme="minorHAnsi" w:hint="eastAsia"/>
          <w:noProof/>
        </w:rPr>
        <w:drawing>
          <wp:inline distT="0" distB="0" distL="0" distR="0" wp14:anchorId="16730B41" wp14:editId="5683806C">
            <wp:extent cx="2352675" cy="9239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2352675" cy="923925"/>
                    </a:xfrm>
                    <a:prstGeom prst="rect">
                      <a:avLst/>
                    </a:prstGeom>
                    <a:noFill/>
                    <a:ln w="9525">
                      <a:noFill/>
                      <a:miter lim="800000"/>
                      <a:headEnd/>
                      <a:tailEnd/>
                    </a:ln>
                  </pic:spPr>
                </pic:pic>
              </a:graphicData>
            </a:graphic>
          </wp:inline>
        </w:drawing>
      </w:r>
    </w:p>
    <w:p w14:paraId="7443E2B3" w14:textId="62A5EF95" w:rsidR="00136D10" w:rsidRDefault="00136D10" w:rsidP="10853FB9">
      <w:pPr>
        <w:pStyle w:val="FigureCaption"/>
        <w:rPr>
          <w:rFonts w:asciiTheme="minorHAnsi" w:eastAsiaTheme="minorEastAsia" w:hAnsiTheme="minorHAnsi" w:cstheme="minorBidi"/>
        </w:rPr>
      </w:pPr>
      <w:bookmarkStart w:id="26" w:name="_Toc136611229"/>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1</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1</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HiFi</w:t>
      </w:r>
      <w:r w:rsidR="0032495D" w:rsidRPr="10853FB9">
        <w:rPr>
          <w:rFonts w:asciiTheme="minorHAnsi" w:eastAsiaTheme="minorEastAsia" w:hAnsiTheme="minorHAnsi" w:cstheme="minorBidi"/>
        </w:rPr>
        <w:t>X</w:t>
      </w:r>
      <w:r w:rsidRPr="10853FB9">
        <w:rPr>
          <w:rFonts w:asciiTheme="minorHAnsi" w:eastAsiaTheme="minorEastAsia" w:hAnsiTheme="minorHAnsi" w:cstheme="minorBidi"/>
        </w:rPr>
        <w:t xml:space="preserve"> Tool Chain Path</w:t>
      </w:r>
      <w:bookmarkEnd w:id="26"/>
    </w:p>
    <w:p w14:paraId="6B5CDFBE" w14:textId="77777777" w:rsidR="00136D10" w:rsidRDefault="10853FB9" w:rsidP="10853FB9">
      <w:pPr>
        <w:numPr>
          <w:ilvl w:val="1"/>
          <w:numId w:val="7"/>
        </w:numPr>
        <w:adjustRightInd/>
        <w:snapToGrid/>
        <w:spacing w:before="0" w:after="0"/>
        <w:rPr>
          <w:rFonts w:asciiTheme="minorHAnsi" w:eastAsiaTheme="minorEastAsia" w:hAnsiTheme="minorHAnsi" w:cstheme="minorBidi"/>
          <w:b/>
          <w:bCs/>
        </w:rPr>
      </w:pPr>
      <w:r w:rsidRPr="10853FB9">
        <w:rPr>
          <w:rFonts w:asciiTheme="minorHAnsi" w:eastAsiaTheme="minorEastAsia" w:hAnsiTheme="minorHAnsi" w:cstheme="minorBidi"/>
          <w:b/>
          <w:bCs/>
        </w:rPr>
        <w:t>RI-2018.0</w:t>
      </w:r>
    </w:p>
    <w:p w14:paraId="65005975" w14:textId="6B0355E8" w:rsidR="00CB11B8" w:rsidRDefault="10853FB9" w:rsidP="10853FB9">
      <w:pPr>
        <w:numPr>
          <w:ilvl w:val="2"/>
          <w:numId w:val="7"/>
        </w:numPr>
        <w:adjustRightInd/>
        <w:snapToGrid/>
        <w:spacing w:before="0" w:after="0"/>
        <w:rPr>
          <w:rFonts w:asciiTheme="minorHAnsi" w:eastAsiaTheme="minorEastAsia" w:hAnsiTheme="minorHAnsi" w:cstheme="minorBidi"/>
          <w:b/>
          <w:bCs/>
        </w:rPr>
      </w:pPr>
      <w:r w:rsidRPr="10853FB9">
        <w:rPr>
          <w:rFonts w:asciiTheme="minorHAnsi" w:eastAsiaTheme="minorEastAsia" w:hAnsiTheme="minorHAnsi" w:cstheme="minorBidi"/>
        </w:rPr>
        <w:t>For RI-2018.0, please place your toolchain in the following path:</w:t>
      </w:r>
    </w:p>
    <w:p w14:paraId="5974CAD3" w14:textId="542A10F1" w:rsidR="00CB11B8" w:rsidRPr="00816292" w:rsidRDefault="10853FB9" w:rsidP="10853FB9">
      <w:pPr>
        <w:numPr>
          <w:ilvl w:val="3"/>
          <w:numId w:val="7"/>
        </w:numPr>
        <w:adjustRightInd/>
        <w:snapToGrid/>
        <w:spacing w:before="0" w:after="0"/>
        <w:jc w:val="left"/>
        <w:rPr>
          <w:rFonts w:asciiTheme="minorHAnsi" w:eastAsiaTheme="minorEastAsia" w:hAnsiTheme="minorHAnsi" w:cstheme="minorBidi"/>
          <w:b/>
          <w:bCs/>
        </w:rPr>
      </w:pPr>
      <w:r w:rsidRPr="10853FB9">
        <w:rPr>
          <w:rFonts w:asciiTheme="minorHAnsi" w:eastAsiaTheme="minorEastAsia" w:hAnsiTheme="minorHAnsi" w:cstheme="minorBidi"/>
          <w:b/>
          <w:bCs/>
        </w:rPr>
        <w:t xml:space="preserve">A0: </w:t>
      </w:r>
      <w:r w:rsidRPr="10853FB9">
        <w:rPr>
          <w:rFonts w:ascii="Courier New" w:eastAsiaTheme="minorEastAsia" w:hAnsi="Courier New" w:cs="Courier New"/>
          <w:sz w:val="18"/>
          <w:szCs w:val="18"/>
        </w:rPr>
        <w:t>alps/prebuilts/xcc/linux-x86/xtensa/RG-2017.6-linux/RI-2018.0-linux/XtensaTools</w:t>
      </w:r>
    </w:p>
    <w:p w14:paraId="7095DB03" w14:textId="5FC3EF06" w:rsidR="00CB11B8" w:rsidRPr="00BC4DB7" w:rsidRDefault="10853FB9" w:rsidP="10853FB9">
      <w:pPr>
        <w:numPr>
          <w:ilvl w:val="3"/>
          <w:numId w:val="7"/>
        </w:numPr>
        <w:adjustRightInd/>
        <w:snapToGrid/>
        <w:spacing w:before="0" w:after="0"/>
        <w:jc w:val="left"/>
        <w:rPr>
          <w:rFonts w:asciiTheme="minorHAnsi" w:eastAsiaTheme="minorEastAsia" w:hAnsiTheme="minorHAnsi" w:cstheme="minorBidi"/>
          <w:b/>
          <w:bCs/>
        </w:rPr>
      </w:pPr>
      <w:r w:rsidRPr="10853FB9">
        <w:rPr>
          <w:rFonts w:asciiTheme="minorHAnsi" w:eastAsiaTheme="minorEastAsia" w:hAnsiTheme="minorHAnsi" w:cstheme="minorBidi"/>
          <w:b/>
          <w:bCs/>
        </w:rPr>
        <w:t xml:space="preserve">B0: </w:t>
      </w:r>
      <w:r w:rsidRPr="10853FB9">
        <w:rPr>
          <w:rFonts w:ascii="Courier New" w:eastAsiaTheme="minorEastAsia" w:hAnsi="Courier New" w:cs="Courier New"/>
          <w:sz w:val="18"/>
          <w:szCs w:val="18"/>
        </w:rPr>
        <w:t>alps/prebuilts/xcc/linux-x86/xtensa/RI-2018.0-linux/XtensaTools</w:t>
      </w:r>
    </w:p>
    <w:p w14:paraId="7AB59437" w14:textId="09C3CEFD" w:rsidR="00BC4DB7" w:rsidRDefault="00BC4DB7" w:rsidP="00BC4DB7">
      <w:pPr>
        <w:adjustRightInd/>
        <w:snapToGrid/>
        <w:spacing w:before="0" w:after="0"/>
        <w:ind w:left="1920"/>
        <w:jc w:val="left"/>
        <w:rPr>
          <w:rFonts w:asciiTheme="minorHAnsi" w:eastAsiaTheme="minorEastAsia" w:hAnsiTheme="minorHAnsi" w:cstheme="minorHAnsi"/>
          <w:b/>
          <w:szCs w:val="20"/>
        </w:rPr>
      </w:pPr>
    </w:p>
    <w:p w14:paraId="37E88585" w14:textId="10A88CC0" w:rsidR="00BC4DB7" w:rsidRDefault="00BC4DB7" w:rsidP="00BC4DB7">
      <w:pPr>
        <w:adjustRightInd/>
        <w:snapToGrid/>
        <w:spacing w:before="0" w:after="0"/>
        <w:ind w:left="1920"/>
        <w:jc w:val="left"/>
        <w:rPr>
          <w:rFonts w:asciiTheme="minorHAnsi" w:eastAsiaTheme="minorEastAsia" w:hAnsiTheme="minorHAnsi" w:cstheme="minorHAnsi"/>
          <w:b/>
          <w:szCs w:val="20"/>
        </w:rPr>
      </w:pPr>
    </w:p>
    <w:p w14:paraId="2D2C4A83" w14:textId="77777777" w:rsidR="00BC4DB7" w:rsidRPr="00816292" w:rsidRDefault="00BC4DB7" w:rsidP="00BC4DB7">
      <w:pPr>
        <w:adjustRightInd/>
        <w:snapToGrid/>
        <w:spacing w:before="0" w:after="0"/>
        <w:ind w:left="1920"/>
        <w:jc w:val="left"/>
        <w:rPr>
          <w:rFonts w:asciiTheme="minorHAnsi" w:eastAsiaTheme="minorEastAsia" w:hAnsiTheme="minorHAnsi" w:cstheme="minorHAnsi"/>
          <w:b/>
          <w:szCs w:val="20"/>
        </w:rPr>
      </w:pPr>
    </w:p>
    <w:p w14:paraId="3EB1D57E" w14:textId="0C4872C6" w:rsidR="00624B68" w:rsidRPr="001870B2"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lastRenderedPageBreak/>
        <w:t>Hwcfg</w:t>
      </w:r>
    </w:p>
    <w:p w14:paraId="47581E30" w14:textId="04A45237" w:rsidR="00624B68"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The hwcfg would be released with our codebase in Android P Version. In Android Q and later version, the hwcfg won’t be released with our codebase. It will be released by file exchange server / aurisys package, and please copy the hwcfg to the following path.</w:t>
      </w:r>
    </w:p>
    <w:p w14:paraId="1D95CE31" w14:textId="14E38AEF" w:rsidR="00591E55" w:rsidRPr="00272DC3" w:rsidRDefault="10853FB9" w:rsidP="10853FB9">
      <w:pPr>
        <w:adjustRightInd/>
        <w:snapToGrid/>
        <w:spacing w:before="0" w:after="0"/>
        <w:ind w:left="340"/>
        <w:jc w:val="left"/>
        <w:rPr>
          <w:rFonts w:asciiTheme="minorHAnsi" w:eastAsiaTheme="minorEastAsia" w:hAnsiTheme="minorHAnsi" w:cstheme="minorBidi"/>
        </w:rPr>
      </w:pPr>
      <w:r w:rsidRPr="10853FB9">
        <w:rPr>
          <w:rFonts w:asciiTheme="minorHAnsi" w:eastAsiaTheme="minorEastAsia" w:hAnsiTheme="minorHAnsi" w:cstheme="minorBidi"/>
        </w:rPr>
        <w:t xml:space="preserve">Due to license issue, the folder </w:t>
      </w:r>
      <w:r w:rsidRPr="10853FB9">
        <w:rPr>
          <w:rFonts w:ascii="Courier New" w:eastAsiaTheme="minorEastAsia" w:hAnsi="Courier New" w:cs="Courier New"/>
          <w:sz w:val="18"/>
          <w:szCs w:val="18"/>
        </w:rPr>
        <w:t>vendor/mediatek/proprietary/tinysys/adsp/license/prebuilt/HIFIX/3rd_party</w:t>
      </w:r>
      <w:r w:rsidRPr="10853FB9">
        <w:rPr>
          <w:rFonts w:asciiTheme="minorHAnsi" w:eastAsiaTheme="minorEastAsia" w:hAnsiTheme="minorHAnsi" w:cstheme="minorBidi"/>
        </w:rPr>
        <w:t xml:space="preserve"> is removed when you receive the codebase. Please create the folder yourself.</w:t>
      </w:r>
    </w:p>
    <w:p w14:paraId="5D0C9CD9" w14:textId="77777777" w:rsidR="00624B68"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RG-2017.6-linux (P90, Android P)</w:t>
      </w:r>
    </w:p>
    <w:p w14:paraId="47EA06ED" w14:textId="77777777" w:rsidR="00624B68" w:rsidRPr="00591E55" w:rsidRDefault="10853FB9" w:rsidP="10853FB9">
      <w:pPr>
        <w:numPr>
          <w:ilvl w:val="2"/>
          <w:numId w:val="7"/>
        </w:numPr>
        <w:adjustRightInd/>
        <w:snapToGrid/>
        <w:spacing w:before="0" w:after="0"/>
        <w:rPr>
          <w:rFonts w:ascii="Courier New" w:eastAsiaTheme="minorEastAsia" w:hAnsi="Courier New" w:cs="Courier New"/>
        </w:rPr>
      </w:pPr>
      <w:r w:rsidRPr="10853FB9">
        <w:rPr>
          <w:rFonts w:ascii="Courier New" w:eastAsiaTheme="minorEastAsia" w:hAnsi="Courier New" w:cs="Courier New"/>
        </w:rPr>
        <w:t>vendor/mediatek/proprietary/tinysys/freertos/source/project/HIFI3_A/mt6779/platform/hwcfg/RG-2017.6-linux/</w:t>
      </w:r>
    </w:p>
    <w:p w14:paraId="7818809F" w14:textId="77777777" w:rsidR="00624B68"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RI-2018.0-linux</w:t>
      </w:r>
    </w:p>
    <w:p w14:paraId="5F0B3B63" w14:textId="77777777" w:rsidR="00624B68"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(P90, Android Q and after; G90)</w:t>
      </w:r>
    </w:p>
    <w:p w14:paraId="4CF226E5" w14:textId="77777777" w:rsidR="00624B68" w:rsidRPr="00591E55" w:rsidRDefault="10853FB9" w:rsidP="10853FB9">
      <w:pPr>
        <w:numPr>
          <w:ilvl w:val="3"/>
          <w:numId w:val="7"/>
        </w:numPr>
        <w:adjustRightInd/>
        <w:snapToGrid/>
        <w:spacing w:before="0" w:after="0"/>
        <w:rPr>
          <w:rFonts w:ascii="Courier New" w:eastAsiaTheme="minorEastAsia" w:hAnsi="Courier New" w:cs="Courier New"/>
        </w:rPr>
      </w:pPr>
      <w:r w:rsidRPr="10853FB9">
        <w:rPr>
          <w:rFonts w:ascii="Courier New" w:eastAsiaTheme="minorEastAsia" w:hAnsi="Courier New" w:cs="Courier New"/>
        </w:rPr>
        <w:t>/vendor/mediatek/proprietary/tinysys/adsp/license/prebuilt/HIFI3/3rd_party/hwcfg/RI-2018.0-linux/</w:t>
      </w:r>
    </w:p>
    <w:p w14:paraId="00CB088B" w14:textId="77777777" w:rsidR="00624B68"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v2 (5G L/H/H+/A/A+)</w:t>
      </w:r>
    </w:p>
    <w:p w14:paraId="08137ED0" w14:textId="77777777" w:rsidR="00624B68" w:rsidRPr="00591E55" w:rsidRDefault="10853FB9" w:rsidP="10853FB9">
      <w:pPr>
        <w:numPr>
          <w:ilvl w:val="3"/>
          <w:numId w:val="7"/>
        </w:numPr>
        <w:adjustRightInd/>
        <w:snapToGrid/>
        <w:spacing w:before="0" w:after="0"/>
        <w:rPr>
          <w:rFonts w:ascii="Courier New" w:eastAsiaTheme="minorEastAsia" w:hAnsi="Courier New" w:cs="Courier New"/>
        </w:rPr>
      </w:pPr>
      <w:r w:rsidRPr="10853FB9">
        <w:rPr>
          <w:rFonts w:ascii="Courier New" w:eastAsiaTheme="minorEastAsia" w:hAnsi="Courier New" w:cs="Courier New"/>
        </w:rPr>
        <w:t>/vendor/mediatek/proprietary/tinysys/adsp/license/prebuilt/HIFI3/3rd_party/hwcfg/RI-2018.0-linux/</w:t>
      </w:r>
    </w:p>
    <w:p w14:paraId="6EF49B85" w14:textId="77777777" w:rsidR="00624B68"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RI-2019.1-linux</w:t>
      </w:r>
    </w:p>
    <w:p w14:paraId="38FF3E3B" w14:textId="5ABCD628" w:rsidR="00624B68"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(5G B/Next-A)</w:t>
      </w:r>
    </w:p>
    <w:p w14:paraId="330337E0" w14:textId="77777777" w:rsidR="00624B68" w:rsidRPr="00591E55" w:rsidRDefault="10853FB9" w:rsidP="10853FB9">
      <w:pPr>
        <w:numPr>
          <w:ilvl w:val="3"/>
          <w:numId w:val="7"/>
        </w:numPr>
        <w:adjustRightInd/>
        <w:snapToGrid/>
        <w:spacing w:before="0" w:after="0"/>
        <w:rPr>
          <w:rFonts w:ascii="Courier New" w:eastAsiaTheme="minorEastAsia" w:hAnsi="Courier New" w:cs="Courier New"/>
        </w:rPr>
      </w:pPr>
      <w:r w:rsidRPr="10853FB9">
        <w:rPr>
          <w:rFonts w:ascii="Courier New" w:eastAsiaTheme="minorEastAsia" w:hAnsi="Courier New" w:cs="Courier New"/>
        </w:rPr>
        <w:t>/vendor/mediatek/proprietary/tinysys/adsp/license/prebuilt/HIFI3/3rd_party/hwcfg/RI-2019.1-linux/</w:t>
      </w:r>
    </w:p>
    <w:p w14:paraId="1D834912" w14:textId="6640D1EB" w:rsidR="00624B68"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v2 (DX-1/Next-A2/DX-P)</w:t>
      </w:r>
    </w:p>
    <w:p w14:paraId="5096EFF6" w14:textId="77777777" w:rsidR="00624B68" w:rsidRPr="00591E55" w:rsidRDefault="10853FB9" w:rsidP="10853FB9">
      <w:pPr>
        <w:numPr>
          <w:ilvl w:val="3"/>
          <w:numId w:val="7"/>
        </w:numPr>
        <w:adjustRightInd/>
        <w:snapToGrid/>
        <w:spacing w:before="0" w:after="0"/>
        <w:rPr>
          <w:rFonts w:ascii="Courier New" w:eastAsiaTheme="minorEastAsia" w:hAnsi="Courier New" w:cs="Courier New"/>
        </w:rPr>
      </w:pPr>
      <w:r w:rsidRPr="10853FB9">
        <w:rPr>
          <w:rFonts w:ascii="Courier New" w:eastAsiaTheme="minorEastAsia" w:hAnsi="Courier New" w:cs="Courier New"/>
        </w:rPr>
        <w:t>/vendor/mediatek/proprietary/tinysys/adsp/license/prebuilt/HIFI3/3rd_party/hwcfg/RI-2019.1-linux-H/</w:t>
      </w:r>
    </w:p>
    <w:p w14:paraId="49808197" w14:textId="77777777" w:rsidR="00624B68"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RI-2021.8-linux</w:t>
      </w:r>
    </w:p>
    <w:p w14:paraId="61F853CC" w14:textId="52B17218" w:rsidR="00624B68"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HiFi5 (DX-2)</w:t>
      </w:r>
    </w:p>
    <w:p w14:paraId="0EB3A010" w14:textId="4469D14C" w:rsidR="00624B68" w:rsidRPr="00591E55" w:rsidRDefault="10853FB9" w:rsidP="10853FB9">
      <w:pPr>
        <w:numPr>
          <w:ilvl w:val="3"/>
          <w:numId w:val="7"/>
        </w:numPr>
        <w:adjustRightInd/>
        <w:snapToGrid/>
        <w:spacing w:before="0" w:after="0"/>
        <w:rPr>
          <w:rFonts w:ascii="Courier New" w:hAnsi="Courier New" w:cs="Courier New"/>
          <w:b/>
          <w:bCs/>
        </w:rPr>
      </w:pPr>
      <w:r w:rsidRPr="10853FB9">
        <w:rPr>
          <w:rFonts w:ascii="Courier New" w:eastAsiaTheme="minorEastAsia" w:hAnsi="Courier New" w:cs="Courier New"/>
        </w:rPr>
        <w:t>/vendor/mediatek/proprietary/tinysys/adsp/license/prebuilt/HIFI5/3rd_party/hwcfg/RI-2021.8-linux/</w:t>
      </w:r>
      <w:r w:rsidRPr="10853FB9">
        <w:rPr>
          <w:rFonts w:ascii="Courier New" w:hAnsi="Courier New" w:cs="Courier New"/>
          <w:b/>
          <w:bCs/>
        </w:rPr>
        <w:t xml:space="preserve"> </w:t>
      </w:r>
    </w:p>
    <w:p w14:paraId="1C104F52" w14:textId="096EF847" w:rsidR="00624B68"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HiFi3 (22H)</w:t>
      </w:r>
    </w:p>
    <w:p w14:paraId="38BFB789" w14:textId="4C3B7832" w:rsidR="00624B68" w:rsidRPr="00591E55" w:rsidRDefault="10853FB9" w:rsidP="10853FB9">
      <w:pPr>
        <w:numPr>
          <w:ilvl w:val="3"/>
          <w:numId w:val="7"/>
        </w:numPr>
        <w:adjustRightInd/>
        <w:snapToGrid/>
        <w:spacing w:before="0" w:after="0"/>
        <w:rPr>
          <w:rFonts w:ascii="Courier New" w:hAnsi="Courier New" w:cs="Courier New"/>
          <w:b/>
          <w:bCs/>
        </w:rPr>
      </w:pPr>
      <w:r w:rsidRPr="10853FB9">
        <w:rPr>
          <w:rFonts w:ascii="Courier New" w:eastAsiaTheme="minorEastAsia" w:hAnsi="Courier New" w:cs="Courier New"/>
        </w:rPr>
        <w:t>/vendor/mediatek/proprietary/tinysys/adsp/license/prebuilt/HIFI3/3rd_party/hwcfg/RI-2021.8-linux/</w:t>
      </w:r>
    </w:p>
    <w:p w14:paraId="6FD95419" w14:textId="367F53CE" w:rsidR="008C70A5" w:rsidRPr="007A6910" w:rsidRDefault="10853FB9" w:rsidP="10853FB9">
      <w:pPr>
        <w:numPr>
          <w:ilvl w:val="2"/>
          <w:numId w:val="7"/>
        </w:numPr>
        <w:adjustRightInd/>
        <w:snapToGrid/>
        <w:spacing w:before="0" w:after="0"/>
        <w:rPr>
          <w:rFonts w:asciiTheme="minorHAnsi" w:hAnsiTheme="minorHAnsi" w:cstheme="minorBidi"/>
          <w:b/>
          <w:bCs/>
        </w:rPr>
      </w:pPr>
      <w:bookmarkStart w:id="27" w:name="OLE_LINK1"/>
      <w:r w:rsidRPr="10853FB9">
        <w:rPr>
          <w:rFonts w:asciiTheme="minorHAnsi" w:hAnsiTheme="minorHAnsi" w:cstheme="minorBidi"/>
          <w:b/>
          <w:bCs/>
        </w:rPr>
        <w:t>v2 HiFi3 (23P)</w:t>
      </w:r>
      <w:bookmarkEnd w:id="27"/>
    </w:p>
    <w:p w14:paraId="207EFE9E" w14:textId="1C26E14D" w:rsidR="008C70A5" w:rsidRPr="008C0DFB" w:rsidRDefault="10853FB9" w:rsidP="10853FB9">
      <w:pPr>
        <w:numPr>
          <w:ilvl w:val="3"/>
          <w:numId w:val="7"/>
        </w:numPr>
        <w:adjustRightInd/>
        <w:snapToGrid/>
        <w:spacing w:before="0" w:after="0"/>
        <w:rPr>
          <w:rFonts w:ascii="Courier New" w:hAnsi="Courier New" w:cs="Courier New"/>
          <w:b/>
          <w:bCs/>
        </w:rPr>
      </w:pPr>
      <w:bookmarkStart w:id="28" w:name="OLE_LINK2"/>
      <w:r w:rsidRPr="10853FB9">
        <w:rPr>
          <w:rFonts w:ascii="Courier New" w:eastAsiaTheme="minorEastAsia" w:hAnsi="Courier New" w:cs="Courier New"/>
        </w:rPr>
        <w:t>/vendor/mediatek/proprietary/tinysys/adsp/license/prebuilt/HIFI3/3rd_party/hwcfg/RI-2021.8-linux-H/</w:t>
      </w:r>
    </w:p>
    <w:bookmarkEnd w:id="28"/>
    <w:p w14:paraId="105394EF" w14:textId="043CCB51" w:rsidR="008C0DFB" w:rsidRDefault="008C0DFB" w:rsidP="008C0DFB">
      <w:pPr>
        <w:numPr>
          <w:ilvl w:val="2"/>
          <w:numId w:val="7"/>
        </w:numPr>
        <w:adjustRightInd/>
        <w:snapToGrid/>
        <w:spacing w:before="0" w:after="0"/>
        <w:rPr>
          <w:rFonts w:asciiTheme="minorHAnsi" w:hAnsiTheme="minorHAnsi" w:cstheme="minorBidi"/>
          <w:b/>
          <w:bCs/>
        </w:rPr>
      </w:pPr>
      <w:r>
        <w:rPr>
          <w:rFonts w:asciiTheme="minorHAnsi" w:hAnsiTheme="minorHAnsi" w:cstheme="minorBidi"/>
          <w:b/>
          <w:bCs/>
        </w:rPr>
        <w:t>v2 HiFi3 (24P)</w:t>
      </w:r>
    </w:p>
    <w:p w14:paraId="064F3AB6" w14:textId="2049DE46" w:rsidR="008C0DFB" w:rsidRPr="008C0DFB" w:rsidRDefault="008C0DFB" w:rsidP="008C0DFB">
      <w:pPr>
        <w:numPr>
          <w:ilvl w:val="3"/>
          <w:numId w:val="7"/>
        </w:numPr>
        <w:adjustRightInd/>
        <w:snapToGrid/>
        <w:spacing w:before="0" w:after="0"/>
        <w:rPr>
          <w:rFonts w:ascii="Courier New" w:hAnsi="Courier New" w:cs="Courier New"/>
          <w:b/>
          <w:bCs/>
        </w:rPr>
      </w:pPr>
      <w:r>
        <w:rPr>
          <w:rFonts w:ascii="Courier New" w:eastAsiaTheme="minorEastAsia" w:hAnsi="Courier New" w:cs="Courier New"/>
        </w:rPr>
        <w:t>/vendor/mediatek/proprietary/tinysys/adsp/license/prebuilt/HIFI3/3rd_party/hwcfg/RI-2021.8-linux-H/</w:t>
      </w:r>
    </w:p>
    <w:p w14:paraId="2FEFED3B" w14:textId="1AE64E39" w:rsidR="002C043D"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RI-2023.11-linux</w:t>
      </w:r>
    </w:p>
    <w:p w14:paraId="226CC627" w14:textId="6BAEAA3C" w:rsidR="002C043D" w:rsidRPr="007A6910" w:rsidRDefault="2A995EC4" w:rsidP="10853FB9">
      <w:pPr>
        <w:numPr>
          <w:ilvl w:val="2"/>
          <w:numId w:val="7"/>
        </w:numPr>
        <w:adjustRightInd/>
        <w:snapToGrid/>
        <w:spacing w:before="0" w:after="0"/>
        <w:rPr>
          <w:rFonts w:asciiTheme="minorHAnsi" w:hAnsiTheme="minorHAnsi" w:cstheme="minorBidi"/>
          <w:b/>
          <w:bCs/>
        </w:rPr>
      </w:pPr>
      <w:r w:rsidRPr="0BDDC516">
        <w:rPr>
          <w:rFonts w:asciiTheme="minorHAnsi" w:hAnsiTheme="minorHAnsi" w:cstheme="minorBidi"/>
          <w:b/>
          <w:bCs/>
        </w:rPr>
        <w:t>v1 HiFi5 (DX-3</w:t>
      </w:r>
      <w:r w:rsidR="1D2D1914" w:rsidRPr="0BDDC516">
        <w:rPr>
          <w:rFonts w:asciiTheme="minorHAnsi" w:hAnsiTheme="minorHAnsi" w:cstheme="minorBidi"/>
          <w:b/>
          <w:bCs/>
        </w:rPr>
        <w:t>/DX-4</w:t>
      </w:r>
      <w:r w:rsidRPr="0BDDC516">
        <w:rPr>
          <w:rFonts w:asciiTheme="minorHAnsi" w:hAnsiTheme="minorHAnsi" w:cstheme="minorBidi"/>
          <w:b/>
          <w:bCs/>
        </w:rPr>
        <w:t>)</w:t>
      </w:r>
    </w:p>
    <w:p w14:paraId="053953EC" w14:textId="1C23BCBE" w:rsidR="002C043D" w:rsidRPr="002C043D" w:rsidRDefault="10853FB9" w:rsidP="10853FB9">
      <w:pPr>
        <w:numPr>
          <w:ilvl w:val="3"/>
          <w:numId w:val="7"/>
        </w:numPr>
        <w:adjustRightInd/>
        <w:snapToGrid/>
        <w:spacing w:before="0" w:after="0"/>
        <w:rPr>
          <w:rFonts w:ascii="Courier New" w:hAnsi="Courier New" w:cs="Courier New"/>
          <w:b/>
          <w:bCs/>
        </w:rPr>
      </w:pPr>
      <w:r w:rsidRPr="10853FB9">
        <w:rPr>
          <w:rFonts w:ascii="Courier New" w:eastAsiaTheme="minorEastAsia" w:hAnsi="Courier New" w:cs="Courier New"/>
          <w:b/>
          <w:bCs/>
        </w:rPr>
        <w:t>NNE (HiFi5_NNE_2023_11_linux)</w:t>
      </w:r>
    </w:p>
    <w:p w14:paraId="6A5372E4" w14:textId="77777777" w:rsidR="002C043D" w:rsidRPr="002C043D" w:rsidRDefault="10853FB9" w:rsidP="10853FB9">
      <w:pPr>
        <w:numPr>
          <w:ilvl w:val="4"/>
          <w:numId w:val="7"/>
        </w:numPr>
        <w:adjustRightInd/>
        <w:snapToGrid/>
        <w:spacing w:before="0" w:after="0"/>
        <w:rPr>
          <w:rFonts w:ascii="Courier New" w:hAnsi="Courier New" w:cs="Courier New"/>
          <w:b/>
          <w:bCs/>
        </w:rPr>
      </w:pPr>
      <w:r w:rsidRPr="10853FB9">
        <w:rPr>
          <w:rFonts w:ascii="Courier New" w:eastAsiaTheme="minorEastAsia" w:hAnsi="Courier New" w:cs="Courier New"/>
        </w:rPr>
        <w:t>/vendor/mediatek/proprietary/tinysys/adsp/license/prebuilt/HIFI5/3rd_party/hwcfg/RI-2023.11-linux-E/</w:t>
      </w:r>
      <w:r w:rsidRPr="10853FB9">
        <w:rPr>
          <w:rFonts w:ascii="Courier New" w:hAnsi="Courier New" w:cs="Courier New"/>
          <w:b/>
          <w:bCs/>
        </w:rPr>
        <w:t xml:space="preserve"> </w:t>
      </w:r>
    </w:p>
    <w:p w14:paraId="3C072A3A" w14:textId="506EE600" w:rsidR="002C043D" w:rsidRPr="002C043D" w:rsidRDefault="10853FB9" w:rsidP="10853FB9">
      <w:pPr>
        <w:numPr>
          <w:ilvl w:val="3"/>
          <w:numId w:val="7"/>
        </w:numPr>
        <w:adjustRightInd/>
        <w:snapToGrid/>
        <w:spacing w:before="0" w:after="0"/>
        <w:rPr>
          <w:rFonts w:ascii="Courier New" w:hAnsi="Courier New" w:cs="Courier New"/>
          <w:b/>
          <w:bCs/>
        </w:rPr>
      </w:pPr>
      <w:r w:rsidRPr="10853FB9">
        <w:rPr>
          <w:rFonts w:ascii="Courier New" w:eastAsiaTheme="minorEastAsia" w:hAnsi="Courier New" w:cs="Courier New"/>
          <w:b/>
          <w:bCs/>
        </w:rPr>
        <w:t>Non-NNE (HiFi5_MPU_lock_2023_11_linux)</w:t>
      </w:r>
    </w:p>
    <w:p w14:paraId="1A9DFFB2" w14:textId="1B217E55" w:rsidR="002C043D" w:rsidRPr="002C043D" w:rsidRDefault="10853FB9" w:rsidP="10853FB9">
      <w:pPr>
        <w:numPr>
          <w:ilvl w:val="4"/>
          <w:numId w:val="7"/>
        </w:numPr>
        <w:adjustRightInd/>
        <w:snapToGrid/>
        <w:spacing w:before="0" w:after="0"/>
        <w:rPr>
          <w:rFonts w:ascii="Courier New" w:hAnsi="Courier New" w:cs="Courier New"/>
          <w:b/>
          <w:bCs/>
        </w:rPr>
      </w:pPr>
      <w:r w:rsidRPr="10853FB9">
        <w:rPr>
          <w:rFonts w:ascii="Courier New" w:eastAsiaTheme="minorEastAsia" w:hAnsi="Courier New" w:cs="Courier New"/>
        </w:rPr>
        <w:lastRenderedPageBreak/>
        <w:t>/vendor/mediatek/proprietary/tinysys/adsp/license/prebuilt/HIFI</w:t>
      </w:r>
      <w:r w:rsidR="00ED7339">
        <w:rPr>
          <w:rFonts w:ascii="Courier New" w:eastAsiaTheme="minorEastAsia" w:hAnsi="Courier New" w:cs="Courier New"/>
        </w:rPr>
        <w:t>5</w:t>
      </w:r>
      <w:r w:rsidRPr="10853FB9">
        <w:rPr>
          <w:rFonts w:ascii="Courier New" w:eastAsiaTheme="minorEastAsia" w:hAnsi="Courier New" w:cs="Courier New"/>
        </w:rPr>
        <w:t>/3rd_party/hwcfg/RI-2023.11-linux-H/</w:t>
      </w:r>
    </w:p>
    <w:p w14:paraId="4000048A" w14:textId="77777777" w:rsidR="00136D10" w:rsidRPr="00136D10"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Config</w:t>
      </w:r>
    </w:p>
    <w:p w14:paraId="5C790511" w14:textId="1C3672AD" w:rsidR="007B2912" w:rsidRDefault="2A995EC4" w:rsidP="10853FB9">
      <w:pPr>
        <w:adjustRightInd/>
        <w:snapToGrid/>
        <w:spacing w:before="0" w:after="0"/>
        <w:ind w:left="340"/>
        <w:rPr>
          <w:rFonts w:asciiTheme="minorHAnsi" w:eastAsiaTheme="minorEastAsia" w:hAnsiTheme="minorHAnsi" w:cstheme="minorBidi"/>
        </w:rPr>
      </w:pPr>
      <w:r w:rsidRPr="0BDDC516">
        <w:rPr>
          <w:rFonts w:asciiTheme="minorHAnsi" w:eastAsiaTheme="minorEastAsia" w:hAnsiTheme="minorHAnsi" w:cstheme="minorBidi"/>
        </w:rPr>
        <w:t xml:space="preserve">To build HiFiX on target, you need to add </w:t>
      </w:r>
      <w:r w:rsidRPr="0BDDC516">
        <w:rPr>
          <w:rFonts w:ascii="Courier New" w:eastAsiaTheme="minorEastAsia" w:hAnsi="Courier New" w:cs="Courier New"/>
        </w:rPr>
        <w:t>mtxxxx-param</w:t>
      </w:r>
      <w:r w:rsidRPr="0BDDC516">
        <w:rPr>
          <w:rFonts w:asciiTheme="minorHAnsi" w:eastAsiaTheme="minorEastAsia" w:hAnsiTheme="minorHAnsi" w:cstheme="minorBidi"/>
        </w:rPr>
        <w:t xml:space="preserve"> and update the </w:t>
      </w:r>
      <w:r w:rsidRPr="0BDDC516">
        <w:rPr>
          <w:rFonts w:ascii="Courier New" w:eastAsiaTheme="minorEastAsia" w:hAnsi="Courier New" w:cs="Courier New"/>
        </w:rPr>
        <w:t>libhal.a</w:t>
      </w:r>
      <w:r w:rsidRPr="0BDDC516">
        <w:rPr>
          <w:rFonts w:asciiTheme="minorHAnsi" w:eastAsiaTheme="minorEastAsia" w:hAnsiTheme="minorHAnsi" w:cstheme="minorBidi"/>
        </w:rPr>
        <w:t xml:space="preserve"> file. However, since Android T version, which DX-2, DX-3</w:t>
      </w:r>
      <w:r w:rsidR="1D2D1914" w:rsidRPr="0BDDC516">
        <w:rPr>
          <w:rFonts w:asciiTheme="minorHAnsi" w:eastAsiaTheme="minorEastAsia" w:hAnsiTheme="minorHAnsi" w:cstheme="minorBidi"/>
        </w:rPr>
        <w:t>, DX-4</w:t>
      </w:r>
      <w:r w:rsidR="6F147A82" w:rsidRPr="0BDDC516">
        <w:rPr>
          <w:rFonts w:asciiTheme="minorHAnsi" w:eastAsiaTheme="minorEastAsia" w:hAnsiTheme="minorHAnsi" w:cstheme="minorBidi"/>
        </w:rPr>
        <w:t>,</w:t>
      </w:r>
      <w:r w:rsidRPr="0BDDC516">
        <w:rPr>
          <w:rFonts w:asciiTheme="minorHAnsi" w:eastAsiaTheme="minorEastAsia" w:hAnsiTheme="minorHAnsi" w:cstheme="minorBidi"/>
        </w:rPr>
        <w:t xml:space="preserve"> &amp; 22H are included, the above action is done in makefile. </w:t>
      </w:r>
    </w:p>
    <w:p w14:paraId="3B5D9C46" w14:textId="75970693" w:rsidR="007B2912" w:rsidRPr="007B2912" w:rsidRDefault="10853FB9" w:rsidP="10853FB9">
      <w:pPr>
        <w:adjustRightInd/>
        <w:snapToGrid/>
        <w:spacing w:before="0" w:after="0"/>
        <w:ind w:left="340"/>
        <w:rPr>
          <w:rFonts w:asciiTheme="minorHAnsi" w:eastAsiaTheme="minorEastAsia" w:hAnsiTheme="minorHAnsi" w:cstheme="minorBidi"/>
          <w:b/>
          <w:bCs/>
          <w:u w:val="single"/>
        </w:rPr>
      </w:pPr>
      <w:r w:rsidRPr="10853FB9">
        <w:rPr>
          <w:rFonts w:asciiTheme="minorHAnsi" w:eastAsiaTheme="minorEastAsia" w:hAnsiTheme="minorHAnsi" w:cstheme="minorBidi"/>
          <w:b/>
          <w:bCs/>
          <w:u w:val="single"/>
        </w:rPr>
        <w:t>Makefile not support (before Android T)</w:t>
      </w:r>
    </w:p>
    <w:p w14:paraId="735ED8DF" w14:textId="354C0EE1" w:rsidR="00BF639D"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 xml:space="preserve">There are parameter files in aurisys_exe, and the source path is listed below. Please copy the corresponding param file into the toolchain. For example, if you are using G90, please copy mt6785-params to </w:t>
      </w:r>
      <w:r w:rsidRPr="10853FB9">
        <w:rPr>
          <w:rFonts w:ascii="Courier New" w:eastAsiaTheme="minorEastAsia" w:hAnsi="Courier New" w:cs="Courier New"/>
        </w:rPr>
        <w:t>XtensaTools/config</w:t>
      </w:r>
      <w:r w:rsidRPr="10853FB9">
        <w:rPr>
          <w:rFonts w:asciiTheme="minorHAnsi" w:eastAsiaTheme="minorEastAsia" w:hAnsiTheme="minorHAnsi" w:cstheme="minorBidi"/>
        </w:rPr>
        <w:t xml:space="preserve">. If you are using DX-P, please copy mt6895-params to </w:t>
      </w:r>
      <w:r w:rsidRPr="10853FB9">
        <w:rPr>
          <w:rFonts w:ascii="Courier New" w:eastAsiaTheme="minorEastAsia" w:hAnsi="Courier New" w:cs="Courier New"/>
        </w:rPr>
        <w:t>XtensaTools/config</w:t>
      </w:r>
      <w:r w:rsidRPr="10853FB9">
        <w:rPr>
          <w:rFonts w:asciiTheme="minorHAnsi" w:eastAsiaTheme="minorEastAsia" w:hAnsiTheme="minorHAnsi" w:cstheme="minorBidi"/>
        </w:rPr>
        <w:t xml:space="preserve">. The detailed project mapping and file path is described in </w:t>
      </w:r>
      <w:r w:rsidRPr="10853FB9">
        <w:rPr>
          <w:rFonts w:ascii="Courier New" w:eastAsiaTheme="minorEastAsia" w:hAnsi="Courier New" w:cs="Courier New"/>
        </w:rPr>
        <w:t>CONFIG/Readme</w:t>
      </w:r>
      <w:r w:rsidRPr="10853FB9">
        <w:rPr>
          <w:rFonts w:asciiTheme="minorHAnsi" w:eastAsiaTheme="minorEastAsia" w:hAnsiTheme="minorHAnsi" w:cstheme="minorBidi"/>
        </w:rPr>
        <w:t xml:space="preserve">. </w:t>
      </w:r>
    </w:p>
    <w:p w14:paraId="0792AA63" w14:textId="77777777" w:rsidR="00BC4DB7" w:rsidRDefault="00BC4DB7" w:rsidP="007B2912">
      <w:pPr>
        <w:adjustRightInd/>
        <w:snapToGrid/>
        <w:spacing w:before="0" w:after="0"/>
        <w:ind w:left="340"/>
        <w:rPr>
          <w:rFonts w:asciiTheme="minorHAnsi" w:eastAsiaTheme="minorEastAsia" w:hAnsiTheme="minorHAnsi" w:cstheme="minorHAnsi"/>
          <w:b/>
          <w:bCs/>
          <w:u w:val="single"/>
        </w:rPr>
      </w:pPr>
    </w:p>
    <w:p w14:paraId="16160B6D" w14:textId="5DB51926" w:rsidR="007B2912" w:rsidRPr="007B2912" w:rsidRDefault="10853FB9" w:rsidP="10853FB9">
      <w:pPr>
        <w:adjustRightInd/>
        <w:snapToGrid/>
        <w:spacing w:before="0" w:after="0"/>
        <w:ind w:left="340"/>
        <w:rPr>
          <w:rFonts w:asciiTheme="minorHAnsi" w:eastAsiaTheme="minorEastAsia" w:hAnsiTheme="minorHAnsi" w:cstheme="minorBidi"/>
          <w:b/>
          <w:bCs/>
          <w:u w:val="single"/>
        </w:rPr>
      </w:pPr>
      <w:r w:rsidRPr="10853FB9">
        <w:rPr>
          <w:rFonts w:asciiTheme="minorHAnsi" w:eastAsiaTheme="minorEastAsia" w:hAnsiTheme="minorHAnsi" w:cstheme="minorBidi"/>
          <w:b/>
          <w:bCs/>
          <w:u w:val="single"/>
        </w:rPr>
        <w:t>Makefile support (since Android T)</w:t>
      </w:r>
    </w:p>
    <w:p w14:paraId="4136AF4E" w14:textId="10CD643E" w:rsidR="00E9761A" w:rsidRDefault="2A995EC4" w:rsidP="10853FB9">
      <w:pPr>
        <w:adjustRightInd/>
        <w:snapToGrid/>
        <w:spacing w:before="0" w:after="0"/>
        <w:ind w:left="340"/>
        <w:rPr>
          <w:rFonts w:asciiTheme="minorHAnsi" w:eastAsiaTheme="minorEastAsia" w:hAnsiTheme="minorHAnsi" w:cstheme="minorBidi"/>
        </w:rPr>
      </w:pPr>
      <w:r w:rsidRPr="0BDDC516">
        <w:rPr>
          <w:rFonts w:asciiTheme="minorHAnsi" w:eastAsiaTheme="minorEastAsia" w:hAnsiTheme="minorHAnsi" w:cstheme="minorBidi"/>
        </w:rPr>
        <w:t>To build DX-2, DX-3</w:t>
      </w:r>
      <w:r w:rsidR="1D2D1914" w:rsidRPr="0BDDC516">
        <w:rPr>
          <w:rFonts w:asciiTheme="minorHAnsi" w:eastAsiaTheme="minorEastAsia" w:hAnsiTheme="minorHAnsi" w:cstheme="minorBidi"/>
        </w:rPr>
        <w:t>, DX-4</w:t>
      </w:r>
      <w:r w:rsidRPr="0BDDC516">
        <w:rPr>
          <w:rFonts w:asciiTheme="minorHAnsi" w:eastAsiaTheme="minorEastAsia" w:hAnsiTheme="minorHAnsi" w:cstheme="minorBidi"/>
        </w:rPr>
        <w:t xml:space="preserve">, 22H and later projects, users don't need to copy </w:t>
      </w:r>
      <w:r w:rsidRPr="0BDDC516">
        <w:rPr>
          <w:rFonts w:ascii="Courier New" w:eastAsiaTheme="minorEastAsia" w:hAnsi="Courier New" w:cs="Courier New"/>
        </w:rPr>
        <w:t>mtxxxx-param</w:t>
      </w:r>
      <w:r w:rsidRPr="0BDDC516">
        <w:rPr>
          <w:rFonts w:asciiTheme="minorHAnsi" w:eastAsiaTheme="minorEastAsia" w:hAnsiTheme="minorHAnsi" w:cstheme="minorBidi"/>
        </w:rPr>
        <w:t xml:space="preserve"> and </w:t>
      </w:r>
      <w:r w:rsidRPr="0BDDC516">
        <w:rPr>
          <w:rFonts w:ascii="Courier New" w:eastAsiaTheme="minorEastAsia" w:hAnsi="Courier New" w:cs="Courier New"/>
        </w:rPr>
        <w:t>libhal.a</w:t>
      </w:r>
      <w:r w:rsidRPr="0BDDC516">
        <w:rPr>
          <w:rFonts w:asciiTheme="minorHAnsi" w:eastAsiaTheme="minorEastAsia" w:hAnsiTheme="minorHAnsi" w:cstheme="minorBidi"/>
        </w:rPr>
        <w:t xml:space="preserve"> file by themselves. The </w:t>
      </w:r>
      <w:r w:rsidRPr="0BDDC516">
        <w:rPr>
          <w:rFonts w:ascii="Courier New" w:eastAsiaTheme="minorEastAsia" w:hAnsi="Courier New" w:cs="Courier New"/>
        </w:rPr>
        <w:t>mtxxxx-param</w:t>
      </w:r>
      <w:r w:rsidRPr="0BDDC516">
        <w:rPr>
          <w:rFonts w:asciiTheme="minorHAnsi" w:eastAsiaTheme="minorEastAsia" w:hAnsiTheme="minorHAnsi" w:cstheme="minorBidi"/>
        </w:rPr>
        <w:t xml:space="preserve"> and </w:t>
      </w:r>
      <w:r w:rsidRPr="0BDDC516">
        <w:rPr>
          <w:rFonts w:ascii="Courier New" w:eastAsiaTheme="minorEastAsia" w:hAnsi="Courier New" w:cs="Courier New"/>
        </w:rPr>
        <w:t>libhal.a</w:t>
      </w:r>
      <w:r w:rsidRPr="0BDDC516">
        <w:rPr>
          <w:rFonts w:asciiTheme="minorHAnsi" w:eastAsiaTheme="minorEastAsia" w:hAnsiTheme="minorHAnsi" w:cstheme="minorBidi"/>
        </w:rPr>
        <w:t xml:space="preserve"> are released in </w:t>
      </w:r>
      <w:r w:rsidRPr="0BDDC516">
        <w:rPr>
          <w:rFonts w:ascii="Courier New" w:eastAsiaTheme="minorEastAsia" w:hAnsi="Courier New" w:cs="Courier New"/>
        </w:rPr>
        <w:t>/vendor/mediatek/proprietary/tinysys/adsp/HIFIX/build/patch/mtxxxx</w:t>
      </w:r>
      <w:r w:rsidRPr="0BDDC516">
        <w:rPr>
          <w:rFonts w:asciiTheme="minorHAnsi" w:eastAsiaTheme="minorEastAsia" w:hAnsiTheme="minorHAnsi" w:cstheme="minorBidi"/>
        </w:rPr>
        <w:t>, and makefile will help to copy these files to destination before building mtxxxx project. To confirm whether your codebase contains this change, you can check:</w:t>
      </w:r>
    </w:p>
    <w:p w14:paraId="12301A71" w14:textId="77777777" w:rsidR="00004C25" w:rsidRDefault="10853FB9" w:rsidP="10853FB9">
      <w:pPr>
        <w:pStyle w:val="af0"/>
        <w:numPr>
          <w:ilvl w:val="0"/>
          <w:numId w:val="28"/>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 xml:space="preserve">Patch folder exists in this path:  </w:t>
      </w:r>
    </w:p>
    <w:p w14:paraId="2F8218AA" w14:textId="4FCD9286" w:rsidR="00E9761A" w:rsidRPr="00BF413E" w:rsidRDefault="10853FB9" w:rsidP="10853FB9">
      <w:pPr>
        <w:pStyle w:val="af0"/>
        <w:numPr>
          <w:ilvl w:val="1"/>
          <w:numId w:val="28"/>
        </w:numPr>
        <w:adjustRightInd/>
        <w:snapToGrid/>
        <w:spacing w:before="0" w:after="0"/>
        <w:rPr>
          <w:rFonts w:ascii="Courier New" w:eastAsiaTheme="minorEastAsia" w:hAnsi="Courier New" w:cs="Courier New"/>
          <w:sz w:val="18"/>
          <w:szCs w:val="18"/>
        </w:rPr>
      </w:pPr>
      <w:r w:rsidRPr="10853FB9">
        <w:rPr>
          <w:rFonts w:ascii="Courier New" w:eastAsiaTheme="minorEastAsia" w:hAnsi="Courier New" w:cs="Courier New"/>
          <w:sz w:val="18"/>
          <w:szCs w:val="18"/>
        </w:rPr>
        <w:t xml:space="preserve">/vendor/mediatek/proprietary/tinysys/adsp/HIFIX/build/patch/mtxxxx </w:t>
      </w:r>
    </w:p>
    <w:p w14:paraId="3A5E880E" w14:textId="482E7088" w:rsidR="00004C25" w:rsidRDefault="10853FB9" w:rsidP="10853FB9">
      <w:pPr>
        <w:pStyle w:val="af0"/>
        <w:numPr>
          <w:ilvl w:val="0"/>
          <w:numId w:val="28"/>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 xml:space="preserve">Target </w:t>
      </w:r>
      <w:r w:rsidRPr="10853FB9">
        <w:rPr>
          <w:rFonts w:ascii="Courier New" w:eastAsiaTheme="minorEastAsia" w:hAnsi="Courier New" w:cs="Courier New"/>
        </w:rPr>
        <w:t>ADSP_TOOLCHAIN_UPDATE</w:t>
      </w:r>
      <w:r w:rsidRPr="10853FB9">
        <w:rPr>
          <w:rFonts w:asciiTheme="minorHAnsi" w:eastAsiaTheme="minorEastAsia" w:hAnsiTheme="minorHAnsi" w:cstheme="minorBidi"/>
        </w:rPr>
        <w:t xml:space="preserve"> exists in makefile:  </w:t>
      </w:r>
    </w:p>
    <w:p w14:paraId="6135A33B" w14:textId="27916463" w:rsidR="00E9761A" w:rsidRPr="00BF413E" w:rsidRDefault="10853FB9" w:rsidP="10853FB9">
      <w:pPr>
        <w:pStyle w:val="af0"/>
        <w:numPr>
          <w:ilvl w:val="1"/>
          <w:numId w:val="28"/>
        </w:numPr>
        <w:adjustRightInd/>
        <w:snapToGrid/>
        <w:spacing w:before="0" w:after="0"/>
        <w:rPr>
          <w:rFonts w:ascii="Courier New" w:eastAsiaTheme="minorEastAsia" w:hAnsi="Courier New" w:cs="Courier New"/>
        </w:rPr>
      </w:pPr>
      <w:r w:rsidRPr="10853FB9">
        <w:rPr>
          <w:rFonts w:ascii="Courier New" w:eastAsiaTheme="minorEastAsia" w:hAnsi="Courier New" w:cs="Courier New"/>
          <w:sz w:val="18"/>
          <w:szCs w:val="18"/>
        </w:rPr>
        <w:t>/vendor/mediatek/proprietary/tinysys/adsp/HIFIX/build/Makefile</w:t>
      </w:r>
      <w:r w:rsidRPr="10853FB9">
        <w:rPr>
          <w:rFonts w:ascii="Courier New" w:eastAsiaTheme="minorEastAsia" w:hAnsi="Courier New" w:cs="Courier New"/>
        </w:rPr>
        <w:t xml:space="preserve"> </w:t>
      </w:r>
    </w:p>
    <w:p w14:paraId="5BBB051D" w14:textId="080C76C9" w:rsidR="00136D10" w:rsidRPr="00E9761A"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If your codebase doesn't contain this change, please consult with DRI.</w:t>
      </w:r>
    </w:p>
    <w:p w14:paraId="30C0015A" w14:textId="77777777" w:rsidR="00272DC3"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RG-2017.6-linux (P90, Android P)</w:t>
      </w:r>
    </w:p>
    <w:p w14:paraId="32ED466C" w14:textId="185555B5" w:rsidR="00695D24" w:rsidRDefault="10853FB9" w:rsidP="10853FB9">
      <w:pPr>
        <w:numPr>
          <w:ilvl w:val="2"/>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/CONFIG/HiFi3/Linux/RG-2017.6-linux/v1/RG-2017.6-linux</w:t>
      </w:r>
    </w:p>
    <w:p w14:paraId="5100AF0A" w14:textId="1745DA93" w:rsidR="00272DC3" w:rsidRDefault="10853FB9" w:rsidP="10853FB9">
      <w:pPr>
        <w:numPr>
          <w:ilvl w:val="2"/>
          <w:numId w:val="7"/>
        </w:numPr>
        <w:adjustRightInd/>
        <w:snapToGrid/>
        <w:spacing w:before="0" w:after="0"/>
        <w:jc w:val="left"/>
        <w:rPr>
          <w:rFonts w:asciiTheme="minorHAnsi" w:eastAsiaTheme="minorEastAsia" w:hAnsiTheme="minorHAnsi" w:cstheme="minorBidi"/>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/prebuilts/xcc/linux-x86/xtensa/RG-2017.6-linux/XtensaTools/config/</w:t>
      </w:r>
    </w:p>
    <w:p w14:paraId="2247E834" w14:textId="77777777" w:rsidR="00272DC3"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RI-2018.0-linux</w:t>
      </w:r>
    </w:p>
    <w:p w14:paraId="3BA3D700" w14:textId="77777777" w:rsidR="00272DC3"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(P90, Android Q and after; G90)</w:t>
      </w:r>
    </w:p>
    <w:p w14:paraId="7EFE3E28" w14:textId="19D6E440" w:rsidR="00695D24" w:rsidRDefault="10853FB9" w:rsidP="10853FB9">
      <w:pPr>
        <w:numPr>
          <w:ilvl w:val="3"/>
          <w:numId w:val="7"/>
        </w:numPr>
        <w:adjustRightInd/>
        <w:snapToGrid/>
        <w:spacing w:before="0" w:after="0"/>
        <w:jc w:val="left"/>
        <w:rPr>
          <w:rFonts w:asciiTheme="minorHAnsi" w:eastAsiaTheme="minorEastAsia"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/CONFIG/HiFi3/Linux/RI-2018.0-linux/v1/RI-2018.0-linux</w:t>
      </w:r>
    </w:p>
    <w:p w14:paraId="177BF91D" w14:textId="4A8472AE" w:rsidR="00272DC3" w:rsidRPr="00272DC3" w:rsidRDefault="10853FB9" w:rsidP="10853FB9">
      <w:pPr>
        <w:numPr>
          <w:ilvl w:val="3"/>
          <w:numId w:val="7"/>
        </w:numPr>
        <w:adjustRightInd/>
        <w:snapToGrid/>
        <w:spacing w:before="0" w:after="0"/>
        <w:jc w:val="left"/>
        <w:rPr>
          <w:rFonts w:asciiTheme="minorHAnsi" w:eastAsiaTheme="minorEastAsia" w:hAnsiTheme="minorHAnsi" w:cstheme="minorBidi"/>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/prebuilts/xcc/linux-x86/xtensa/RG-2017.6-linux/RI-2018.0-linux/XtensaTools/config</w:t>
      </w:r>
    </w:p>
    <w:p w14:paraId="0A108669" w14:textId="77777777" w:rsidR="00272DC3"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v2 (5G L/H/H+/A/A+)</w:t>
      </w:r>
    </w:p>
    <w:p w14:paraId="7D2207C8" w14:textId="5016EF61" w:rsidR="003874A5" w:rsidRDefault="10853FB9" w:rsidP="10853FB9">
      <w:pPr>
        <w:numPr>
          <w:ilvl w:val="3"/>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/CONFIG/HiFi3/Linux/RI-2018.0-linux/v2/patch/</w:t>
      </w:r>
    </w:p>
    <w:p w14:paraId="37011873" w14:textId="78DCE12C" w:rsidR="00272DC3" w:rsidRDefault="10853FB9" w:rsidP="10853FB9">
      <w:pPr>
        <w:numPr>
          <w:ilvl w:val="3"/>
          <w:numId w:val="7"/>
        </w:numPr>
        <w:adjustRightInd/>
        <w:snapToGrid/>
        <w:spacing w:before="0" w:after="0"/>
        <w:jc w:val="left"/>
        <w:rPr>
          <w:rFonts w:asciiTheme="minorHAnsi" w:eastAsiaTheme="minorEastAsia" w:hAnsiTheme="minorHAnsi" w:cstheme="minorBidi"/>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/prebuilts/xcc/linux-x86/xtensa/RI-2018.0-linux/XtensaTools/config/</w:t>
      </w:r>
    </w:p>
    <w:p w14:paraId="4013D75B" w14:textId="20F39F58" w:rsidR="007A6910"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RI-2019.1-linux</w:t>
      </w:r>
    </w:p>
    <w:p w14:paraId="5439A742" w14:textId="7D05120C" w:rsidR="007A6910"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(5G B/Next-A)</w:t>
      </w:r>
    </w:p>
    <w:p w14:paraId="47CB8040" w14:textId="50614230" w:rsidR="00695D24" w:rsidRPr="00695D24"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/CONFIG/HiFi3/Linux/RI-2019.1-linux/v1/RI-2019.1-linux</w:t>
      </w:r>
    </w:p>
    <w:p w14:paraId="42D269B7" w14:textId="35383163" w:rsidR="007A6910" w:rsidRDefault="10853FB9" w:rsidP="10853FB9">
      <w:pPr>
        <w:numPr>
          <w:ilvl w:val="3"/>
          <w:numId w:val="7"/>
        </w:numPr>
        <w:adjustRightInd/>
        <w:snapToGrid/>
        <w:spacing w:before="0" w:after="0"/>
        <w:jc w:val="left"/>
        <w:rPr>
          <w:rFonts w:asciiTheme="minorHAnsi" w:hAnsiTheme="minorHAnsi" w:cstheme="minorBidi"/>
          <w:b/>
          <w:bCs/>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/prebuilts/xcc/linux-x86/xtensa/RI-2019.1-linux/XtensaTools/config/</w:t>
      </w:r>
      <w:r w:rsidRPr="10853FB9">
        <w:rPr>
          <w:rFonts w:asciiTheme="minorHAnsi" w:hAnsiTheme="minorHAnsi" w:cstheme="minorBidi"/>
          <w:b/>
          <w:bCs/>
        </w:rPr>
        <w:t xml:space="preserve"> </w:t>
      </w:r>
    </w:p>
    <w:p w14:paraId="1D2E6A0C" w14:textId="6DD6E3D0" w:rsidR="007A6910"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v2 (DX-1/Next-A2/DX-P)</w:t>
      </w:r>
    </w:p>
    <w:p w14:paraId="32FD16A1" w14:textId="17ED09A7" w:rsidR="003874A5" w:rsidRDefault="10853FB9" w:rsidP="10853FB9">
      <w:pPr>
        <w:numPr>
          <w:ilvl w:val="3"/>
          <w:numId w:val="7"/>
        </w:numPr>
        <w:adjustRightInd/>
        <w:snapToGrid/>
        <w:spacing w:before="0" w:after="0"/>
        <w:rPr>
          <w:rFonts w:asciiTheme="minorHAnsi" w:eastAsiaTheme="minorEastAsia" w:hAnsiTheme="minorHAnsi" w:cstheme="minorBidi"/>
        </w:rPr>
      </w:pPr>
      <w:r w:rsidRPr="10853FB9">
        <w:rPr>
          <w:rFonts w:asciiTheme="minorHAnsi" w:eastAsiaTheme="minorEastAsia" w:hAnsiTheme="minorHAnsi" w:cstheme="minorBidi"/>
        </w:rPr>
        <w:t>Source:</w:t>
      </w:r>
      <w:r w:rsidRPr="10853FB9">
        <w:rPr>
          <w:rFonts w:ascii="Courier New" w:eastAsiaTheme="minorEastAsia" w:hAnsi="Courier New" w:cs="Courier New"/>
          <w:sz w:val="18"/>
          <w:szCs w:val="18"/>
        </w:rPr>
        <w:t xml:space="preserve"> /CONFIG/HiFi3/Linux/RI-2019.1-linux/v2/patch/</w:t>
      </w:r>
    </w:p>
    <w:p w14:paraId="18A71CAA" w14:textId="4BD6D287" w:rsidR="007A6910" w:rsidRPr="00D72AEB" w:rsidRDefault="10853FB9" w:rsidP="10853FB9">
      <w:pPr>
        <w:numPr>
          <w:ilvl w:val="3"/>
          <w:numId w:val="7"/>
        </w:numPr>
        <w:adjustRightInd/>
        <w:snapToGrid/>
        <w:spacing w:before="0" w:after="0"/>
        <w:jc w:val="left"/>
        <w:rPr>
          <w:rFonts w:asciiTheme="minorHAnsi" w:eastAsiaTheme="minorEastAsia" w:hAnsiTheme="minorHAnsi" w:cstheme="minorBidi"/>
        </w:rPr>
      </w:pPr>
      <w:r w:rsidRPr="10853FB9">
        <w:rPr>
          <w:rFonts w:asciiTheme="minorHAnsi" w:eastAsiaTheme="minorEastAsia" w:hAnsiTheme="minorHAnsi" w:cstheme="minorBidi"/>
        </w:rPr>
        <w:lastRenderedPageBreak/>
        <w:t xml:space="preserve">Destination: </w:t>
      </w:r>
      <w:r w:rsidRPr="10853FB9">
        <w:rPr>
          <w:rFonts w:ascii="Courier New" w:eastAsiaTheme="minorEastAsia" w:hAnsi="Courier New" w:cs="Courier New"/>
          <w:sz w:val="18"/>
          <w:szCs w:val="18"/>
        </w:rPr>
        <w:t>/prebuilts/xcc/linux-x86/xtensa/RI-2019.1-linux/XtensaTools/config/</w:t>
      </w:r>
    </w:p>
    <w:p w14:paraId="0B1EF7E3" w14:textId="0BF4068B" w:rsidR="0003038B"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RI-2021.8-linux</w:t>
      </w:r>
    </w:p>
    <w:p w14:paraId="3E1869E0" w14:textId="421F9CE2" w:rsidR="0003038B"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(DX-2)</w:t>
      </w:r>
    </w:p>
    <w:p w14:paraId="324DD92D" w14:textId="608DD49D" w:rsidR="003874A5" w:rsidRPr="003874A5"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/CONFIG/HiFi5/Linux/RI-2021.8-linux/v1/patch/</w:t>
      </w:r>
    </w:p>
    <w:p w14:paraId="49A288DF" w14:textId="7C28CD55" w:rsidR="0003038B" w:rsidRDefault="10853FB9" w:rsidP="10853FB9">
      <w:pPr>
        <w:numPr>
          <w:ilvl w:val="3"/>
          <w:numId w:val="7"/>
        </w:numPr>
        <w:adjustRightInd/>
        <w:snapToGrid/>
        <w:spacing w:before="0" w:after="0"/>
        <w:jc w:val="left"/>
        <w:rPr>
          <w:rFonts w:asciiTheme="minorHAnsi" w:hAnsiTheme="minorHAnsi" w:cstheme="minorBidi"/>
          <w:b/>
          <w:bCs/>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 xml:space="preserve">/prebuilts/clang/xtensa/linux-x86/RI-2021.8-linux/XtensaTools/config/ </w:t>
      </w:r>
    </w:p>
    <w:p w14:paraId="70284EC8" w14:textId="02CF6953" w:rsidR="003874A5"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(22H)</w:t>
      </w:r>
    </w:p>
    <w:p w14:paraId="55634C03" w14:textId="1170A0D9" w:rsidR="003874A5" w:rsidRPr="003874A5"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/CONFIG/HiFi3/Linux/RI-2021.8-linux/v1/patch/</w:t>
      </w:r>
    </w:p>
    <w:p w14:paraId="0B2A75AB" w14:textId="3FAE6EC9" w:rsidR="003874A5" w:rsidRDefault="10853FB9" w:rsidP="10853FB9">
      <w:pPr>
        <w:numPr>
          <w:ilvl w:val="3"/>
          <w:numId w:val="7"/>
        </w:numPr>
        <w:adjustRightInd/>
        <w:snapToGrid/>
        <w:spacing w:before="0" w:after="0"/>
        <w:jc w:val="left"/>
        <w:rPr>
          <w:rFonts w:asciiTheme="minorHAnsi" w:hAnsiTheme="minorHAnsi" w:cstheme="minorBidi"/>
          <w:b/>
          <w:bCs/>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 xml:space="preserve">/prebuilts/clang/xtensa/linux-x86/RI-2021.8-linux/XtensaTools/config/ </w:t>
      </w:r>
    </w:p>
    <w:p w14:paraId="4AEE25CF" w14:textId="77777777" w:rsidR="008C0DFB" w:rsidRDefault="008C0DFB" w:rsidP="008C0DFB">
      <w:pPr>
        <w:numPr>
          <w:ilvl w:val="2"/>
          <w:numId w:val="7"/>
        </w:numPr>
        <w:adjustRightInd/>
        <w:snapToGrid/>
        <w:spacing w:before="0" w:after="0"/>
        <w:rPr>
          <w:rFonts w:asciiTheme="minorHAnsi" w:hAnsiTheme="minorHAnsi" w:cstheme="minorBidi"/>
          <w:b/>
          <w:bCs/>
        </w:rPr>
      </w:pPr>
      <w:r>
        <w:rPr>
          <w:rFonts w:asciiTheme="minorHAnsi" w:hAnsiTheme="minorHAnsi" w:cstheme="minorBidi"/>
          <w:b/>
          <w:bCs/>
        </w:rPr>
        <w:t>v2 (23P)</w:t>
      </w:r>
    </w:p>
    <w:p w14:paraId="0062E19B" w14:textId="7410CE7D" w:rsidR="00F8731A" w:rsidRPr="003874A5" w:rsidRDefault="10853FB9" w:rsidP="10853FB9">
      <w:pPr>
        <w:numPr>
          <w:ilvl w:val="3"/>
          <w:numId w:val="7"/>
        </w:numPr>
        <w:adjustRightInd/>
        <w:snapToGrid/>
        <w:spacing w:before="0" w:after="0"/>
        <w:rPr>
          <w:rFonts w:asciiTheme="minorHAnsi" w:hAnsiTheme="minorHAnsi" w:cstheme="minorBidi"/>
        </w:rPr>
      </w:pPr>
      <w:bookmarkStart w:id="29" w:name="OLE_LINK4"/>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/CONFIG/HiFi3/Linux/RI-2021.8-linux/v2/patch/</w:t>
      </w:r>
    </w:p>
    <w:p w14:paraId="25FCCC2C" w14:textId="6327569D" w:rsidR="002C043D" w:rsidRDefault="10853FB9" w:rsidP="10853FB9">
      <w:pPr>
        <w:numPr>
          <w:ilvl w:val="3"/>
          <w:numId w:val="7"/>
        </w:numPr>
        <w:adjustRightInd/>
        <w:snapToGrid/>
        <w:spacing w:before="0" w:after="0"/>
        <w:jc w:val="left"/>
        <w:rPr>
          <w:rFonts w:asciiTheme="minorHAnsi" w:hAnsiTheme="minorHAnsi" w:cstheme="minorBidi"/>
          <w:b/>
          <w:bCs/>
        </w:rPr>
      </w:pPr>
      <w:bookmarkStart w:id="30" w:name="OLE_LINK5"/>
      <w:bookmarkEnd w:id="29"/>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/prebuilts/clang/xtensa/linux-x86/RI-2021.8-linux/XtensaTools/config/</w:t>
      </w:r>
      <w:bookmarkEnd w:id="30"/>
      <w:r w:rsidRPr="10853FB9">
        <w:rPr>
          <w:rFonts w:asciiTheme="minorHAnsi" w:hAnsiTheme="minorHAnsi" w:cstheme="minorBidi"/>
          <w:b/>
          <w:bCs/>
        </w:rPr>
        <w:t xml:space="preserve"> </w:t>
      </w:r>
    </w:p>
    <w:p w14:paraId="5F9ACF8E" w14:textId="0BD4B04E" w:rsidR="008C0DFB" w:rsidRDefault="008C0DFB" w:rsidP="008C0DFB">
      <w:pPr>
        <w:numPr>
          <w:ilvl w:val="2"/>
          <w:numId w:val="7"/>
        </w:numPr>
        <w:adjustRightInd/>
        <w:snapToGrid/>
        <w:spacing w:before="0" w:after="0"/>
        <w:rPr>
          <w:rFonts w:asciiTheme="minorHAnsi" w:hAnsiTheme="minorHAnsi" w:cstheme="minorBidi"/>
          <w:b/>
          <w:bCs/>
        </w:rPr>
      </w:pPr>
      <w:r>
        <w:rPr>
          <w:rFonts w:asciiTheme="minorHAnsi" w:hAnsiTheme="minorHAnsi" w:cstheme="minorBidi"/>
          <w:b/>
          <w:bCs/>
        </w:rPr>
        <w:t>v2 (24P)</w:t>
      </w:r>
    </w:p>
    <w:p w14:paraId="3DF531C8" w14:textId="77777777" w:rsidR="008C0DFB" w:rsidRDefault="008C0DFB" w:rsidP="008C0DFB">
      <w:pPr>
        <w:numPr>
          <w:ilvl w:val="3"/>
          <w:numId w:val="7"/>
        </w:numPr>
        <w:adjustRightInd/>
        <w:snapToGrid/>
        <w:spacing w:before="0" w:after="0"/>
        <w:rPr>
          <w:rFonts w:asciiTheme="minorHAnsi" w:hAnsiTheme="minorHAnsi" w:cstheme="minorBidi"/>
        </w:rPr>
      </w:pPr>
      <w:r>
        <w:rPr>
          <w:rFonts w:asciiTheme="minorHAnsi" w:eastAsiaTheme="minorEastAsia" w:hAnsiTheme="minorHAnsi" w:cstheme="minorBidi"/>
        </w:rPr>
        <w:t xml:space="preserve">Source: </w:t>
      </w:r>
      <w:r>
        <w:rPr>
          <w:rFonts w:ascii="Courier New" w:eastAsiaTheme="minorEastAsia" w:hAnsi="Courier New" w:cs="Courier New"/>
          <w:sz w:val="18"/>
          <w:szCs w:val="18"/>
        </w:rPr>
        <w:t>/CONFIG/HiFi3/Linux/RI-2021.8-linux/v2/patch/</w:t>
      </w:r>
    </w:p>
    <w:p w14:paraId="25912080" w14:textId="2ABB932A" w:rsidR="008C0DFB" w:rsidRPr="002C043D" w:rsidRDefault="008C0DFB" w:rsidP="008C0DFB">
      <w:pPr>
        <w:numPr>
          <w:ilvl w:val="3"/>
          <w:numId w:val="7"/>
        </w:numPr>
        <w:adjustRightInd/>
        <w:snapToGrid/>
        <w:spacing w:before="0" w:after="0"/>
        <w:jc w:val="left"/>
        <w:rPr>
          <w:rFonts w:asciiTheme="minorHAnsi" w:hAnsiTheme="minorHAnsi" w:cstheme="minorBidi"/>
          <w:b/>
          <w:bCs/>
        </w:rPr>
      </w:pPr>
      <w:r>
        <w:rPr>
          <w:rFonts w:asciiTheme="minorHAnsi" w:eastAsiaTheme="minorEastAsia" w:hAnsiTheme="minorHAnsi" w:cstheme="minorBidi"/>
        </w:rPr>
        <w:t xml:space="preserve">Destination: </w:t>
      </w:r>
      <w:r>
        <w:rPr>
          <w:rFonts w:ascii="Courier New" w:eastAsiaTheme="minorEastAsia" w:hAnsi="Courier New" w:cs="Courier New"/>
          <w:sz w:val="18"/>
          <w:szCs w:val="18"/>
        </w:rPr>
        <w:t>/prebuilts/clang/xtensa/linux-x86/RI-2021.8-linux/XtensaTools/config/</w:t>
      </w:r>
    </w:p>
    <w:p w14:paraId="4308439D" w14:textId="4C68A07B" w:rsidR="002C043D"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RI-2023.11-linux</w:t>
      </w:r>
    </w:p>
    <w:p w14:paraId="2F16AD9C" w14:textId="3F2D67CB" w:rsidR="002C043D" w:rsidRPr="007A6910" w:rsidRDefault="2A995EC4" w:rsidP="10853FB9">
      <w:pPr>
        <w:numPr>
          <w:ilvl w:val="2"/>
          <w:numId w:val="7"/>
        </w:numPr>
        <w:adjustRightInd/>
        <w:snapToGrid/>
        <w:spacing w:before="0" w:after="0"/>
        <w:rPr>
          <w:rFonts w:asciiTheme="minorHAnsi" w:hAnsiTheme="minorHAnsi" w:cstheme="minorBidi"/>
          <w:b/>
          <w:bCs/>
        </w:rPr>
      </w:pPr>
      <w:r w:rsidRPr="0BDDC516">
        <w:rPr>
          <w:rFonts w:asciiTheme="minorHAnsi" w:hAnsiTheme="minorHAnsi" w:cstheme="minorBidi"/>
          <w:b/>
          <w:bCs/>
        </w:rPr>
        <w:t>v1 (DX-3</w:t>
      </w:r>
      <w:r w:rsidR="137867ED" w:rsidRPr="0BDDC516">
        <w:rPr>
          <w:rFonts w:asciiTheme="minorHAnsi" w:hAnsiTheme="minorHAnsi" w:cstheme="minorBidi"/>
          <w:b/>
          <w:bCs/>
        </w:rPr>
        <w:t>/DX-4</w:t>
      </w:r>
      <w:r w:rsidRPr="0BDDC516">
        <w:rPr>
          <w:rFonts w:asciiTheme="minorHAnsi" w:hAnsiTheme="minorHAnsi" w:cstheme="minorBidi"/>
          <w:b/>
          <w:bCs/>
        </w:rPr>
        <w:t>)</w:t>
      </w:r>
    </w:p>
    <w:p w14:paraId="140F0FC4" w14:textId="6334EB4C" w:rsidR="002C043D" w:rsidRPr="003874A5"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/CONFIG/HiFi5/Linux/RI-2023.11-linux/v1/patch/</w:t>
      </w:r>
    </w:p>
    <w:p w14:paraId="7732B7E6" w14:textId="1F215A33" w:rsidR="002C043D" w:rsidRPr="002C043D" w:rsidRDefault="10853FB9" w:rsidP="10853FB9">
      <w:pPr>
        <w:numPr>
          <w:ilvl w:val="3"/>
          <w:numId w:val="7"/>
        </w:numPr>
        <w:adjustRightInd/>
        <w:snapToGrid/>
        <w:spacing w:before="0" w:after="0"/>
        <w:jc w:val="left"/>
        <w:rPr>
          <w:rFonts w:asciiTheme="minorHAnsi" w:hAnsiTheme="minorHAnsi" w:cstheme="minorBidi"/>
          <w:b/>
          <w:bCs/>
        </w:rPr>
      </w:pPr>
      <w:r w:rsidRPr="10853FB9">
        <w:rPr>
          <w:rFonts w:asciiTheme="minorHAnsi" w:eastAsiaTheme="minorEastAsia" w:hAnsiTheme="minorHAnsi" w:cstheme="minorBidi"/>
        </w:rPr>
        <w:t xml:space="preserve">Destination: </w:t>
      </w:r>
      <w:r w:rsidRPr="10853FB9">
        <w:rPr>
          <w:rFonts w:ascii="Courier New" w:eastAsiaTheme="minorEastAsia" w:hAnsi="Courier New" w:cs="Courier New"/>
          <w:sz w:val="18"/>
          <w:szCs w:val="18"/>
        </w:rPr>
        <w:t xml:space="preserve">/prebuilts/clang/xtensa/linux-x86/RI-2023.11-linux/XtensaTools/config/ </w:t>
      </w:r>
    </w:p>
    <w:p w14:paraId="0CE56B3D" w14:textId="2FCC0FD4" w:rsidR="00C93964" w:rsidRPr="00320151" w:rsidRDefault="10853FB9" w:rsidP="10853FB9">
      <w:pPr>
        <w:numPr>
          <w:ilvl w:val="0"/>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Libhal.a</w:t>
      </w:r>
    </w:p>
    <w:p w14:paraId="729B886B" w14:textId="151C8235" w:rsidR="00031E51"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 xml:space="preserve">To support low power feature, hal library </w:t>
      </w:r>
      <w:r w:rsidRPr="10853FB9">
        <w:rPr>
          <w:rFonts w:ascii="Courier New" w:eastAsiaTheme="minorEastAsia" w:hAnsi="Courier New" w:cs="Courier New"/>
        </w:rPr>
        <w:t>libhal.a</w:t>
      </w:r>
      <w:r w:rsidRPr="10853FB9">
        <w:rPr>
          <w:rFonts w:asciiTheme="minorHAnsi" w:eastAsiaTheme="minorEastAsia" w:hAnsiTheme="minorHAnsi" w:cstheme="minorBidi"/>
        </w:rPr>
        <w:t xml:space="preserve"> needs to be replaced. As mentioned in </w:t>
      </w:r>
      <w:r w:rsidRPr="10853FB9">
        <w:rPr>
          <w:rFonts w:asciiTheme="minorHAnsi" w:eastAsiaTheme="minorEastAsia" w:hAnsiTheme="minorHAnsi" w:cstheme="minorBidi"/>
          <w:b/>
          <w:bCs/>
        </w:rPr>
        <w:t>Config</w:t>
      </w:r>
      <w:r w:rsidRPr="10853FB9">
        <w:rPr>
          <w:rFonts w:asciiTheme="minorHAnsi" w:eastAsiaTheme="minorEastAsia" w:hAnsiTheme="minorHAnsi" w:cstheme="minorBidi"/>
        </w:rPr>
        <w:t xml:space="preserve"> part, before Android T version, users need to replace </w:t>
      </w:r>
      <w:r w:rsidRPr="10853FB9">
        <w:rPr>
          <w:rFonts w:ascii="Courier New" w:eastAsiaTheme="minorEastAsia" w:hAnsi="Courier New" w:cs="Courier New"/>
        </w:rPr>
        <w:t>libhal.a</w:t>
      </w:r>
      <w:r w:rsidRPr="10853FB9">
        <w:rPr>
          <w:rFonts w:asciiTheme="minorHAnsi" w:eastAsiaTheme="minorEastAsia" w:hAnsiTheme="minorHAnsi" w:cstheme="minorBidi"/>
        </w:rPr>
        <w:t xml:space="preserve"> by themselves. </w:t>
      </w:r>
    </w:p>
    <w:p w14:paraId="01BBDC1C" w14:textId="61A27CD5" w:rsidR="00031E51" w:rsidRPr="00031E51" w:rsidRDefault="10853FB9" w:rsidP="10853FB9">
      <w:pPr>
        <w:adjustRightInd/>
        <w:snapToGrid/>
        <w:spacing w:before="0" w:after="0"/>
        <w:ind w:left="340"/>
        <w:rPr>
          <w:rFonts w:asciiTheme="minorHAnsi" w:eastAsiaTheme="minorEastAsia" w:hAnsiTheme="minorHAnsi" w:cstheme="minorBidi"/>
          <w:b/>
          <w:bCs/>
          <w:u w:val="single"/>
        </w:rPr>
      </w:pPr>
      <w:r w:rsidRPr="10853FB9">
        <w:rPr>
          <w:rFonts w:asciiTheme="minorHAnsi" w:eastAsiaTheme="minorEastAsia" w:hAnsiTheme="minorHAnsi" w:cstheme="minorBidi"/>
          <w:b/>
          <w:bCs/>
          <w:u w:val="single"/>
        </w:rPr>
        <w:t>Makefile not support (before Android T)</w:t>
      </w:r>
    </w:p>
    <w:p w14:paraId="521D7721" w14:textId="1AA090FB" w:rsidR="00031E51" w:rsidRDefault="10853FB9" w:rsidP="10853FB9">
      <w:pPr>
        <w:adjustRightInd/>
        <w:snapToGrid/>
        <w:spacing w:before="0" w:after="0"/>
        <w:ind w:left="340"/>
        <w:rPr>
          <w:rFonts w:asciiTheme="minorHAnsi" w:eastAsiaTheme="minorEastAsia" w:hAnsiTheme="minorHAnsi" w:cstheme="minorBidi"/>
        </w:rPr>
      </w:pPr>
      <w:r w:rsidRPr="10853FB9">
        <w:rPr>
          <w:rFonts w:asciiTheme="minorHAnsi" w:eastAsiaTheme="minorEastAsia" w:hAnsiTheme="minorHAnsi" w:cstheme="minorBidi"/>
        </w:rPr>
        <w:t xml:space="preserve">The new </w:t>
      </w:r>
      <w:r w:rsidRPr="10853FB9">
        <w:rPr>
          <w:rFonts w:ascii="Courier New" w:eastAsiaTheme="minorEastAsia" w:hAnsi="Courier New" w:cs="Courier New"/>
        </w:rPr>
        <w:t>libhal.a</w:t>
      </w:r>
      <w:r w:rsidRPr="10853FB9">
        <w:rPr>
          <w:rFonts w:asciiTheme="minorHAnsi" w:eastAsiaTheme="minorEastAsia" w:hAnsiTheme="minorHAnsi" w:cstheme="minorBidi"/>
        </w:rPr>
        <w:t xml:space="preserve"> is released under </w:t>
      </w:r>
      <w:r w:rsidRPr="10853FB9">
        <w:rPr>
          <w:rFonts w:ascii="Courier New" w:eastAsiaTheme="minorEastAsia" w:hAnsi="Courier New" w:cs="Courier New"/>
        </w:rPr>
        <w:t>CONFIG\{HIFIX}\Linux\{Toolchain Version}-linux\{Sub Version}\patch</w:t>
      </w:r>
      <w:r w:rsidRPr="10853FB9">
        <w:rPr>
          <w:rFonts w:asciiTheme="minorHAnsi" w:eastAsiaTheme="minorEastAsia" w:hAnsiTheme="minorHAnsi" w:cstheme="minorBidi"/>
        </w:rPr>
        <w:t xml:space="preserve">. Please replace the corresponding </w:t>
      </w:r>
      <w:r w:rsidRPr="10853FB9">
        <w:rPr>
          <w:rFonts w:ascii="Courier New" w:eastAsiaTheme="minorEastAsia" w:hAnsi="Courier New" w:cs="Courier New"/>
        </w:rPr>
        <w:t>libhal.a</w:t>
      </w:r>
      <w:r w:rsidRPr="10853FB9">
        <w:rPr>
          <w:rFonts w:asciiTheme="minorHAnsi" w:eastAsiaTheme="minorEastAsia" w:hAnsiTheme="minorHAnsi" w:cstheme="minorBidi"/>
        </w:rPr>
        <w:t xml:space="preserve"> file under the destination path shown as below by the new one released in patch folder. </w:t>
      </w:r>
    </w:p>
    <w:p w14:paraId="1CE6BDCF" w14:textId="4D10AB34" w:rsidR="00031E51" w:rsidRPr="00031E51" w:rsidRDefault="10853FB9" w:rsidP="10853FB9">
      <w:pPr>
        <w:adjustRightInd/>
        <w:snapToGrid/>
        <w:spacing w:before="0" w:after="0"/>
        <w:ind w:left="340"/>
        <w:rPr>
          <w:rFonts w:asciiTheme="minorHAnsi" w:eastAsiaTheme="minorEastAsia" w:hAnsiTheme="minorHAnsi" w:cstheme="minorBidi"/>
          <w:b/>
          <w:bCs/>
          <w:u w:val="single"/>
        </w:rPr>
      </w:pPr>
      <w:r w:rsidRPr="10853FB9">
        <w:rPr>
          <w:rFonts w:asciiTheme="minorHAnsi" w:eastAsiaTheme="minorEastAsia" w:hAnsiTheme="minorHAnsi" w:cstheme="minorBidi"/>
          <w:b/>
          <w:bCs/>
          <w:u w:val="single"/>
        </w:rPr>
        <w:t>Makefile support (since Android T)</w:t>
      </w:r>
    </w:p>
    <w:p w14:paraId="4287F1C9" w14:textId="5CBAA01C" w:rsidR="00320151" w:rsidRPr="00B979D6" w:rsidRDefault="2A995EC4" w:rsidP="10853FB9">
      <w:pPr>
        <w:adjustRightInd/>
        <w:snapToGrid/>
        <w:spacing w:before="0" w:after="0"/>
        <w:ind w:left="340"/>
        <w:jc w:val="left"/>
        <w:rPr>
          <w:rFonts w:asciiTheme="minorHAnsi" w:eastAsiaTheme="minorEastAsia" w:hAnsiTheme="minorHAnsi" w:cstheme="minorBidi"/>
        </w:rPr>
      </w:pPr>
      <w:r w:rsidRPr="0BDDC516">
        <w:rPr>
          <w:rFonts w:asciiTheme="minorHAnsi" w:eastAsiaTheme="minorEastAsia" w:hAnsiTheme="minorHAnsi" w:cstheme="minorBidi"/>
        </w:rPr>
        <w:t>Since Android T version, which DX-2, DX-3</w:t>
      </w:r>
      <w:r w:rsidR="593B8824" w:rsidRPr="0BDDC516">
        <w:rPr>
          <w:rFonts w:asciiTheme="minorHAnsi" w:eastAsiaTheme="minorEastAsia" w:hAnsiTheme="minorHAnsi" w:cstheme="minorBidi"/>
        </w:rPr>
        <w:t>, DX-4,</w:t>
      </w:r>
      <w:r w:rsidRPr="0BDDC516">
        <w:rPr>
          <w:rFonts w:asciiTheme="minorHAnsi" w:eastAsiaTheme="minorEastAsia" w:hAnsiTheme="minorHAnsi" w:cstheme="minorBidi"/>
        </w:rPr>
        <w:t xml:space="preserve"> &amp; 22H are included, the above action is done in makefile. Users who want to build DX-2, DX-3,</w:t>
      </w:r>
      <w:r w:rsidR="593B8824" w:rsidRPr="0BDDC516">
        <w:rPr>
          <w:rFonts w:asciiTheme="minorHAnsi" w:eastAsiaTheme="minorEastAsia" w:hAnsiTheme="minorHAnsi" w:cstheme="minorBidi"/>
        </w:rPr>
        <w:t xml:space="preserve"> DX-4,</w:t>
      </w:r>
      <w:r w:rsidRPr="0BDDC516">
        <w:rPr>
          <w:rFonts w:asciiTheme="minorHAnsi" w:eastAsiaTheme="minorEastAsia" w:hAnsiTheme="minorHAnsi" w:cstheme="minorBidi"/>
        </w:rPr>
        <w:t xml:space="preserve"> 22H and later projects don't need to update </w:t>
      </w:r>
      <w:r w:rsidRPr="0BDDC516">
        <w:rPr>
          <w:rFonts w:ascii="Courier New" w:eastAsiaTheme="minorEastAsia" w:hAnsi="Courier New" w:cs="Courier New"/>
        </w:rPr>
        <w:t>mtxxxx-param</w:t>
      </w:r>
      <w:r w:rsidRPr="0BDDC516">
        <w:rPr>
          <w:rFonts w:asciiTheme="minorHAnsi" w:eastAsiaTheme="minorEastAsia" w:hAnsiTheme="minorHAnsi" w:cstheme="minorBidi"/>
        </w:rPr>
        <w:t xml:space="preserve"> &amp; </w:t>
      </w:r>
      <w:r w:rsidRPr="0BDDC516">
        <w:rPr>
          <w:rFonts w:ascii="Courier New" w:eastAsiaTheme="minorEastAsia" w:hAnsi="Courier New" w:cs="Courier New"/>
        </w:rPr>
        <w:t>libhal.a</w:t>
      </w:r>
      <w:r w:rsidRPr="0BDDC516">
        <w:rPr>
          <w:rFonts w:asciiTheme="minorHAnsi" w:eastAsiaTheme="minorEastAsia" w:hAnsiTheme="minorHAnsi" w:cstheme="minorBidi"/>
        </w:rPr>
        <w:t xml:space="preserve"> by themselves. The libhal.a are released in </w:t>
      </w:r>
      <w:r w:rsidRPr="0BDDC516">
        <w:rPr>
          <w:rFonts w:ascii="Courier New" w:eastAsiaTheme="minorEastAsia" w:hAnsi="Courier New" w:cs="Courier New"/>
        </w:rPr>
        <w:t>/vendor/mediatek/proprietary/tinysys/adsp/HIFIX/build/patch/mtxxxx</w:t>
      </w:r>
      <w:r w:rsidRPr="0BDDC516">
        <w:rPr>
          <w:rFonts w:asciiTheme="minorHAnsi" w:eastAsiaTheme="minorEastAsia" w:hAnsiTheme="minorHAnsi" w:cstheme="minorBidi"/>
        </w:rPr>
        <w:t xml:space="preserve">, and makefile will help to copy file to destination before building HiFiX. To check whether your codebase version already includes this patch or not, you can refer to </w:t>
      </w:r>
      <w:r w:rsidRPr="0BDDC516">
        <w:rPr>
          <w:rFonts w:ascii="Courier New" w:eastAsiaTheme="minorEastAsia" w:hAnsi="Courier New" w:cs="Courier New"/>
          <w:b/>
          <w:bCs/>
        </w:rPr>
        <w:t>Config</w:t>
      </w:r>
      <w:r w:rsidRPr="0BDDC516">
        <w:rPr>
          <w:rFonts w:asciiTheme="minorHAnsi" w:eastAsiaTheme="minorEastAsia" w:hAnsiTheme="minorHAnsi" w:cstheme="minorBidi"/>
        </w:rPr>
        <w:t xml:space="preserve"> part first or consult with DRI.</w:t>
      </w:r>
    </w:p>
    <w:p w14:paraId="790F37D8" w14:textId="57FCF97C" w:rsidR="007B39EF"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RG-2017.6-linux (P90, Android P)</w:t>
      </w:r>
    </w:p>
    <w:p w14:paraId="1EFBF832" w14:textId="54F5C963" w:rsidR="007B39EF" w:rsidRPr="007B39EF" w:rsidRDefault="10853FB9" w:rsidP="10853FB9">
      <w:pPr>
        <w:numPr>
          <w:ilvl w:val="2"/>
          <w:numId w:val="7"/>
        </w:numPr>
        <w:adjustRightInd/>
        <w:snapToGrid/>
        <w:spacing w:before="0" w:after="0"/>
        <w:rPr>
          <w:rFonts w:asciiTheme="minorHAnsi" w:hAnsiTheme="minorHAnsi" w:cstheme="minorBidi"/>
        </w:rPr>
      </w:pPr>
      <w:r w:rsidRPr="10853FB9">
        <w:rPr>
          <w:rFonts w:asciiTheme="minorHAnsi" w:hAnsiTheme="minorHAnsi" w:cstheme="minorBidi"/>
        </w:rPr>
        <w:t xml:space="preserve">No need to update. The </w:t>
      </w:r>
      <w:r w:rsidRPr="10853FB9">
        <w:rPr>
          <w:rFonts w:ascii="Courier New" w:hAnsi="Courier New" w:cs="Courier New"/>
        </w:rPr>
        <w:t>libhal.a</w:t>
      </w:r>
      <w:r w:rsidRPr="10853FB9">
        <w:rPr>
          <w:rFonts w:asciiTheme="minorHAnsi" w:hAnsiTheme="minorHAnsi" w:cstheme="minorBidi"/>
        </w:rPr>
        <w:t xml:space="preserve"> in tool chain is already updated.</w:t>
      </w:r>
    </w:p>
    <w:p w14:paraId="5A2D5851" w14:textId="1099B90A" w:rsidR="00C91DD4"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RI-2018.0-linux</w:t>
      </w:r>
    </w:p>
    <w:p w14:paraId="1A1D1712" w14:textId="77777777" w:rsidR="007B39EF"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(P90, Android Q and after; G90)</w:t>
      </w:r>
    </w:p>
    <w:p w14:paraId="1AEAB29C" w14:textId="3520308B" w:rsidR="007B39EF" w:rsidRPr="007B39EF"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No need to update. The </w:t>
      </w:r>
      <w:r w:rsidRPr="10853FB9">
        <w:rPr>
          <w:rFonts w:ascii="Courier New" w:hAnsi="Courier New" w:cs="Courier New"/>
        </w:rPr>
        <w:t>libhal.a</w:t>
      </w:r>
      <w:r w:rsidRPr="10853FB9">
        <w:rPr>
          <w:rFonts w:asciiTheme="minorHAnsi" w:hAnsiTheme="minorHAnsi" w:cstheme="minorBidi"/>
        </w:rPr>
        <w:t xml:space="preserve"> in tool chain is already updated.</w:t>
      </w:r>
    </w:p>
    <w:p w14:paraId="279750F8" w14:textId="1259D26F" w:rsidR="00E00266"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lastRenderedPageBreak/>
        <w:t>v2 (5G L/H/H+/A/A+)</w:t>
      </w:r>
    </w:p>
    <w:p w14:paraId="02D62799" w14:textId="5C2329B0" w:rsidR="00A1729D" w:rsidRPr="00A1729D"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/CONFIG/HiFi3/Linux/RI-2018.0-linux/v2/patch/libhal.a</w:t>
      </w:r>
    </w:p>
    <w:p w14:paraId="745C5D04" w14:textId="111259D6" w:rsidR="00E00266" w:rsidRPr="00E00266"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hAnsi="Courier New" w:cs="Courier New"/>
          <w:sz w:val="18"/>
          <w:szCs w:val="18"/>
        </w:rPr>
        <w:t>/vendor/mediatek/proprietary/tinysys/adsp/license/prebuilt/HIFI3/3rd_party/hwcfg/RI-2018.0-linux/xtensa-elf/arch/lib/libhal.a</w:t>
      </w:r>
    </w:p>
    <w:p w14:paraId="13B47385" w14:textId="68D77682" w:rsidR="00C91DD4"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RI-2019.1-linux</w:t>
      </w:r>
    </w:p>
    <w:p w14:paraId="756376B3" w14:textId="2D1CBCE8" w:rsidR="007B39EF"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(5G B/Next-A)</w:t>
      </w:r>
    </w:p>
    <w:p w14:paraId="07E8F224" w14:textId="0C2D04D1" w:rsidR="007B39EF" w:rsidRPr="007B39EF"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No need to update. The </w:t>
      </w:r>
      <w:r w:rsidRPr="10853FB9">
        <w:rPr>
          <w:rFonts w:ascii="Courier New" w:hAnsi="Courier New" w:cs="Courier New"/>
        </w:rPr>
        <w:t>libhal.a</w:t>
      </w:r>
      <w:r w:rsidRPr="10853FB9">
        <w:rPr>
          <w:rFonts w:asciiTheme="minorHAnsi" w:hAnsiTheme="minorHAnsi" w:cstheme="minorBidi"/>
        </w:rPr>
        <w:t xml:space="preserve"> in tool chain is already updated.</w:t>
      </w:r>
    </w:p>
    <w:p w14:paraId="201D32D4" w14:textId="49A76899" w:rsidR="007527DF" w:rsidRPr="007A6910"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v2 (DX-1/Next-A2/DX-P)</w:t>
      </w:r>
    </w:p>
    <w:p w14:paraId="142DDA19" w14:textId="4315E5D5" w:rsidR="00A1729D"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/CONFIG/HiFi3/Linux/RI-2019.1-linux/v2/patch/libhal.a</w:t>
      </w:r>
    </w:p>
    <w:p w14:paraId="2A005C09" w14:textId="5EF7AA0A" w:rsidR="007527DF" w:rsidRPr="00E00266"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hAnsi="Courier New" w:cs="Courier New"/>
          <w:sz w:val="18"/>
          <w:szCs w:val="18"/>
        </w:rPr>
        <w:t>/vendor/mediatek/proprietary/tinysys/adsp/license/prebuilt/HIFI3/3rd_party/hwcfg/RI-2019.1-linux-H/xtensa-elf/arch/lib/libhal.a</w:t>
      </w:r>
    </w:p>
    <w:p w14:paraId="21DFC0EB" w14:textId="24FC6E95" w:rsidR="00C93964"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RI-2021.8-linux</w:t>
      </w:r>
    </w:p>
    <w:p w14:paraId="42DFD358" w14:textId="3B2FF012" w:rsidR="00C02F34"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HiFi5 (DX-2)</w:t>
      </w:r>
    </w:p>
    <w:p w14:paraId="552D7F4A" w14:textId="34D24ABA" w:rsidR="00A1729D"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/vendor/mediatek/proprietary/tinysys/adsp/HIFI5_SP/build/patch/mt6985/</w:t>
      </w:r>
      <w:r w:rsidRPr="10853FB9">
        <w:rPr>
          <w:rFonts w:ascii="Courier New" w:hAnsi="Courier New" w:cs="Courier New"/>
          <w:sz w:val="18"/>
          <w:szCs w:val="18"/>
        </w:rPr>
        <w:t>libhal.a</w:t>
      </w:r>
    </w:p>
    <w:p w14:paraId="3A54BB75" w14:textId="7C8866F3" w:rsidR="00C02F34" w:rsidRPr="00C02F34"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eastAsiaTheme="minorEastAsia" w:hAnsi="Courier New" w:cs="Courier New"/>
          <w:sz w:val="18"/>
          <w:szCs w:val="18"/>
        </w:rPr>
        <w:t>/vendor/mediatek/proprietary/tinysys/adsp/license/prebuilt/HIFI5/3rd_party/hwcfg/RI-2021.8-linux/xtensa-elf/arch/lib/libhal.a</w:t>
      </w:r>
    </w:p>
    <w:p w14:paraId="032B052D" w14:textId="47D68132" w:rsidR="00C02F34" w:rsidRPr="00C02F34"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v1 HiFi3 (22H)</w:t>
      </w:r>
    </w:p>
    <w:p w14:paraId="3486A76D" w14:textId="4F1AEC82" w:rsidR="00A1729D"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Source:</w:t>
      </w:r>
      <w:r w:rsidRPr="10853FB9">
        <w:rPr>
          <w:rFonts w:ascii="Courier New" w:eastAsiaTheme="minorEastAsia" w:hAnsi="Courier New" w:cs="Courier New"/>
          <w:sz w:val="18"/>
          <w:szCs w:val="18"/>
        </w:rPr>
        <w:t>/vendor/mediatek/proprietary/tinysys/adsp/HIFI3/build/patch/mt6886/libhal.a</w:t>
      </w:r>
    </w:p>
    <w:p w14:paraId="31398833" w14:textId="1BDC7AAC" w:rsidR="004430E1" w:rsidRPr="00733334"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eastAsiaTheme="minorEastAsia" w:hAnsi="Courier New" w:cs="Courier New"/>
          <w:sz w:val="18"/>
          <w:szCs w:val="18"/>
        </w:rPr>
        <w:t>/vendor/mediatek/proprietary/tinysys/adsp/license/prebuilt/HIFI3/3rd_party/hwcfg/RI-2021.8-linux/xtensa-elf/arch/lib/libhal.a</w:t>
      </w:r>
    </w:p>
    <w:p w14:paraId="2DC0C21C" w14:textId="7484691D" w:rsidR="004430E1" w:rsidRPr="00C02F34" w:rsidRDefault="10853FB9" w:rsidP="10853FB9">
      <w:pPr>
        <w:numPr>
          <w:ilvl w:val="2"/>
          <w:numId w:val="7"/>
        </w:numPr>
        <w:adjustRightInd/>
        <w:snapToGrid/>
        <w:spacing w:before="0" w:after="0"/>
        <w:rPr>
          <w:rFonts w:asciiTheme="minorHAnsi" w:hAnsiTheme="minorHAnsi" w:cstheme="minorBidi"/>
          <w:b/>
          <w:bCs/>
        </w:rPr>
      </w:pPr>
      <w:bookmarkStart w:id="31" w:name="OLE_LINK6"/>
      <w:r w:rsidRPr="10853FB9">
        <w:rPr>
          <w:rFonts w:asciiTheme="minorHAnsi" w:eastAsiaTheme="minorEastAsia" w:hAnsiTheme="minorHAnsi" w:cstheme="minorBidi"/>
          <w:b/>
          <w:bCs/>
        </w:rPr>
        <w:t>v2 HiFi3 (23P)</w:t>
      </w:r>
    </w:p>
    <w:p w14:paraId="5A57844C" w14:textId="40F4C1F7" w:rsidR="004430E1" w:rsidRDefault="10853FB9" w:rsidP="10853FB9">
      <w:pPr>
        <w:numPr>
          <w:ilvl w:val="3"/>
          <w:numId w:val="7"/>
        </w:numPr>
        <w:adjustRightInd/>
        <w:snapToGrid/>
        <w:spacing w:before="0" w:after="0"/>
        <w:rPr>
          <w:rFonts w:asciiTheme="minorHAnsi" w:hAnsiTheme="minorHAnsi" w:cstheme="minorBidi"/>
        </w:rPr>
      </w:pPr>
      <w:r w:rsidRPr="10853FB9">
        <w:rPr>
          <w:rFonts w:asciiTheme="minorHAnsi" w:eastAsiaTheme="minorEastAsia" w:hAnsiTheme="minorHAnsi" w:cstheme="minorBidi"/>
        </w:rPr>
        <w:t xml:space="preserve">Source: </w:t>
      </w:r>
      <w:r w:rsidRPr="10853FB9">
        <w:rPr>
          <w:rFonts w:ascii="Courier New" w:eastAsiaTheme="minorEastAsia" w:hAnsi="Courier New" w:cs="Courier New"/>
          <w:sz w:val="18"/>
          <w:szCs w:val="18"/>
        </w:rPr>
        <w:t>/vendor/mediatek/proprietary/tinysys/adsp/HIFI3/build/patch/mt6897/libhal.a</w:t>
      </w:r>
    </w:p>
    <w:p w14:paraId="61F1B624" w14:textId="29E76695" w:rsidR="00B54CD9" w:rsidRPr="008C0DFB" w:rsidRDefault="10853FB9" w:rsidP="10853FB9">
      <w:pPr>
        <w:numPr>
          <w:ilvl w:val="3"/>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eastAsiaTheme="minorEastAsia" w:hAnsi="Courier New" w:cs="Courier New"/>
          <w:sz w:val="18"/>
          <w:szCs w:val="18"/>
        </w:rPr>
        <w:t>/vendor/mediatek/proprietary/tinysys/adsp/license/prebuilt/HIFI3/3rd_party/hwcfg/RI-2021.8-linux-H/xtensa-elf/arch/lib/libhal.a</w:t>
      </w:r>
    </w:p>
    <w:p w14:paraId="52397B5C" w14:textId="59766E92" w:rsidR="008C0DFB" w:rsidRDefault="008C0DFB" w:rsidP="008C0DFB">
      <w:pPr>
        <w:numPr>
          <w:ilvl w:val="2"/>
          <w:numId w:val="7"/>
        </w:numPr>
        <w:adjustRightInd/>
        <w:snapToGrid/>
        <w:spacing w:before="0" w:after="0"/>
        <w:rPr>
          <w:rFonts w:asciiTheme="minorHAnsi" w:hAnsiTheme="minorHAnsi" w:cstheme="minorBidi"/>
          <w:b/>
          <w:bCs/>
        </w:rPr>
      </w:pPr>
      <w:r>
        <w:rPr>
          <w:rFonts w:asciiTheme="minorHAnsi" w:eastAsiaTheme="minorEastAsia" w:hAnsiTheme="minorHAnsi" w:cstheme="minorBidi"/>
          <w:b/>
          <w:bCs/>
        </w:rPr>
        <w:t>v2 HiFi3 (24P)</w:t>
      </w:r>
    </w:p>
    <w:p w14:paraId="023E63CC" w14:textId="2272DBA3" w:rsidR="008C0DFB" w:rsidRDefault="008C0DFB" w:rsidP="008C0DFB">
      <w:pPr>
        <w:numPr>
          <w:ilvl w:val="3"/>
          <w:numId w:val="7"/>
        </w:numPr>
        <w:adjustRightInd/>
        <w:snapToGrid/>
        <w:spacing w:before="0" w:after="0"/>
        <w:rPr>
          <w:rFonts w:asciiTheme="minorHAnsi" w:hAnsiTheme="minorHAnsi" w:cstheme="minorBidi"/>
        </w:rPr>
      </w:pPr>
      <w:r>
        <w:rPr>
          <w:rFonts w:asciiTheme="minorHAnsi" w:eastAsiaTheme="minorEastAsia" w:hAnsiTheme="minorHAnsi" w:cstheme="minorBidi"/>
        </w:rPr>
        <w:t xml:space="preserve">Source: </w:t>
      </w:r>
      <w:r>
        <w:rPr>
          <w:rFonts w:ascii="Courier New" w:eastAsiaTheme="minorEastAsia" w:hAnsi="Courier New" w:cs="Courier New"/>
          <w:sz w:val="18"/>
          <w:szCs w:val="18"/>
        </w:rPr>
        <w:t>/vendor/mediatek/proprietary/tinysys/adsp/HIFI3/build/patch/mt6899/libhal.a</w:t>
      </w:r>
    </w:p>
    <w:p w14:paraId="486A7C2A" w14:textId="25F25B05" w:rsidR="008C0DFB" w:rsidRPr="008C0DFB" w:rsidRDefault="008C0DFB" w:rsidP="008C0DFB">
      <w:pPr>
        <w:numPr>
          <w:ilvl w:val="3"/>
          <w:numId w:val="7"/>
        </w:numPr>
        <w:adjustRightInd/>
        <w:snapToGrid/>
        <w:spacing w:before="0" w:after="0"/>
        <w:rPr>
          <w:rFonts w:asciiTheme="minorHAnsi" w:hAnsiTheme="minorHAnsi" w:cstheme="minorBidi"/>
        </w:rPr>
      </w:pPr>
      <w:r>
        <w:rPr>
          <w:rFonts w:asciiTheme="minorHAnsi" w:hAnsiTheme="minorHAnsi" w:cstheme="minorBidi"/>
        </w:rPr>
        <w:t xml:space="preserve">Destination: </w:t>
      </w:r>
      <w:r>
        <w:rPr>
          <w:rFonts w:ascii="Courier New" w:eastAsiaTheme="minorEastAsia" w:hAnsi="Courier New" w:cs="Courier New"/>
          <w:sz w:val="18"/>
          <w:szCs w:val="18"/>
        </w:rPr>
        <w:t>/vendor/mediatek/proprietary/tinysys/adsp/license/prebuilt/HIFI3/3rd_party/hwcfg/RI-2021.8-linux-H/xtensa-elf/arch/lib/libhal.a</w:t>
      </w:r>
    </w:p>
    <w:bookmarkEnd w:id="31"/>
    <w:p w14:paraId="1F7FC4B9" w14:textId="04EA4B1B" w:rsidR="00B54CD9" w:rsidRDefault="10853FB9" w:rsidP="10853FB9">
      <w:pPr>
        <w:numPr>
          <w:ilvl w:val="1"/>
          <w:numId w:val="7"/>
        </w:numPr>
        <w:adjustRightInd/>
        <w:snapToGrid/>
        <w:spacing w:before="0" w:after="0"/>
        <w:rPr>
          <w:rFonts w:asciiTheme="minorHAnsi" w:hAnsiTheme="minorHAnsi" w:cstheme="minorBidi"/>
          <w:b/>
          <w:bCs/>
        </w:rPr>
      </w:pPr>
      <w:r w:rsidRPr="10853FB9">
        <w:rPr>
          <w:rFonts w:asciiTheme="minorHAnsi" w:hAnsiTheme="minorHAnsi" w:cstheme="minorBidi"/>
          <w:b/>
          <w:bCs/>
        </w:rPr>
        <w:t>RI-2023.11-linux</w:t>
      </w:r>
    </w:p>
    <w:p w14:paraId="03AAAC87" w14:textId="0D0B6BD5" w:rsidR="00B54CD9" w:rsidRDefault="10853FB9" w:rsidP="10853FB9">
      <w:pPr>
        <w:numPr>
          <w:ilvl w:val="2"/>
          <w:numId w:val="7"/>
        </w:numPr>
        <w:adjustRightInd/>
        <w:snapToGrid/>
        <w:spacing w:before="0" w:after="0"/>
        <w:rPr>
          <w:rFonts w:asciiTheme="minorHAnsi" w:hAnsiTheme="minorHAnsi" w:cstheme="minorBidi"/>
          <w:b/>
          <w:bCs/>
        </w:rPr>
      </w:pPr>
      <w:r w:rsidRPr="10853FB9">
        <w:rPr>
          <w:rFonts w:asciiTheme="minorHAnsi" w:hAnsiTheme="minorHAnsi" w:cstheme="minorBidi"/>
          <w:b/>
          <w:bCs/>
        </w:rPr>
        <w:t>v1 HiFi5 (DX-3)</w:t>
      </w:r>
    </w:p>
    <w:p w14:paraId="2BAF1B2C" w14:textId="21E30964" w:rsidR="00123C59" w:rsidRDefault="10853FB9" w:rsidP="10853FB9">
      <w:pPr>
        <w:numPr>
          <w:ilvl w:val="3"/>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NNE </w:t>
      </w:r>
    </w:p>
    <w:p w14:paraId="45A956D0" w14:textId="514F121D" w:rsidR="00B54CD9" w:rsidRDefault="2A995EC4" w:rsidP="10853FB9">
      <w:pPr>
        <w:numPr>
          <w:ilvl w:val="4"/>
          <w:numId w:val="7"/>
        </w:numPr>
        <w:adjustRightInd/>
        <w:snapToGrid/>
        <w:spacing w:before="0" w:after="0"/>
        <w:rPr>
          <w:rFonts w:asciiTheme="minorHAnsi" w:hAnsiTheme="minorHAnsi" w:cstheme="minorBidi"/>
        </w:rPr>
      </w:pPr>
      <w:r w:rsidRPr="0BDDC516">
        <w:rPr>
          <w:rFonts w:asciiTheme="minorHAnsi" w:eastAsiaTheme="minorEastAsia" w:hAnsiTheme="minorHAnsi" w:cstheme="minorBidi"/>
        </w:rPr>
        <w:lastRenderedPageBreak/>
        <w:t xml:space="preserve">Source: </w:t>
      </w:r>
      <w:r w:rsidRPr="0BDDC516">
        <w:rPr>
          <w:rFonts w:ascii="Courier New" w:eastAsiaTheme="minorEastAsia" w:hAnsi="Courier New" w:cs="Courier New"/>
          <w:sz w:val="18"/>
          <w:szCs w:val="18"/>
        </w:rPr>
        <w:t>/vendor/mediatek/proprietary/tinysys/adsp/HIFI5_SP/build/patch/mt6989</w:t>
      </w:r>
      <w:r w:rsidR="74B27D9B" w:rsidRPr="0BDDC516">
        <w:rPr>
          <w:rFonts w:ascii="Courier New" w:eastAsiaTheme="minorEastAsia" w:hAnsi="Courier New" w:cs="Courier New"/>
          <w:sz w:val="18"/>
          <w:szCs w:val="18"/>
        </w:rPr>
        <w:t>_b</w:t>
      </w:r>
      <w:r w:rsidRPr="0BDDC516">
        <w:rPr>
          <w:rFonts w:ascii="Courier New" w:eastAsiaTheme="minorEastAsia" w:hAnsi="Courier New" w:cs="Courier New"/>
          <w:sz w:val="18"/>
          <w:szCs w:val="18"/>
        </w:rPr>
        <w:t>/</w:t>
      </w:r>
      <w:r w:rsidRPr="0BDDC516">
        <w:rPr>
          <w:rFonts w:ascii="Courier New" w:hAnsi="Courier New" w:cs="Courier New"/>
          <w:sz w:val="18"/>
          <w:szCs w:val="18"/>
        </w:rPr>
        <w:t>libhal.a</w:t>
      </w:r>
    </w:p>
    <w:p w14:paraId="0C744401" w14:textId="323B36D1" w:rsidR="00B54CD9" w:rsidRPr="00123C59" w:rsidRDefault="10853FB9" w:rsidP="10853FB9">
      <w:pPr>
        <w:numPr>
          <w:ilvl w:val="4"/>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eastAsiaTheme="minorEastAsia" w:hAnsi="Courier New" w:cs="Courier New"/>
          <w:sz w:val="18"/>
          <w:szCs w:val="18"/>
        </w:rPr>
        <w:t>/vendor/mediatek/proprietary/tinysys/adsp/license/prebuilt/HIFI5/3rd_party/hwcfg/RI-2023.11-linux-E/xtensa-elf/arch/lib/libhal.a</w:t>
      </w:r>
    </w:p>
    <w:p w14:paraId="5C483C80" w14:textId="2CEE0B02" w:rsidR="00123C59" w:rsidRDefault="10853FB9" w:rsidP="10853FB9">
      <w:pPr>
        <w:numPr>
          <w:ilvl w:val="3"/>
          <w:numId w:val="7"/>
        </w:numPr>
        <w:adjustRightInd/>
        <w:snapToGrid/>
        <w:spacing w:before="0" w:after="0"/>
        <w:rPr>
          <w:rFonts w:asciiTheme="minorHAnsi" w:hAnsiTheme="minorHAnsi" w:cstheme="minorBidi"/>
          <w:b/>
          <w:bCs/>
        </w:rPr>
      </w:pPr>
      <w:r w:rsidRPr="10853FB9">
        <w:rPr>
          <w:rFonts w:asciiTheme="minorHAnsi" w:eastAsiaTheme="minorEastAsia" w:hAnsiTheme="minorHAnsi" w:cstheme="minorBidi"/>
          <w:b/>
          <w:bCs/>
        </w:rPr>
        <w:t xml:space="preserve">NON-NNE </w:t>
      </w:r>
    </w:p>
    <w:p w14:paraId="2E7BD4D3" w14:textId="6176C6CA" w:rsidR="00123C59" w:rsidRDefault="2A995EC4" w:rsidP="10853FB9">
      <w:pPr>
        <w:numPr>
          <w:ilvl w:val="4"/>
          <w:numId w:val="7"/>
        </w:numPr>
        <w:adjustRightInd/>
        <w:snapToGrid/>
        <w:spacing w:before="0" w:after="0"/>
        <w:rPr>
          <w:rFonts w:asciiTheme="minorHAnsi" w:hAnsiTheme="minorHAnsi" w:cstheme="minorBidi"/>
        </w:rPr>
      </w:pPr>
      <w:r w:rsidRPr="0BDDC516">
        <w:rPr>
          <w:rFonts w:asciiTheme="minorHAnsi" w:eastAsiaTheme="minorEastAsia" w:hAnsiTheme="minorHAnsi" w:cstheme="minorBidi"/>
        </w:rPr>
        <w:t xml:space="preserve">Source: </w:t>
      </w:r>
      <w:r w:rsidRPr="0BDDC516">
        <w:rPr>
          <w:rFonts w:ascii="Courier New" w:eastAsiaTheme="minorEastAsia" w:hAnsi="Courier New" w:cs="Courier New"/>
          <w:sz w:val="18"/>
          <w:szCs w:val="18"/>
        </w:rPr>
        <w:t>/vendor/mediatek/proprietary/tinysys/adsp/HIFI5_SP/build/patch/mt6989</w:t>
      </w:r>
      <w:r w:rsidR="74B27D9B" w:rsidRPr="0BDDC516">
        <w:rPr>
          <w:rFonts w:ascii="Courier New" w:eastAsiaTheme="minorEastAsia" w:hAnsi="Courier New" w:cs="Courier New"/>
          <w:sz w:val="18"/>
          <w:szCs w:val="18"/>
        </w:rPr>
        <w:t>_a</w:t>
      </w:r>
      <w:r w:rsidRPr="0BDDC516">
        <w:rPr>
          <w:rFonts w:ascii="Courier New" w:eastAsiaTheme="minorEastAsia" w:hAnsi="Courier New" w:cs="Courier New"/>
          <w:sz w:val="18"/>
          <w:szCs w:val="18"/>
        </w:rPr>
        <w:t>/</w:t>
      </w:r>
      <w:r w:rsidRPr="0BDDC516">
        <w:rPr>
          <w:rFonts w:ascii="Courier New" w:hAnsi="Courier New" w:cs="Courier New"/>
          <w:sz w:val="18"/>
          <w:szCs w:val="18"/>
        </w:rPr>
        <w:t>libhal.a</w:t>
      </w:r>
    </w:p>
    <w:p w14:paraId="5FA0688F" w14:textId="668772B9" w:rsidR="00123C59" w:rsidRPr="00123C59" w:rsidRDefault="10853FB9" w:rsidP="10853FB9">
      <w:pPr>
        <w:numPr>
          <w:ilvl w:val="4"/>
          <w:numId w:val="7"/>
        </w:numPr>
        <w:adjustRightInd/>
        <w:snapToGrid/>
        <w:spacing w:before="0" w:after="0"/>
        <w:rPr>
          <w:rFonts w:asciiTheme="minorHAnsi" w:hAnsiTheme="minorHAnsi" w:cstheme="minorBidi"/>
        </w:rPr>
      </w:pPr>
      <w:r w:rsidRPr="10853FB9">
        <w:rPr>
          <w:rFonts w:asciiTheme="minorHAnsi" w:hAnsiTheme="minorHAnsi" w:cstheme="minorBidi"/>
        </w:rPr>
        <w:t xml:space="preserve">Destination: </w:t>
      </w:r>
      <w:r w:rsidRPr="10853FB9">
        <w:rPr>
          <w:rFonts w:ascii="Courier New" w:eastAsiaTheme="minorEastAsia" w:hAnsi="Courier New" w:cs="Courier New"/>
          <w:sz w:val="18"/>
          <w:szCs w:val="18"/>
        </w:rPr>
        <w:t>/vendor/mediatek/proprietary/tinysys/adsp/license/prebuilt/HIFI5/3rd_party/hwcfg/RI-2023.11-linux-H/xtensa-elf/arch/lib/libhal.a</w:t>
      </w:r>
    </w:p>
    <w:p w14:paraId="3120BEED" w14:textId="6E8C62CC" w:rsidR="00545FA3" w:rsidRDefault="189E21DD" w:rsidP="0BDDC516">
      <w:pPr>
        <w:numPr>
          <w:ilvl w:val="2"/>
          <w:numId w:val="7"/>
        </w:numPr>
        <w:adjustRightInd/>
        <w:snapToGrid/>
        <w:spacing w:before="0" w:after="0"/>
        <w:rPr>
          <w:rFonts w:asciiTheme="minorHAnsi" w:hAnsiTheme="minorHAnsi" w:cstheme="minorBidi"/>
          <w:b/>
          <w:bCs/>
        </w:rPr>
      </w:pPr>
      <w:r w:rsidRPr="670393DB">
        <w:rPr>
          <w:rFonts w:asciiTheme="minorHAnsi" w:hAnsiTheme="minorHAnsi" w:cstheme="minorBidi"/>
          <w:b/>
          <w:bCs/>
        </w:rPr>
        <w:t>v1 HiFi5 (DX-4)</w:t>
      </w:r>
    </w:p>
    <w:p w14:paraId="03B07A58" w14:textId="4A9AE294" w:rsidR="62B17648" w:rsidRDefault="62B17648" w:rsidP="670393DB">
      <w:pPr>
        <w:numPr>
          <w:ilvl w:val="3"/>
          <w:numId w:val="7"/>
        </w:numPr>
        <w:spacing w:before="0" w:after="0"/>
        <w:rPr>
          <w:rFonts w:asciiTheme="minorHAnsi" w:hAnsiTheme="minorHAnsi" w:cstheme="minorBidi"/>
          <w:b/>
          <w:bCs/>
        </w:rPr>
      </w:pPr>
      <w:r w:rsidRPr="670393DB">
        <w:rPr>
          <w:rFonts w:asciiTheme="minorHAnsi" w:hAnsiTheme="minorHAnsi" w:cstheme="minorBidi"/>
          <w:b/>
          <w:bCs/>
        </w:rPr>
        <w:t>The libhal.a for DX-3 and DX-4 are the same. If the destination path already has DX-3's libhal.a, there is no need to move DX-4's libhal.a.</w:t>
      </w:r>
    </w:p>
    <w:p w14:paraId="50495733" w14:textId="77777777" w:rsidR="00545FA3" w:rsidRDefault="00545FA3" w:rsidP="00545FA3">
      <w:pPr>
        <w:numPr>
          <w:ilvl w:val="3"/>
          <w:numId w:val="7"/>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NNE </w:t>
      </w:r>
    </w:p>
    <w:p w14:paraId="28A315D9" w14:textId="545E42B5" w:rsidR="00545FA3" w:rsidRDefault="00545FA3" w:rsidP="00545FA3">
      <w:pPr>
        <w:numPr>
          <w:ilvl w:val="4"/>
          <w:numId w:val="7"/>
        </w:numPr>
        <w:adjustRightInd/>
        <w:snapToGrid/>
        <w:spacing w:before="0" w:after="0"/>
        <w:rPr>
          <w:rFonts w:asciiTheme="minorHAnsi" w:hAnsiTheme="minorHAnsi" w:cstheme="minorBidi"/>
        </w:rPr>
      </w:pPr>
      <w:r>
        <w:rPr>
          <w:rFonts w:asciiTheme="minorHAnsi" w:eastAsiaTheme="minorEastAsia" w:hAnsiTheme="minorHAnsi" w:cstheme="minorBidi"/>
        </w:rPr>
        <w:t xml:space="preserve">Source: </w:t>
      </w:r>
      <w:r>
        <w:rPr>
          <w:rFonts w:ascii="Courier New" w:eastAsiaTheme="minorEastAsia" w:hAnsi="Courier New" w:cs="Courier New"/>
          <w:sz w:val="18"/>
          <w:szCs w:val="18"/>
        </w:rPr>
        <w:t>/vendor/mediatek/proprietary/tinysys/adsp/HIFI5_SP/build/patch/mt6991_b/</w:t>
      </w:r>
      <w:r>
        <w:rPr>
          <w:rFonts w:ascii="Courier New" w:hAnsi="Courier New" w:cs="Courier New"/>
          <w:sz w:val="18"/>
          <w:szCs w:val="18"/>
        </w:rPr>
        <w:t>libhal.a</w:t>
      </w:r>
    </w:p>
    <w:p w14:paraId="1389E2E7" w14:textId="77777777" w:rsidR="00545FA3" w:rsidRDefault="00545FA3" w:rsidP="00545FA3">
      <w:pPr>
        <w:numPr>
          <w:ilvl w:val="4"/>
          <w:numId w:val="7"/>
        </w:numPr>
        <w:adjustRightInd/>
        <w:snapToGrid/>
        <w:spacing w:before="0" w:after="0"/>
        <w:rPr>
          <w:rFonts w:asciiTheme="minorHAnsi" w:hAnsiTheme="minorHAnsi" w:cstheme="minorBidi"/>
        </w:rPr>
      </w:pPr>
      <w:r>
        <w:rPr>
          <w:rFonts w:asciiTheme="minorHAnsi" w:hAnsiTheme="minorHAnsi" w:cstheme="minorBidi"/>
        </w:rPr>
        <w:t xml:space="preserve">Destination: </w:t>
      </w:r>
      <w:r>
        <w:rPr>
          <w:rFonts w:ascii="Courier New" w:eastAsiaTheme="minorEastAsia" w:hAnsi="Courier New" w:cs="Courier New"/>
          <w:sz w:val="18"/>
          <w:szCs w:val="18"/>
        </w:rPr>
        <w:t>/vendor/mediatek/proprietary/tinysys/adsp/license/prebuilt/HIFI5/3rd_party/hwcfg/RI-2023.11-linux-E/xtensa-elf/arch/lib/libhal.a</w:t>
      </w:r>
    </w:p>
    <w:p w14:paraId="2BD26CD2" w14:textId="77777777" w:rsidR="00545FA3" w:rsidRDefault="00545FA3" w:rsidP="00545FA3">
      <w:pPr>
        <w:numPr>
          <w:ilvl w:val="3"/>
          <w:numId w:val="7"/>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NON-NNE </w:t>
      </w:r>
    </w:p>
    <w:p w14:paraId="42A570E8" w14:textId="0D8ED10F" w:rsidR="00545FA3" w:rsidRDefault="00545FA3" w:rsidP="00545FA3">
      <w:pPr>
        <w:numPr>
          <w:ilvl w:val="4"/>
          <w:numId w:val="7"/>
        </w:numPr>
        <w:adjustRightInd/>
        <w:snapToGrid/>
        <w:spacing w:before="0" w:after="0"/>
        <w:rPr>
          <w:rFonts w:asciiTheme="minorHAnsi" w:hAnsiTheme="minorHAnsi" w:cstheme="minorBidi"/>
        </w:rPr>
      </w:pPr>
      <w:r>
        <w:rPr>
          <w:rFonts w:asciiTheme="minorHAnsi" w:eastAsiaTheme="minorEastAsia" w:hAnsiTheme="minorHAnsi" w:cstheme="minorBidi"/>
        </w:rPr>
        <w:t xml:space="preserve">Source: </w:t>
      </w:r>
      <w:r>
        <w:rPr>
          <w:rFonts w:ascii="Courier New" w:eastAsiaTheme="minorEastAsia" w:hAnsi="Courier New" w:cs="Courier New"/>
          <w:sz w:val="18"/>
          <w:szCs w:val="18"/>
        </w:rPr>
        <w:t>/vendor/mediatek/proprietary/tinysys/adsp/HIFI5_SP/build/patch/mt6991_a/</w:t>
      </w:r>
      <w:r>
        <w:rPr>
          <w:rFonts w:ascii="Courier New" w:hAnsi="Courier New" w:cs="Courier New"/>
          <w:sz w:val="18"/>
          <w:szCs w:val="18"/>
        </w:rPr>
        <w:t>libhal.a</w:t>
      </w:r>
    </w:p>
    <w:p w14:paraId="03D91880" w14:textId="78DC8166" w:rsidR="00123C59" w:rsidRPr="00DE5A65" w:rsidRDefault="189E21DD" w:rsidP="0BDDC516">
      <w:pPr>
        <w:numPr>
          <w:ilvl w:val="4"/>
          <w:numId w:val="7"/>
        </w:numPr>
        <w:adjustRightInd/>
        <w:snapToGrid/>
        <w:spacing w:before="0" w:after="0"/>
        <w:rPr>
          <w:rFonts w:asciiTheme="minorHAnsi" w:hAnsiTheme="minorHAnsi" w:cstheme="minorBidi"/>
        </w:rPr>
      </w:pPr>
      <w:r w:rsidRPr="670393DB">
        <w:rPr>
          <w:rFonts w:asciiTheme="minorHAnsi" w:hAnsiTheme="minorHAnsi" w:cstheme="minorBidi"/>
        </w:rPr>
        <w:t xml:space="preserve">Destination: </w:t>
      </w:r>
      <w:r w:rsidRPr="670393DB">
        <w:rPr>
          <w:rFonts w:ascii="Courier New" w:eastAsiaTheme="minorEastAsia" w:hAnsi="Courier New" w:cs="Courier New"/>
          <w:sz w:val="18"/>
          <w:szCs w:val="18"/>
        </w:rPr>
        <w:t>/vendor/mediatek/proprietary/tinysys/adsp/license/prebuilt/HIFI5/3rd_party/hwcfg/RI-2023.11-linux-H/xtensa-elf/arch/lib/libhal.a</w:t>
      </w:r>
    </w:p>
    <w:p w14:paraId="21ACF0EA" w14:textId="77777777" w:rsidR="00545FA3" w:rsidRPr="00DE5A65" w:rsidRDefault="00545FA3" w:rsidP="00123C59">
      <w:pPr>
        <w:adjustRightInd/>
        <w:snapToGrid/>
        <w:spacing w:before="0" w:after="0"/>
        <w:ind w:left="1920"/>
        <w:rPr>
          <w:rFonts w:asciiTheme="minorHAnsi" w:eastAsiaTheme="minorEastAsia" w:hAnsiTheme="minorHAnsi" w:cstheme="minorHAnsi"/>
          <w:bCs/>
          <w:szCs w:val="20"/>
        </w:rPr>
      </w:pPr>
    </w:p>
    <w:p w14:paraId="2D573CB8" w14:textId="4FC4370B" w:rsidR="00B54CD9" w:rsidRDefault="00B54CD9" w:rsidP="002B07A3">
      <w:pPr>
        <w:adjustRightInd/>
        <w:snapToGrid/>
        <w:spacing w:before="0" w:after="0"/>
        <w:jc w:val="center"/>
        <w:rPr>
          <w:rFonts w:asciiTheme="minorHAnsi" w:eastAsiaTheme="minorEastAsia" w:hAnsiTheme="minorHAnsi" w:cstheme="minorHAnsi"/>
          <w:bCs/>
          <w:szCs w:val="20"/>
        </w:rPr>
      </w:pPr>
    </w:p>
    <w:p w14:paraId="6B8428D6" w14:textId="24DDE3B6" w:rsidR="002B07A3" w:rsidRDefault="00C767FE" w:rsidP="002B07A3">
      <w:pPr>
        <w:adjustRightInd/>
        <w:snapToGrid/>
        <w:spacing w:before="0" w:after="0"/>
        <w:jc w:val="center"/>
        <w:rPr>
          <w:rFonts w:asciiTheme="minorHAnsi" w:eastAsiaTheme="minorEastAsia" w:hAnsiTheme="minorHAnsi" w:cstheme="minorHAnsi"/>
          <w:bCs/>
          <w:szCs w:val="20"/>
        </w:rPr>
      </w:pPr>
      <w:r>
        <w:rPr>
          <w:noProof/>
        </w:rPr>
        <w:lastRenderedPageBreak/>
        <w:drawing>
          <wp:inline distT="0" distB="0" distL="0" distR="0" wp14:anchorId="6F758712" wp14:editId="5D9BAB0A">
            <wp:extent cx="5233916" cy="2756982"/>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45544" cy="2763107"/>
                    </a:xfrm>
                    <a:prstGeom prst="rect">
                      <a:avLst/>
                    </a:prstGeom>
                  </pic:spPr>
                </pic:pic>
              </a:graphicData>
            </a:graphic>
          </wp:inline>
        </w:drawing>
      </w:r>
    </w:p>
    <w:p w14:paraId="5B98FE12" w14:textId="77E9BABB" w:rsidR="002B07A3" w:rsidRDefault="002B07A3" w:rsidP="10853FB9">
      <w:pPr>
        <w:pStyle w:val="a3"/>
        <w:rPr>
          <w:rFonts w:asciiTheme="minorHAnsi" w:eastAsiaTheme="minorEastAsia" w:hAnsiTheme="minorHAnsi" w:cstheme="minorBidi"/>
        </w:rPr>
      </w:pPr>
      <w:bookmarkStart w:id="32" w:name="_Toc136611230"/>
      <w:r>
        <w:t xml:space="preserve">Figure </w:t>
      </w:r>
      <w:r>
        <w:fldChar w:fldCharType="begin"/>
      </w:r>
      <w:r>
        <w:instrText xml:space="preserve"> STYLEREF 1 \s </w:instrText>
      </w:r>
      <w:r>
        <w:fldChar w:fldCharType="separate"/>
      </w:r>
      <w:r w:rsidR="006662CC">
        <w:rPr>
          <w:noProof/>
        </w:rPr>
        <w:t>1</w:t>
      </w:r>
      <w:r>
        <w:rPr>
          <w:noProof/>
        </w:rPr>
        <w:fldChar w:fldCharType="end"/>
      </w:r>
      <w:r w:rsidR="006662CC">
        <w:noBreakHyphen/>
      </w:r>
      <w:r>
        <w:fldChar w:fldCharType="begin"/>
      </w:r>
      <w:r>
        <w:instrText xml:space="preserve"> SEQ Figure \* ARABIC \s 1 </w:instrText>
      </w:r>
      <w:r>
        <w:fldChar w:fldCharType="separate"/>
      </w:r>
      <w:r w:rsidR="006662CC">
        <w:rPr>
          <w:noProof/>
        </w:rPr>
        <w:t>2</w:t>
      </w:r>
      <w:r>
        <w:rPr>
          <w:noProof/>
        </w:rPr>
        <w:fldChar w:fldCharType="end"/>
      </w:r>
      <w:r>
        <w:t xml:space="preserve">. Example of </w:t>
      </w:r>
      <w:r w:rsidRPr="10853FB9">
        <w:rPr>
          <w:rFonts w:asciiTheme="minorHAnsi" w:eastAsiaTheme="minorEastAsia" w:hAnsiTheme="minorHAnsi" w:cstheme="minorBidi"/>
        </w:rPr>
        <w:t>Makefile Non</w:t>
      </w:r>
      <w:r w:rsidR="00913103" w:rsidRPr="10853FB9">
        <w:rPr>
          <w:rFonts w:asciiTheme="minorHAnsi" w:eastAsiaTheme="minorEastAsia" w:hAnsiTheme="minorHAnsi" w:cstheme="minorBidi"/>
        </w:rPr>
        <w:t>-</w:t>
      </w:r>
      <w:r w:rsidRPr="10853FB9">
        <w:rPr>
          <w:rFonts w:asciiTheme="minorHAnsi" w:eastAsiaTheme="minorEastAsia" w:hAnsiTheme="minorHAnsi" w:cstheme="minorBidi"/>
        </w:rPr>
        <w:t>support</w:t>
      </w:r>
      <w:bookmarkEnd w:id="32"/>
    </w:p>
    <w:p w14:paraId="6249B4CF" w14:textId="0AE5523D" w:rsidR="00C767FE" w:rsidRPr="00C767FE" w:rsidRDefault="00C767FE" w:rsidP="00C767FE">
      <w:pPr>
        <w:rPr>
          <w:rFonts w:eastAsiaTheme="minorEastAsia"/>
          <w:sz w:val="6"/>
          <w:szCs w:val="10"/>
        </w:rPr>
      </w:pPr>
    </w:p>
    <w:p w14:paraId="1A909B58" w14:textId="35AEEAF8" w:rsidR="00C767FE" w:rsidRDefault="00C767FE" w:rsidP="00C767FE">
      <w:pPr>
        <w:rPr>
          <w:rFonts w:eastAsiaTheme="minorEastAsia"/>
        </w:rPr>
      </w:pPr>
      <w:r>
        <w:rPr>
          <w:noProof/>
        </w:rPr>
        <w:drawing>
          <wp:inline distT="0" distB="0" distL="0" distR="0" wp14:anchorId="6C01709B" wp14:editId="008D0E2B">
            <wp:extent cx="5732145" cy="2033905"/>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2033905"/>
                    </a:xfrm>
                    <a:prstGeom prst="rect">
                      <a:avLst/>
                    </a:prstGeom>
                  </pic:spPr>
                </pic:pic>
              </a:graphicData>
            </a:graphic>
          </wp:inline>
        </w:drawing>
      </w:r>
    </w:p>
    <w:p w14:paraId="1278F860" w14:textId="0F62F8B6" w:rsidR="00C767FE" w:rsidRDefault="00C767FE" w:rsidP="10853FB9">
      <w:pPr>
        <w:pStyle w:val="a3"/>
        <w:rPr>
          <w:rFonts w:asciiTheme="minorHAnsi" w:eastAsiaTheme="minorEastAsia" w:hAnsiTheme="minorHAnsi" w:cstheme="minorBidi"/>
        </w:rPr>
      </w:pPr>
      <w:bookmarkStart w:id="33" w:name="_Toc136611231"/>
      <w:r>
        <w:t xml:space="preserve">Figure </w:t>
      </w:r>
      <w:r>
        <w:fldChar w:fldCharType="begin"/>
      </w:r>
      <w:r>
        <w:instrText xml:space="preserve"> STYLEREF 1 \s </w:instrText>
      </w:r>
      <w:r>
        <w:fldChar w:fldCharType="separate"/>
      </w:r>
      <w:r w:rsidR="006662CC">
        <w:rPr>
          <w:noProof/>
        </w:rPr>
        <w:t>1</w:t>
      </w:r>
      <w:r>
        <w:rPr>
          <w:noProof/>
        </w:rPr>
        <w:fldChar w:fldCharType="end"/>
      </w:r>
      <w:r w:rsidR="006662CC">
        <w:noBreakHyphen/>
      </w:r>
      <w:r>
        <w:fldChar w:fldCharType="begin"/>
      </w:r>
      <w:r>
        <w:instrText xml:space="preserve"> SEQ Figure \* ARABIC \s 1 </w:instrText>
      </w:r>
      <w:r>
        <w:fldChar w:fldCharType="separate"/>
      </w:r>
      <w:r w:rsidR="006662CC">
        <w:rPr>
          <w:noProof/>
        </w:rPr>
        <w:t>3</w:t>
      </w:r>
      <w:r>
        <w:rPr>
          <w:noProof/>
        </w:rPr>
        <w:fldChar w:fldCharType="end"/>
      </w:r>
      <w:r>
        <w:t xml:space="preserve">. Example of </w:t>
      </w:r>
      <w:r w:rsidRPr="10853FB9">
        <w:rPr>
          <w:rFonts w:asciiTheme="minorHAnsi" w:eastAsiaTheme="minorEastAsia" w:hAnsiTheme="minorHAnsi" w:cstheme="minorBidi"/>
        </w:rPr>
        <w:t xml:space="preserve">Makefile Non-support </w:t>
      </w:r>
      <w:r w:rsidR="00BD2392" w:rsidRPr="10853FB9">
        <w:rPr>
          <w:rFonts w:asciiTheme="minorHAnsi" w:eastAsiaTheme="minorEastAsia" w:hAnsiTheme="minorHAnsi" w:cstheme="minorBidi"/>
        </w:rPr>
        <w:t>– Replace by User</w:t>
      </w:r>
      <w:bookmarkEnd w:id="33"/>
    </w:p>
    <w:p w14:paraId="70CC2FAC" w14:textId="77777777" w:rsidR="00C767FE" w:rsidRPr="00C767FE" w:rsidRDefault="00C767FE" w:rsidP="00C767FE">
      <w:pPr>
        <w:rPr>
          <w:rFonts w:eastAsiaTheme="minorEastAsia"/>
          <w:sz w:val="10"/>
          <w:szCs w:val="14"/>
        </w:rPr>
      </w:pPr>
    </w:p>
    <w:p w14:paraId="441E61C3" w14:textId="3502BC5C" w:rsidR="00C767FE" w:rsidRDefault="00C767FE" w:rsidP="00C767FE">
      <w:pPr>
        <w:rPr>
          <w:rFonts w:eastAsiaTheme="minorEastAsia"/>
        </w:rPr>
      </w:pPr>
      <w:r>
        <w:rPr>
          <w:noProof/>
        </w:rPr>
        <w:drawing>
          <wp:inline distT="0" distB="0" distL="0" distR="0" wp14:anchorId="4C12F7F0" wp14:editId="55BB6C58">
            <wp:extent cx="5732145" cy="203962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2039620"/>
                    </a:xfrm>
                    <a:prstGeom prst="rect">
                      <a:avLst/>
                    </a:prstGeom>
                  </pic:spPr>
                </pic:pic>
              </a:graphicData>
            </a:graphic>
          </wp:inline>
        </w:drawing>
      </w:r>
    </w:p>
    <w:p w14:paraId="4500D855" w14:textId="4A615D47" w:rsidR="00C767FE" w:rsidRPr="00C767FE" w:rsidRDefault="00C767FE" w:rsidP="10853FB9">
      <w:pPr>
        <w:pStyle w:val="a3"/>
        <w:rPr>
          <w:rFonts w:eastAsiaTheme="minorEastAsia"/>
        </w:rPr>
      </w:pPr>
      <w:bookmarkStart w:id="34" w:name="_Toc136611232"/>
      <w:r>
        <w:t xml:space="preserve">Figure </w:t>
      </w:r>
      <w:r>
        <w:fldChar w:fldCharType="begin"/>
      </w:r>
      <w:r>
        <w:instrText xml:space="preserve"> STYLEREF 1 \s </w:instrText>
      </w:r>
      <w:r>
        <w:fldChar w:fldCharType="separate"/>
      </w:r>
      <w:r w:rsidR="006662CC">
        <w:rPr>
          <w:noProof/>
        </w:rPr>
        <w:t>1</w:t>
      </w:r>
      <w:r>
        <w:rPr>
          <w:noProof/>
        </w:rPr>
        <w:fldChar w:fldCharType="end"/>
      </w:r>
      <w:r w:rsidR="006662CC">
        <w:noBreakHyphen/>
      </w:r>
      <w:r>
        <w:fldChar w:fldCharType="begin"/>
      </w:r>
      <w:r>
        <w:instrText xml:space="preserve"> SEQ Figure \* ARABIC \s 1 </w:instrText>
      </w:r>
      <w:r>
        <w:fldChar w:fldCharType="separate"/>
      </w:r>
      <w:r w:rsidR="006662CC">
        <w:rPr>
          <w:noProof/>
        </w:rPr>
        <w:t>4</w:t>
      </w:r>
      <w:r>
        <w:rPr>
          <w:noProof/>
        </w:rPr>
        <w:fldChar w:fldCharType="end"/>
      </w:r>
      <w:r>
        <w:t xml:space="preserve">. Example of </w:t>
      </w:r>
      <w:r w:rsidRPr="10853FB9">
        <w:rPr>
          <w:rFonts w:asciiTheme="minorHAnsi" w:eastAsiaTheme="minorEastAsia" w:hAnsiTheme="minorHAnsi" w:cstheme="minorBidi"/>
        </w:rPr>
        <w:t>Makefile Support</w:t>
      </w:r>
      <w:r w:rsidR="003C0E58" w:rsidRPr="10853FB9">
        <w:rPr>
          <w:rFonts w:asciiTheme="minorHAnsi" w:eastAsiaTheme="minorEastAsia" w:hAnsiTheme="minorHAnsi" w:cstheme="minorBidi"/>
        </w:rPr>
        <w:t xml:space="preserve"> – Replace </w:t>
      </w:r>
      <w:r w:rsidR="00F3132D" w:rsidRPr="10853FB9">
        <w:rPr>
          <w:rFonts w:asciiTheme="minorHAnsi" w:eastAsiaTheme="minorEastAsia" w:hAnsiTheme="minorHAnsi" w:cstheme="minorBidi"/>
        </w:rPr>
        <w:t>by</w:t>
      </w:r>
      <w:r w:rsidR="003C0E58" w:rsidRPr="10853FB9">
        <w:rPr>
          <w:rFonts w:asciiTheme="minorHAnsi" w:eastAsiaTheme="minorEastAsia" w:hAnsiTheme="minorHAnsi" w:cstheme="minorBidi"/>
        </w:rPr>
        <w:t xml:space="preserve"> Makefile</w:t>
      </w:r>
      <w:bookmarkEnd w:id="34"/>
    </w:p>
    <w:p w14:paraId="20BCD672" w14:textId="0C134AA2" w:rsidR="006E66AA" w:rsidRDefault="10853FB9" w:rsidP="00C81149">
      <w:pPr>
        <w:pStyle w:val="3"/>
      </w:pPr>
      <w:bookmarkStart w:id="35" w:name="_Toc229437575"/>
      <w:r>
        <w:lastRenderedPageBreak/>
        <w:t>Tool Chain Version</w:t>
      </w:r>
      <w:bookmarkEnd w:id="35"/>
    </w:p>
    <w:tbl>
      <w:tblPr>
        <w:tblStyle w:val="21"/>
        <w:tblW w:w="6530" w:type="dxa"/>
        <w:jc w:val="center"/>
        <w:tblLayout w:type="fixed"/>
        <w:tblLook w:val="04A0" w:firstRow="1" w:lastRow="0" w:firstColumn="1" w:lastColumn="0" w:noHBand="0" w:noVBand="1"/>
      </w:tblPr>
      <w:tblGrid>
        <w:gridCol w:w="2438"/>
        <w:gridCol w:w="4092"/>
      </w:tblGrid>
      <w:tr w:rsidR="006E66AA" w:rsidRPr="00E65E7E" w14:paraId="6ABE3170" w14:textId="77777777" w:rsidTr="0BDDC516">
        <w:trPr>
          <w:cnfStyle w:val="100000000000" w:firstRow="1" w:lastRow="0" w:firstColumn="0" w:lastColumn="0" w:oddVBand="0" w:evenVBand="0" w:oddHBand="0" w:evenHBand="0" w:firstRowFirstColumn="0" w:firstRowLastColumn="0" w:lastRowFirstColumn="0" w:lastRowLastColumn="0"/>
          <w:trHeight w:val="23"/>
          <w:jc w:val="center"/>
        </w:trPr>
        <w:tc>
          <w:tcPr>
            <w:cnfStyle w:val="001000000000" w:firstRow="0" w:lastRow="0" w:firstColumn="1" w:lastColumn="0" w:oddVBand="0" w:evenVBand="0" w:oddHBand="0" w:evenHBand="0" w:firstRowFirstColumn="0" w:firstRowLastColumn="0" w:lastRowFirstColumn="0" w:lastRowLastColumn="0"/>
            <w:tcW w:w="2438" w:type="dxa"/>
            <w:tcBorders>
              <w:top w:val="single" w:sz="12" w:space="0" w:color="auto"/>
              <w:bottom w:val="double" w:sz="4" w:space="0" w:color="auto"/>
            </w:tcBorders>
            <w:hideMark/>
          </w:tcPr>
          <w:p w14:paraId="077B8B50" w14:textId="4B3D3EF6" w:rsidR="006E66AA" w:rsidRPr="00E65E7E" w:rsidRDefault="000D061C" w:rsidP="10853FB9">
            <w:pPr>
              <w:adjustRightInd/>
              <w:snapToGrid/>
              <w:spacing w:before="0" w:after="0"/>
              <w:jc w:val="center"/>
              <w:rPr>
                <w:rFonts w:eastAsia="新細明體" w:cs="Calibri"/>
              </w:rPr>
            </w:pPr>
            <w:r w:rsidRPr="10853FB9">
              <w:rPr>
                <w:rFonts w:eastAsia="新細明體" w:cs="Calibri"/>
                <w:kern w:val="0"/>
              </w:rPr>
              <w:t xml:space="preserve">Toolchain </w:t>
            </w:r>
            <w:r w:rsidR="006E66AA" w:rsidRPr="10853FB9">
              <w:rPr>
                <w:rFonts w:eastAsia="新細明體" w:cs="Calibri"/>
                <w:kern w:val="0"/>
              </w:rPr>
              <w:t>Ver</w:t>
            </w:r>
            <w:r w:rsidRPr="10853FB9">
              <w:rPr>
                <w:rFonts w:eastAsia="新細明體" w:cs="Calibri"/>
                <w:kern w:val="0"/>
              </w:rPr>
              <w:t>.</w:t>
            </w:r>
          </w:p>
        </w:tc>
        <w:tc>
          <w:tcPr>
            <w:tcW w:w="4092" w:type="dxa"/>
            <w:tcBorders>
              <w:top w:val="single" w:sz="12" w:space="0" w:color="auto"/>
              <w:bottom w:val="double" w:sz="4" w:space="0" w:color="auto"/>
            </w:tcBorders>
          </w:tcPr>
          <w:p w14:paraId="299C42DF" w14:textId="77777777" w:rsidR="006E66AA" w:rsidRPr="00E65E7E" w:rsidRDefault="006E66AA"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b w:val="0"/>
                <w:bCs w:val="0"/>
              </w:rPr>
            </w:pPr>
            <w:r w:rsidRPr="10853FB9">
              <w:rPr>
                <w:rFonts w:eastAsia="新細明體" w:cs="Calibri"/>
                <w:kern w:val="0"/>
              </w:rPr>
              <w:t>Platform</w:t>
            </w:r>
          </w:p>
        </w:tc>
      </w:tr>
      <w:tr w:rsidR="006E66AA" w:rsidRPr="00E65E7E" w14:paraId="4450B190" w14:textId="77777777" w:rsidTr="0BDDC516">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2438" w:type="dxa"/>
            <w:tcBorders>
              <w:top w:val="double" w:sz="4" w:space="0" w:color="auto"/>
            </w:tcBorders>
            <w:hideMark/>
          </w:tcPr>
          <w:p w14:paraId="1D7B7A05" w14:textId="77777777" w:rsidR="006E66AA" w:rsidRPr="00BF413E" w:rsidRDefault="10853FB9" w:rsidP="10853FB9">
            <w:pPr>
              <w:adjustRightInd/>
              <w:snapToGrid/>
              <w:spacing w:before="0" w:after="0"/>
              <w:jc w:val="left"/>
              <w:rPr>
                <w:rFonts w:eastAsia="新細明體" w:cs="Calibri"/>
                <w:b w:val="0"/>
                <w:bCs w:val="0"/>
              </w:rPr>
            </w:pPr>
            <w:r w:rsidRPr="10853FB9">
              <w:rPr>
                <w:rFonts w:eastAsia="新細明體" w:cs="Calibri"/>
                <w:b w:val="0"/>
                <w:bCs w:val="0"/>
              </w:rPr>
              <w:t>RG-2017.6</w:t>
            </w:r>
          </w:p>
        </w:tc>
        <w:tc>
          <w:tcPr>
            <w:tcW w:w="4092" w:type="dxa"/>
            <w:tcBorders>
              <w:top w:val="double" w:sz="4" w:space="0" w:color="auto"/>
            </w:tcBorders>
          </w:tcPr>
          <w:p w14:paraId="2504CD9C" w14:textId="77777777" w:rsidR="006E66AA" w:rsidRPr="00BF413E" w:rsidRDefault="006E66AA"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P90</w:t>
            </w:r>
            <w:r w:rsidR="00857BFA" w:rsidRPr="10853FB9">
              <w:rPr>
                <w:rFonts w:eastAsia="新細明體" w:cs="Calibri"/>
                <w:kern w:val="0"/>
              </w:rPr>
              <w:t xml:space="preserve"> (AndroidP)</w:t>
            </w:r>
          </w:p>
        </w:tc>
      </w:tr>
      <w:tr w:rsidR="00857BFA" w:rsidRPr="00E65E7E" w14:paraId="7B37EFE2" w14:textId="77777777" w:rsidTr="0BDDC516">
        <w:trPr>
          <w:trHeight w:val="50"/>
          <w:jc w:val="center"/>
        </w:trPr>
        <w:tc>
          <w:tcPr>
            <w:cnfStyle w:val="001000000000" w:firstRow="0" w:lastRow="0" w:firstColumn="1" w:lastColumn="0" w:oddVBand="0" w:evenVBand="0" w:oddHBand="0" w:evenHBand="0" w:firstRowFirstColumn="0" w:firstRowLastColumn="0" w:lastRowFirstColumn="0" w:lastRowLastColumn="0"/>
            <w:tcW w:w="2438" w:type="dxa"/>
            <w:hideMark/>
          </w:tcPr>
          <w:p w14:paraId="66B8BD9F" w14:textId="77777777" w:rsidR="00857BFA" w:rsidRPr="00BF413E" w:rsidRDefault="10853FB9" w:rsidP="10853FB9">
            <w:pPr>
              <w:adjustRightInd/>
              <w:snapToGrid/>
              <w:spacing w:before="0" w:after="0"/>
              <w:jc w:val="left"/>
              <w:rPr>
                <w:rFonts w:eastAsia="新細明體" w:cs="Calibri"/>
                <w:b w:val="0"/>
                <w:bCs w:val="0"/>
              </w:rPr>
            </w:pPr>
            <w:r w:rsidRPr="10853FB9">
              <w:rPr>
                <w:rFonts w:eastAsia="新細明體" w:cs="Calibri"/>
                <w:b w:val="0"/>
                <w:bCs w:val="0"/>
              </w:rPr>
              <w:t>RI-2018.0</w:t>
            </w:r>
          </w:p>
        </w:tc>
        <w:tc>
          <w:tcPr>
            <w:tcW w:w="4092" w:type="dxa"/>
          </w:tcPr>
          <w:p w14:paraId="584F7492" w14:textId="77777777" w:rsidR="00857BFA" w:rsidRPr="00BF413E" w:rsidRDefault="00857BFA"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P90(Android Q~), G90</w:t>
            </w:r>
            <w:r w:rsidR="00D678A3" w:rsidRPr="10853FB9">
              <w:rPr>
                <w:rFonts w:eastAsia="新細明體" w:cs="Calibri"/>
                <w:kern w:val="0"/>
              </w:rPr>
              <w:t>, 5G_L/H/H+, 5G_A/A+</w:t>
            </w:r>
          </w:p>
        </w:tc>
      </w:tr>
      <w:tr w:rsidR="00D72AEB" w:rsidRPr="00E65E7E" w14:paraId="10855BE6" w14:textId="77777777" w:rsidTr="0BDDC516">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2438" w:type="dxa"/>
          </w:tcPr>
          <w:p w14:paraId="2BFAB20E" w14:textId="77777777" w:rsidR="00D72AEB" w:rsidRPr="00BF413E" w:rsidRDefault="10853FB9" w:rsidP="10853FB9">
            <w:pPr>
              <w:adjustRightInd/>
              <w:snapToGrid/>
              <w:spacing w:before="0" w:after="0"/>
              <w:jc w:val="left"/>
              <w:rPr>
                <w:rFonts w:eastAsia="新細明體" w:cs="Calibri"/>
                <w:b w:val="0"/>
                <w:bCs w:val="0"/>
              </w:rPr>
            </w:pPr>
            <w:r w:rsidRPr="10853FB9">
              <w:rPr>
                <w:rFonts w:eastAsia="新細明體" w:cs="Calibri"/>
                <w:b w:val="0"/>
                <w:bCs w:val="0"/>
              </w:rPr>
              <w:t>RI-2019.1</w:t>
            </w:r>
          </w:p>
        </w:tc>
        <w:tc>
          <w:tcPr>
            <w:tcW w:w="4092" w:type="dxa"/>
          </w:tcPr>
          <w:p w14:paraId="4B8D8DCA" w14:textId="77777777" w:rsidR="00D72AEB" w:rsidRPr="00BF413E" w:rsidRDefault="00D72AEB"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5G_B/Next-A/DX-1/Next-A2/DX-P</w:t>
            </w:r>
          </w:p>
        </w:tc>
      </w:tr>
      <w:tr w:rsidR="0045463D" w:rsidRPr="00E65E7E" w14:paraId="2FD231B6" w14:textId="77777777" w:rsidTr="0BDDC516">
        <w:trPr>
          <w:trHeight w:val="50"/>
          <w:jc w:val="center"/>
        </w:trPr>
        <w:tc>
          <w:tcPr>
            <w:cnfStyle w:val="001000000000" w:firstRow="0" w:lastRow="0" w:firstColumn="1" w:lastColumn="0" w:oddVBand="0" w:evenVBand="0" w:oddHBand="0" w:evenHBand="0" w:firstRowFirstColumn="0" w:firstRowLastColumn="0" w:lastRowFirstColumn="0" w:lastRowLastColumn="0"/>
            <w:tcW w:w="2438" w:type="dxa"/>
          </w:tcPr>
          <w:p w14:paraId="6B7918FB" w14:textId="6B5959B2" w:rsidR="0045463D" w:rsidRPr="00BF413E" w:rsidRDefault="2A995EC4" w:rsidP="10853FB9">
            <w:pPr>
              <w:adjustRightInd/>
              <w:snapToGrid/>
              <w:spacing w:before="0" w:after="0"/>
              <w:jc w:val="left"/>
              <w:rPr>
                <w:rFonts w:eastAsia="新細明體" w:cs="Calibri"/>
                <w:b w:val="0"/>
                <w:bCs w:val="0"/>
              </w:rPr>
            </w:pPr>
            <w:r w:rsidRPr="0BDDC516">
              <w:rPr>
                <w:rFonts w:eastAsia="新細明體" w:cs="Calibri"/>
                <w:b w:val="0"/>
                <w:bCs w:val="0"/>
              </w:rPr>
              <w:t>RI</w:t>
            </w:r>
            <w:r w:rsidR="72F628F2" w:rsidRPr="0BDDC516">
              <w:rPr>
                <w:rFonts w:eastAsia="新細明體" w:cs="Calibri"/>
                <w:b w:val="0"/>
                <w:bCs w:val="0"/>
              </w:rPr>
              <w:t>-</w:t>
            </w:r>
            <w:r w:rsidRPr="0BDDC516">
              <w:rPr>
                <w:rFonts w:eastAsia="新細明體" w:cs="Calibri"/>
                <w:b w:val="0"/>
                <w:bCs w:val="0"/>
              </w:rPr>
              <w:t>2021.8</w:t>
            </w:r>
          </w:p>
        </w:tc>
        <w:tc>
          <w:tcPr>
            <w:tcW w:w="4092" w:type="dxa"/>
          </w:tcPr>
          <w:p w14:paraId="1FC05038" w14:textId="134DDBE9" w:rsidR="0045463D" w:rsidRPr="00BF413E" w:rsidRDefault="0045463D"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DX-2</w:t>
            </w:r>
            <w:r w:rsidR="003C417F" w:rsidRPr="10853FB9">
              <w:rPr>
                <w:rFonts w:eastAsia="新細明體" w:cs="Calibri"/>
                <w:kern w:val="0"/>
              </w:rPr>
              <w:t>/</w:t>
            </w:r>
            <w:r w:rsidRPr="10853FB9">
              <w:rPr>
                <w:rFonts w:eastAsia="新細明體" w:cs="Calibri"/>
                <w:kern w:val="0"/>
              </w:rPr>
              <w:t>22H</w:t>
            </w:r>
            <w:r w:rsidR="003F3539" w:rsidRPr="10853FB9">
              <w:rPr>
                <w:rFonts w:eastAsia="新細明體" w:cs="Calibri"/>
                <w:kern w:val="0"/>
              </w:rPr>
              <w:t>/23P</w:t>
            </w:r>
            <w:r w:rsidR="004B4F94">
              <w:rPr>
                <w:rFonts w:eastAsia="新細明體" w:cs="Calibri"/>
                <w:kern w:val="0"/>
              </w:rPr>
              <w:t>/24P</w:t>
            </w:r>
          </w:p>
        </w:tc>
      </w:tr>
      <w:tr w:rsidR="004D5DFF" w:rsidRPr="00E65E7E" w14:paraId="048EF581" w14:textId="77777777" w:rsidTr="0BDDC516">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2438" w:type="dxa"/>
            <w:tcBorders>
              <w:bottom w:val="single" w:sz="12" w:space="0" w:color="auto"/>
            </w:tcBorders>
          </w:tcPr>
          <w:p w14:paraId="6BC0D7D5" w14:textId="5DD2EB63" w:rsidR="004D5DFF" w:rsidRPr="00BF413E" w:rsidRDefault="2A995EC4" w:rsidP="10853FB9">
            <w:pPr>
              <w:adjustRightInd/>
              <w:snapToGrid/>
              <w:spacing w:before="0" w:after="0"/>
              <w:jc w:val="left"/>
              <w:rPr>
                <w:rFonts w:eastAsia="新細明體" w:cs="Calibri"/>
              </w:rPr>
            </w:pPr>
            <w:r w:rsidRPr="0BDDC516">
              <w:rPr>
                <w:rFonts w:eastAsia="新細明體" w:cs="Calibri"/>
                <w:b w:val="0"/>
                <w:bCs w:val="0"/>
              </w:rPr>
              <w:t>RI</w:t>
            </w:r>
            <w:r w:rsidR="54F4EB0C" w:rsidRPr="0BDDC516">
              <w:rPr>
                <w:rFonts w:eastAsia="新細明體" w:cs="Calibri"/>
                <w:b w:val="0"/>
                <w:bCs w:val="0"/>
              </w:rPr>
              <w:t>-</w:t>
            </w:r>
            <w:r w:rsidRPr="0BDDC516">
              <w:rPr>
                <w:rFonts w:eastAsia="新細明體" w:cs="Calibri"/>
                <w:b w:val="0"/>
                <w:bCs w:val="0"/>
              </w:rPr>
              <w:t>2023.11</w:t>
            </w:r>
          </w:p>
        </w:tc>
        <w:tc>
          <w:tcPr>
            <w:tcW w:w="4092" w:type="dxa"/>
            <w:tcBorders>
              <w:bottom w:val="single" w:sz="12" w:space="0" w:color="auto"/>
            </w:tcBorders>
          </w:tcPr>
          <w:p w14:paraId="6024F319" w14:textId="24B50E93" w:rsidR="004D5DFF" w:rsidRPr="00BF413E" w:rsidRDefault="089AF7F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D</w:t>
            </w:r>
            <w:r w:rsidR="1D2D1914">
              <w:rPr>
                <w:rFonts w:eastAsia="新細明體" w:cs="Calibri"/>
                <w:kern w:val="0"/>
              </w:rPr>
              <w:t>X-</w:t>
            </w:r>
            <w:r w:rsidRPr="10853FB9">
              <w:rPr>
                <w:rFonts w:eastAsia="新細明體" w:cs="Calibri"/>
                <w:kern w:val="0"/>
              </w:rPr>
              <w:t>3</w:t>
            </w:r>
            <w:r w:rsidR="1D2D1914">
              <w:rPr>
                <w:rFonts w:eastAsia="新細明體" w:cs="Calibri"/>
                <w:kern w:val="0"/>
              </w:rPr>
              <w:t>/DX-4</w:t>
            </w:r>
          </w:p>
        </w:tc>
      </w:tr>
    </w:tbl>
    <w:p w14:paraId="3CB91940" w14:textId="6FDEC32F" w:rsidR="00507464" w:rsidRDefault="10853FB9" w:rsidP="00C81149">
      <w:pPr>
        <w:pStyle w:val="3"/>
      </w:pPr>
      <w:bookmarkStart w:id="36" w:name="_Toc229437576"/>
      <w:r>
        <w:t>Compiler</w:t>
      </w:r>
      <w:bookmarkEnd w:id="36"/>
    </w:p>
    <w:p w14:paraId="7131F286" w14:textId="0A468A77" w:rsidR="00C145C1"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compiler version are listed by toolchain and shown as below:</w:t>
      </w:r>
    </w:p>
    <w:tbl>
      <w:tblPr>
        <w:tblStyle w:val="21"/>
        <w:tblW w:w="6530" w:type="dxa"/>
        <w:jc w:val="center"/>
        <w:tblLayout w:type="fixed"/>
        <w:tblLook w:val="04A0" w:firstRow="1" w:lastRow="0" w:firstColumn="1" w:lastColumn="0" w:noHBand="0" w:noVBand="1"/>
      </w:tblPr>
      <w:tblGrid>
        <w:gridCol w:w="3572"/>
        <w:gridCol w:w="2958"/>
      </w:tblGrid>
      <w:tr w:rsidR="00C145C1" w:rsidRPr="00E65E7E" w14:paraId="78E8616B" w14:textId="77777777" w:rsidTr="0BDDC516">
        <w:trPr>
          <w:cnfStyle w:val="100000000000" w:firstRow="1" w:lastRow="0" w:firstColumn="0" w:lastColumn="0" w:oddVBand="0" w:evenVBand="0" w:oddHBand="0" w:evenHBand="0" w:firstRowFirstColumn="0" w:firstRowLastColumn="0" w:lastRowFirstColumn="0" w:lastRowLastColumn="0"/>
          <w:trHeight w:val="23"/>
          <w:jc w:val="center"/>
        </w:trPr>
        <w:tc>
          <w:tcPr>
            <w:cnfStyle w:val="001000000000" w:firstRow="0" w:lastRow="0" w:firstColumn="1" w:lastColumn="0" w:oddVBand="0" w:evenVBand="0" w:oddHBand="0" w:evenHBand="0" w:firstRowFirstColumn="0" w:firstRowLastColumn="0" w:lastRowFirstColumn="0" w:lastRowLastColumn="0"/>
            <w:tcW w:w="3572" w:type="dxa"/>
            <w:tcBorders>
              <w:top w:val="single" w:sz="12" w:space="0" w:color="auto"/>
              <w:bottom w:val="double" w:sz="4" w:space="0" w:color="auto"/>
            </w:tcBorders>
            <w:hideMark/>
          </w:tcPr>
          <w:p w14:paraId="5F6BE3BB" w14:textId="77777777" w:rsidR="00C145C1" w:rsidRPr="00E65E7E" w:rsidRDefault="00C145C1" w:rsidP="10853FB9">
            <w:pPr>
              <w:adjustRightInd/>
              <w:snapToGrid/>
              <w:spacing w:before="0" w:after="0"/>
              <w:jc w:val="center"/>
              <w:rPr>
                <w:rFonts w:eastAsia="新細明體" w:cs="Calibri"/>
              </w:rPr>
            </w:pPr>
            <w:r w:rsidRPr="10853FB9">
              <w:rPr>
                <w:rFonts w:eastAsia="新細明體" w:cs="Calibri"/>
                <w:kern w:val="0"/>
              </w:rPr>
              <w:t>Toolchain Ver.</w:t>
            </w:r>
          </w:p>
        </w:tc>
        <w:tc>
          <w:tcPr>
            <w:tcW w:w="2958" w:type="dxa"/>
            <w:tcBorders>
              <w:top w:val="single" w:sz="12" w:space="0" w:color="auto"/>
              <w:bottom w:val="double" w:sz="4" w:space="0" w:color="auto"/>
            </w:tcBorders>
          </w:tcPr>
          <w:p w14:paraId="490C5367" w14:textId="77777777" w:rsidR="00C145C1" w:rsidRPr="00E65E7E" w:rsidRDefault="00C145C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b w:val="0"/>
                <w:bCs w:val="0"/>
              </w:rPr>
            </w:pPr>
            <w:r w:rsidRPr="10853FB9">
              <w:rPr>
                <w:rFonts w:eastAsia="新細明體" w:cs="Calibri"/>
                <w:kern w:val="0"/>
              </w:rPr>
              <w:t>Compiler</w:t>
            </w:r>
          </w:p>
        </w:tc>
      </w:tr>
      <w:tr w:rsidR="00C145C1" w:rsidRPr="00E65E7E" w14:paraId="5BCAF4BD" w14:textId="77777777" w:rsidTr="0BDDC516">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3572" w:type="dxa"/>
            <w:tcBorders>
              <w:top w:val="double" w:sz="4" w:space="0" w:color="auto"/>
            </w:tcBorders>
            <w:hideMark/>
          </w:tcPr>
          <w:p w14:paraId="05EE3F42" w14:textId="77777777" w:rsidR="00C145C1" w:rsidRPr="00BF413E" w:rsidRDefault="10853FB9" w:rsidP="10853FB9">
            <w:pPr>
              <w:adjustRightInd/>
              <w:snapToGrid/>
              <w:spacing w:before="0" w:after="0"/>
              <w:jc w:val="left"/>
              <w:rPr>
                <w:rFonts w:eastAsia="新細明體" w:cs="Calibri"/>
                <w:b w:val="0"/>
                <w:bCs w:val="0"/>
              </w:rPr>
            </w:pPr>
            <w:r w:rsidRPr="10853FB9">
              <w:rPr>
                <w:rFonts w:eastAsia="新細明體" w:cs="Calibri"/>
                <w:b w:val="0"/>
                <w:bCs w:val="0"/>
              </w:rPr>
              <w:t>RG-2017.6 / RI-2018.0 / RI-2019.1</w:t>
            </w:r>
          </w:p>
        </w:tc>
        <w:tc>
          <w:tcPr>
            <w:tcW w:w="2958" w:type="dxa"/>
            <w:tcBorders>
              <w:top w:val="double" w:sz="4" w:space="0" w:color="auto"/>
            </w:tcBorders>
          </w:tcPr>
          <w:p w14:paraId="1FFD8458" w14:textId="0CCCCCEE" w:rsidR="00C145C1" w:rsidRPr="00BF413E" w:rsidRDefault="00E114C2"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XCC</w:t>
            </w:r>
          </w:p>
        </w:tc>
      </w:tr>
      <w:tr w:rsidR="00C145C1" w:rsidRPr="00E65E7E" w14:paraId="0DF9001D" w14:textId="77777777" w:rsidTr="0BDDC516">
        <w:trPr>
          <w:trHeight w:val="50"/>
          <w:jc w:val="center"/>
        </w:trPr>
        <w:tc>
          <w:tcPr>
            <w:cnfStyle w:val="001000000000" w:firstRow="0" w:lastRow="0" w:firstColumn="1" w:lastColumn="0" w:oddVBand="0" w:evenVBand="0" w:oddHBand="0" w:evenHBand="0" w:firstRowFirstColumn="0" w:firstRowLastColumn="0" w:lastRowFirstColumn="0" w:lastRowLastColumn="0"/>
            <w:tcW w:w="3572" w:type="dxa"/>
            <w:tcBorders>
              <w:bottom w:val="single" w:sz="12" w:space="0" w:color="auto"/>
            </w:tcBorders>
          </w:tcPr>
          <w:p w14:paraId="141BEF86" w14:textId="7F9D1A30" w:rsidR="00C145C1" w:rsidRPr="00BF413E" w:rsidRDefault="2A995EC4" w:rsidP="10853FB9">
            <w:pPr>
              <w:adjustRightInd/>
              <w:snapToGrid/>
              <w:spacing w:before="0" w:after="0"/>
              <w:jc w:val="left"/>
              <w:rPr>
                <w:rFonts w:eastAsia="新細明體" w:cs="Calibri"/>
                <w:b w:val="0"/>
                <w:bCs w:val="0"/>
              </w:rPr>
            </w:pPr>
            <w:r w:rsidRPr="0BDDC516">
              <w:rPr>
                <w:rFonts w:eastAsia="新細明體" w:cs="Calibri"/>
                <w:b w:val="0"/>
                <w:bCs w:val="0"/>
              </w:rPr>
              <w:t>RI</w:t>
            </w:r>
            <w:r w:rsidR="16DA4464" w:rsidRPr="0BDDC516">
              <w:rPr>
                <w:rFonts w:eastAsia="新細明體" w:cs="Calibri"/>
                <w:b w:val="0"/>
                <w:bCs w:val="0"/>
              </w:rPr>
              <w:t>-</w:t>
            </w:r>
            <w:r w:rsidRPr="0BDDC516">
              <w:rPr>
                <w:rFonts w:eastAsia="新細明體" w:cs="Calibri"/>
                <w:b w:val="0"/>
                <w:bCs w:val="0"/>
              </w:rPr>
              <w:t>2021.8</w:t>
            </w:r>
            <w:r w:rsidR="5066C203" w:rsidRPr="0BDDC516">
              <w:rPr>
                <w:rFonts w:eastAsia="新細明體" w:cs="Calibri"/>
                <w:b w:val="0"/>
                <w:bCs w:val="0"/>
              </w:rPr>
              <w:t>/RI.2023.11</w:t>
            </w:r>
          </w:p>
        </w:tc>
        <w:tc>
          <w:tcPr>
            <w:tcW w:w="2958" w:type="dxa"/>
            <w:tcBorders>
              <w:bottom w:val="single" w:sz="12" w:space="0" w:color="auto"/>
            </w:tcBorders>
          </w:tcPr>
          <w:p w14:paraId="0EC09AA2" w14:textId="59BBFCF0" w:rsidR="00C145C1" w:rsidRPr="00BF413E" w:rsidRDefault="00E114C2"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XT-CLANG</w:t>
            </w:r>
          </w:p>
        </w:tc>
      </w:tr>
    </w:tbl>
    <w:p w14:paraId="3E204D87" w14:textId="77777777" w:rsidR="00C145C1" w:rsidRDefault="00C145C1" w:rsidP="00DB28A8">
      <w:pPr>
        <w:rPr>
          <w:rFonts w:asciiTheme="minorHAnsi" w:eastAsiaTheme="minorEastAsia" w:hAnsiTheme="minorHAnsi" w:cstheme="minorHAnsi"/>
        </w:rPr>
      </w:pPr>
    </w:p>
    <w:p w14:paraId="61D30AAA" w14:textId="1266693A" w:rsidR="00DB28A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The RI-2021.8 release does not include the legacy Xtensa C/C++ compiler (XCC). As Cadence previously announced, new versions of XCC won’t be released in the future, and Xtensa Software Tools will not include XCC. Cadence will develop new compiler features and support for new language standards exclusively on the XT-CLANG compiler. </w:t>
      </w:r>
    </w:p>
    <w:p w14:paraId="0687B684" w14:textId="6CF89DCE" w:rsidR="00507464" w:rsidRPr="00C145C1"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For the optimization policy, XT-CLANG tends to apply function inlining more aggressively than XCC according to Cadence’s statement. Programs with many small, non-static functions may see a performance boost, but more aggressive inlining may also lead to an increase in code size.</w:t>
      </w:r>
    </w:p>
    <w:p w14:paraId="67232E0A" w14:textId="4380BC00" w:rsidR="004B020B" w:rsidRDefault="10853FB9" w:rsidP="00C81149">
      <w:pPr>
        <w:pStyle w:val="3"/>
      </w:pPr>
      <w:bookmarkStart w:id="37" w:name="_Toc229437577"/>
      <w:r>
        <w:t>Build Command</w:t>
      </w:r>
      <w:bookmarkEnd w:id="37"/>
    </w:p>
    <w:p w14:paraId="4BAA2B45" w14:textId="782274D1" w:rsidR="00324394"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Android full build command will bypass building the HiFiX DSP. We can build the HiFiX DSP by the following commands:</w:t>
      </w:r>
    </w:p>
    <w:p w14:paraId="5A4AD6A6" w14:textId="42DB5934" w:rsidR="00535355" w:rsidRDefault="2A995EC4" w:rsidP="0BDDC516">
      <w:pPr>
        <w:pStyle w:val="af0"/>
        <w:numPr>
          <w:ilvl w:val="0"/>
          <w:numId w:val="6"/>
        </w:numPr>
        <w:rPr>
          <w:rFonts w:asciiTheme="minorHAnsi" w:eastAsiaTheme="minorEastAsia" w:hAnsiTheme="minorHAnsi" w:cstheme="minorBidi"/>
          <w:sz w:val="24"/>
        </w:rPr>
      </w:pPr>
      <w:r w:rsidRPr="0BDDC516">
        <w:rPr>
          <w:rFonts w:asciiTheme="minorHAnsi" w:eastAsiaTheme="minorEastAsia" w:hAnsiTheme="minorHAnsi" w:cstheme="minorBidi"/>
          <w:sz w:val="24"/>
        </w:rPr>
        <w:t>Android Full Build with HiFiX DSP</w:t>
      </w:r>
    </w:p>
    <w:p w14:paraId="04197D51" w14:textId="77777777" w:rsidR="00535355" w:rsidRPr="005C565A" w:rsidRDefault="2A995EC4" w:rsidP="0BDDC516">
      <w:pPr>
        <w:pStyle w:val="af0"/>
        <w:numPr>
          <w:ilvl w:val="1"/>
          <w:numId w:val="6"/>
        </w:numPr>
        <w:jc w:val="left"/>
        <w:rPr>
          <w:rFonts w:asciiTheme="minorHAnsi" w:eastAsiaTheme="minorEastAsia" w:hAnsiTheme="minorHAnsi" w:cstheme="minorBidi"/>
          <w:sz w:val="18"/>
          <w:szCs w:val="18"/>
        </w:rPr>
      </w:pPr>
      <w:r w:rsidRPr="005C565A">
        <w:rPr>
          <w:rFonts w:ascii="Courier New" w:eastAsiaTheme="minorEastAsia" w:hAnsi="Courier New" w:cs="Courier New"/>
          <w:b/>
          <w:bCs/>
          <w:color w:val="FF0000"/>
          <w:sz w:val="18"/>
          <w:szCs w:val="18"/>
        </w:rPr>
        <w:t>BUILD_WITH_XTENSA=yes</w:t>
      </w:r>
      <w:r w:rsidRPr="005C565A">
        <w:rPr>
          <w:rFonts w:asciiTheme="minorHAnsi" w:eastAsiaTheme="minorEastAsia" w:hAnsiTheme="minorHAnsi" w:cstheme="minorBidi"/>
          <w:sz w:val="18"/>
          <w:szCs w:val="18"/>
        </w:rPr>
        <w:t xml:space="preserve"> </w:t>
      </w:r>
      <w:r w:rsidRPr="005C565A">
        <w:rPr>
          <w:rFonts w:ascii="Courier New" w:eastAsiaTheme="minorEastAsia" w:hAnsi="Courier New" w:cs="Courier New"/>
          <w:sz w:val="18"/>
          <w:szCs w:val="18"/>
        </w:rPr>
        <w:t>mosesq make -j40 -k 2&gt;&amp;1 | tee b.log</w:t>
      </w:r>
      <w:r w:rsidRPr="005C565A">
        <w:rPr>
          <w:rFonts w:asciiTheme="minorHAnsi" w:eastAsiaTheme="minorEastAsia" w:hAnsiTheme="minorHAnsi" w:cstheme="minorBidi"/>
          <w:sz w:val="18"/>
          <w:szCs w:val="18"/>
        </w:rPr>
        <w:t xml:space="preserve">   (remove mosesq if you don’t support this command)</w:t>
      </w:r>
    </w:p>
    <w:p w14:paraId="60E94C30" w14:textId="77777777" w:rsidR="00535355" w:rsidRPr="005C565A" w:rsidRDefault="2A995EC4" w:rsidP="0BDDC516">
      <w:pPr>
        <w:pStyle w:val="af0"/>
        <w:numPr>
          <w:ilvl w:val="1"/>
          <w:numId w:val="6"/>
        </w:numPr>
        <w:jc w:val="left"/>
        <w:rPr>
          <w:rFonts w:asciiTheme="minorHAnsi" w:eastAsiaTheme="minorEastAsia" w:hAnsiTheme="minorHAnsi" w:cstheme="minorBidi"/>
          <w:sz w:val="18"/>
          <w:szCs w:val="18"/>
        </w:rPr>
      </w:pPr>
      <w:r w:rsidRPr="005C565A">
        <w:rPr>
          <w:rFonts w:asciiTheme="minorHAnsi" w:eastAsiaTheme="minorEastAsia" w:hAnsiTheme="minorHAnsi" w:cstheme="minorBidi"/>
          <w:sz w:val="18"/>
          <w:szCs w:val="18"/>
        </w:rPr>
        <w:t xml:space="preserve">output folder: </w:t>
      </w:r>
      <w:r w:rsidRPr="0BDDC516">
        <w:rPr>
          <w:rFonts w:ascii="Courier New" w:eastAsiaTheme="minorEastAsia" w:hAnsi="Courier New" w:cs="Courier New"/>
          <w:sz w:val="18"/>
          <w:szCs w:val="18"/>
        </w:rPr>
        <w:t>{out}/target/product/{project_name}/</w:t>
      </w:r>
    </w:p>
    <w:p w14:paraId="711CBD61" w14:textId="37226301" w:rsidR="00535355" w:rsidRDefault="2A995EC4" w:rsidP="0BDDC516">
      <w:pPr>
        <w:pStyle w:val="af0"/>
        <w:numPr>
          <w:ilvl w:val="0"/>
          <w:numId w:val="6"/>
        </w:numPr>
        <w:jc w:val="left"/>
        <w:rPr>
          <w:rFonts w:asciiTheme="minorHAnsi" w:eastAsiaTheme="minorEastAsia" w:hAnsiTheme="minorHAnsi" w:cstheme="minorBidi"/>
          <w:sz w:val="24"/>
        </w:rPr>
      </w:pPr>
      <w:r w:rsidRPr="0BDDC516">
        <w:rPr>
          <w:rFonts w:asciiTheme="minorHAnsi" w:eastAsiaTheme="minorEastAsia" w:hAnsiTheme="minorHAnsi" w:cstheme="minorBidi"/>
          <w:sz w:val="24"/>
        </w:rPr>
        <w:t>Bulid Tinysys (Both HiFiX and SCP) (A0 structure only)</w:t>
      </w:r>
    </w:p>
    <w:p w14:paraId="769A1A50" w14:textId="77777777" w:rsidR="00535355" w:rsidRPr="005C565A" w:rsidRDefault="2A995EC4" w:rsidP="0BDDC516">
      <w:pPr>
        <w:pStyle w:val="af0"/>
        <w:numPr>
          <w:ilvl w:val="1"/>
          <w:numId w:val="6"/>
        </w:numPr>
        <w:jc w:val="left"/>
        <w:rPr>
          <w:rFonts w:asciiTheme="minorHAnsi" w:eastAsiaTheme="minorEastAsia" w:hAnsiTheme="minorHAnsi" w:cstheme="minorBidi"/>
          <w:sz w:val="18"/>
          <w:szCs w:val="18"/>
        </w:rPr>
      </w:pPr>
      <w:r w:rsidRPr="005C565A">
        <w:rPr>
          <w:rFonts w:ascii="Courier New" w:eastAsiaTheme="minorEastAsia" w:hAnsi="Courier New" w:cs="Courier New"/>
          <w:b/>
          <w:bCs/>
          <w:color w:val="FF0000"/>
          <w:sz w:val="18"/>
          <w:szCs w:val="18"/>
        </w:rPr>
        <w:t>BUILD_WITH_XTENSA=yes</w:t>
      </w:r>
      <w:r w:rsidRPr="005C565A">
        <w:rPr>
          <w:rFonts w:asciiTheme="minorHAnsi" w:eastAsiaTheme="minorEastAsia" w:hAnsiTheme="minorHAnsi" w:cstheme="minorBidi"/>
          <w:sz w:val="18"/>
          <w:szCs w:val="18"/>
        </w:rPr>
        <w:t xml:space="preserve"> </w:t>
      </w:r>
      <w:r w:rsidRPr="0BDDC516">
        <w:rPr>
          <w:rFonts w:ascii="Courier New" w:eastAsiaTheme="minorEastAsia" w:hAnsi="Courier New" w:cs="Courier New"/>
          <w:sz w:val="18"/>
          <w:szCs w:val="18"/>
        </w:rPr>
        <w:t>vendor/mediatek/proprietary/tinysys/freertos/source/tools/build_tinysys.sh -j24 2&gt;&amp;1 | tee adsp.log</w:t>
      </w:r>
    </w:p>
    <w:p w14:paraId="10F05472" w14:textId="77777777" w:rsidR="00535355" w:rsidRPr="005C565A" w:rsidRDefault="2A995EC4" w:rsidP="0BDDC516">
      <w:pPr>
        <w:pStyle w:val="af0"/>
        <w:numPr>
          <w:ilvl w:val="1"/>
          <w:numId w:val="6"/>
        </w:numPr>
        <w:jc w:val="left"/>
        <w:rPr>
          <w:rFonts w:asciiTheme="minorHAnsi" w:eastAsiaTheme="minorEastAsia" w:hAnsiTheme="minorHAnsi" w:cstheme="minorBidi"/>
          <w:sz w:val="18"/>
          <w:szCs w:val="18"/>
        </w:rPr>
      </w:pPr>
      <w:r w:rsidRPr="005C565A">
        <w:rPr>
          <w:rFonts w:asciiTheme="minorHAnsi" w:eastAsiaTheme="minorEastAsia" w:hAnsiTheme="minorHAnsi" w:cstheme="minorBidi"/>
          <w:sz w:val="18"/>
          <w:szCs w:val="18"/>
        </w:rPr>
        <w:t xml:space="preserve">output folder: </w:t>
      </w:r>
      <w:r w:rsidRPr="0BDDC516">
        <w:rPr>
          <w:rFonts w:ascii="Courier New" w:eastAsiaTheme="minorEastAsia" w:hAnsi="Courier New" w:cs="Courier New"/>
          <w:sz w:val="18"/>
          <w:szCs w:val="18"/>
        </w:rPr>
        <w:t>{out}/target/product/{project_name}/</w:t>
      </w:r>
    </w:p>
    <w:p w14:paraId="6EE443BF" w14:textId="191F46C2" w:rsidR="00535355" w:rsidRDefault="2A995EC4" w:rsidP="0BDDC516">
      <w:pPr>
        <w:pStyle w:val="af0"/>
        <w:numPr>
          <w:ilvl w:val="0"/>
          <w:numId w:val="6"/>
        </w:numPr>
        <w:jc w:val="left"/>
        <w:rPr>
          <w:rFonts w:asciiTheme="minorHAnsi" w:eastAsiaTheme="minorEastAsia" w:hAnsiTheme="minorHAnsi" w:cstheme="minorBidi"/>
          <w:sz w:val="24"/>
        </w:rPr>
      </w:pPr>
      <w:r w:rsidRPr="0BDDC516">
        <w:rPr>
          <w:rFonts w:asciiTheme="minorHAnsi" w:eastAsiaTheme="minorEastAsia" w:hAnsiTheme="minorHAnsi" w:cstheme="minorBidi"/>
          <w:sz w:val="24"/>
        </w:rPr>
        <w:t>Build ADSP only</w:t>
      </w:r>
    </w:p>
    <w:p w14:paraId="4607E847" w14:textId="77777777" w:rsidR="00797733" w:rsidRDefault="2A995EC4" w:rsidP="0BDDC516">
      <w:pPr>
        <w:pStyle w:val="af0"/>
        <w:numPr>
          <w:ilvl w:val="1"/>
          <w:numId w:val="6"/>
        </w:numPr>
        <w:jc w:val="left"/>
        <w:rPr>
          <w:rFonts w:asciiTheme="minorHAnsi" w:eastAsiaTheme="minorEastAsia" w:hAnsiTheme="minorHAnsi" w:cstheme="minorBidi"/>
          <w:sz w:val="24"/>
        </w:rPr>
      </w:pPr>
      <w:r w:rsidRPr="0BDDC516">
        <w:rPr>
          <w:rFonts w:asciiTheme="minorHAnsi" w:eastAsiaTheme="minorEastAsia" w:hAnsiTheme="minorHAnsi" w:cstheme="minorBidi"/>
          <w:sz w:val="24"/>
        </w:rPr>
        <w:t>Path</w:t>
      </w:r>
    </w:p>
    <w:p w14:paraId="3866C93B" w14:textId="172FEE98" w:rsidR="00535355" w:rsidRPr="005C565A" w:rsidRDefault="2A995EC4" w:rsidP="0BDDC516">
      <w:pPr>
        <w:pStyle w:val="af0"/>
        <w:numPr>
          <w:ilvl w:val="2"/>
          <w:numId w:val="6"/>
        </w:numPr>
        <w:jc w:val="left"/>
        <w:rPr>
          <w:rFonts w:asciiTheme="minorHAnsi" w:eastAsiaTheme="minorEastAsia" w:hAnsiTheme="minorHAnsi" w:cstheme="minorBidi"/>
          <w:sz w:val="18"/>
          <w:szCs w:val="18"/>
        </w:rPr>
      </w:pPr>
      <w:r w:rsidRPr="005C565A">
        <w:rPr>
          <w:rFonts w:asciiTheme="minorHAnsi" w:eastAsiaTheme="minorEastAsia" w:hAnsiTheme="minorHAnsi" w:cstheme="minorBidi"/>
          <w:sz w:val="18"/>
          <w:szCs w:val="18"/>
        </w:rPr>
        <w:t>HiFi3 A0: $cd vendor/mediatek/proprietary/tinysys/freertos/source</w:t>
      </w:r>
    </w:p>
    <w:p w14:paraId="614D9645" w14:textId="32A15CDA" w:rsidR="00094623" w:rsidRPr="005C565A" w:rsidRDefault="2A995EC4" w:rsidP="0BDDC516">
      <w:pPr>
        <w:pStyle w:val="af0"/>
        <w:numPr>
          <w:ilvl w:val="2"/>
          <w:numId w:val="6"/>
        </w:numPr>
        <w:jc w:val="left"/>
        <w:rPr>
          <w:rFonts w:asciiTheme="minorHAnsi" w:eastAsiaTheme="minorEastAsia" w:hAnsiTheme="minorHAnsi" w:cstheme="minorBidi"/>
          <w:sz w:val="18"/>
          <w:szCs w:val="18"/>
        </w:rPr>
      </w:pPr>
      <w:r w:rsidRPr="005C565A">
        <w:rPr>
          <w:rFonts w:asciiTheme="minorHAnsi" w:eastAsiaTheme="minorEastAsia" w:hAnsiTheme="minorHAnsi" w:cstheme="minorBidi"/>
          <w:sz w:val="18"/>
          <w:szCs w:val="18"/>
        </w:rPr>
        <w:t>HiFi3 B0: $cd vendor/mediatek/proprietary/tinysys/adsp/HIFI3</w:t>
      </w:r>
    </w:p>
    <w:p w14:paraId="7373ED23" w14:textId="319A7914" w:rsidR="00094623" w:rsidRPr="005C565A" w:rsidRDefault="2A995EC4" w:rsidP="0BDDC516">
      <w:pPr>
        <w:pStyle w:val="af0"/>
        <w:numPr>
          <w:ilvl w:val="2"/>
          <w:numId w:val="6"/>
        </w:numPr>
        <w:jc w:val="left"/>
        <w:rPr>
          <w:rFonts w:asciiTheme="minorHAnsi" w:eastAsiaTheme="minorEastAsia" w:hAnsiTheme="minorHAnsi" w:cstheme="minorBidi"/>
          <w:sz w:val="18"/>
          <w:szCs w:val="18"/>
        </w:rPr>
      </w:pPr>
      <w:r w:rsidRPr="005C565A">
        <w:rPr>
          <w:rFonts w:asciiTheme="minorHAnsi" w:eastAsiaTheme="minorEastAsia" w:hAnsiTheme="minorHAnsi" w:cstheme="minorBidi"/>
          <w:sz w:val="18"/>
          <w:szCs w:val="18"/>
        </w:rPr>
        <w:lastRenderedPageBreak/>
        <w:t>HiFi5: $cd vendor/mediatek/proprietary/tinysys/adsp/HIFI5_SP</w:t>
      </w:r>
    </w:p>
    <w:p w14:paraId="49802DD2" w14:textId="77777777" w:rsidR="00535355" w:rsidRPr="005C565A" w:rsidRDefault="2A995EC4" w:rsidP="0BDDC516">
      <w:pPr>
        <w:pStyle w:val="af0"/>
        <w:numPr>
          <w:ilvl w:val="1"/>
          <w:numId w:val="6"/>
        </w:numPr>
        <w:jc w:val="left"/>
        <w:rPr>
          <w:rFonts w:ascii="Courier New" w:eastAsiaTheme="minorEastAsia" w:hAnsi="Courier New" w:cs="Courier New"/>
          <w:sz w:val="18"/>
          <w:szCs w:val="18"/>
        </w:rPr>
      </w:pPr>
      <w:r w:rsidRPr="005C565A">
        <w:rPr>
          <w:rFonts w:ascii="Courier New" w:eastAsiaTheme="minorEastAsia" w:hAnsi="Courier New" w:cs="Courier New"/>
          <w:sz w:val="18"/>
          <w:szCs w:val="18"/>
        </w:rPr>
        <w:t xml:space="preserve">PROJECT={project_name} make clean; </w:t>
      </w:r>
      <w:r w:rsidRPr="005C565A">
        <w:rPr>
          <w:rFonts w:ascii="Courier New" w:eastAsiaTheme="minorEastAsia" w:hAnsi="Courier New" w:cs="Courier New"/>
          <w:b/>
          <w:bCs/>
          <w:color w:val="FF0000"/>
          <w:sz w:val="18"/>
          <w:szCs w:val="18"/>
        </w:rPr>
        <w:t>BUILD_WITH_XTENSA=yes</w:t>
      </w:r>
      <w:r w:rsidRPr="005C565A">
        <w:rPr>
          <w:rFonts w:ascii="Courier New" w:eastAsiaTheme="minorEastAsia" w:hAnsi="Courier New" w:cs="Courier New"/>
          <w:sz w:val="18"/>
          <w:szCs w:val="18"/>
        </w:rPr>
        <w:t xml:space="preserve"> PROJECT={project_name} make adsp -j24 2&gt;&amp;1 | tee adsp.log</w:t>
      </w:r>
    </w:p>
    <w:p w14:paraId="556AB17F" w14:textId="77777777" w:rsidR="00797733" w:rsidRDefault="2A995EC4" w:rsidP="0BDDC516">
      <w:pPr>
        <w:pStyle w:val="af0"/>
        <w:numPr>
          <w:ilvl w:val="1"/>
          <w:numId w:val="6"/>
        </w:numPr>
        <w:jc w:val="left"/>
        <w:rPr>
          <w:rFonts w:asciiTheme="minorHAnsi" w:eastAsiaTheme="minorEastAsia" w:hAnsiTheme="minorHAnsi" w:cstheme="minorBidi"/>
          <w:sz w:val="24"/>
        </w:rPr>
      </w:pPr>
      <w:r w:rsidRPr="0BDDC516">
        <w:rPr>
          <w:rFonts w:asciiTheme="minorHAnsi" w:eastAsiaTheme="minorEastAsia" w:hAnsiTheme="minorHAnsi" w:cstheme="minorBidi"/>
          <w:sz w:val="24"/>
        </w:rPr>
        <w:t xml:space="preserve">output folder: </w:t>
      </w:r>
    </w:p>
    <w:p w14:paraId="792837AA" w14:textId="082C0EE6" w:rsidR="00535355" w:rsidRPr="005C565A" w:rsidRDefault="2A995EC4" w:rsidP="0BDDC516">
      <w:pPr>
        <w:pStyle w:val="af0"/>
        <w:numPr>
          <w:ilvl w:val="2"/>
          <w:numId w:val="6"/>
        </w:numPr>
        <w:jc w:val="left"/>
        <w:rPr>
          <w:rFonts w:asciiTheme="minorHAnsi" w:eastAsiaTheme="minorEastAsia" w:hAnsiTheme="minorHAnsi" w:cstheme="minorBidi"/>
          <w:sz w:val="18"/>
          <w:szCs w:val="18"/>
        </w:rPr>
      </w:pPr>
      <w:r w:rsidRPr="0BDDC516">
        <w:rPr>
          <w:rFonts w:asciiTheme="minorHAnsi" w:eastAsiaTheme="minorEastAsia" w:hAnsiTheme="minorHAnsi" w:cstheme="minorBidi"/>
          <w:sz w:val="24"/>
        </w:rPr>
        <w:t xml:space="preserve">HiFi3 A0: </w:t>
      </w:r>
      <w:r w:rsidRPr="0BDDC516">
        <w:rPr>
          <w:rFonts w:ascii="Courier New" w:eastAsiaTheme="minorEastAsia" w:hAnsi="Courier New" w:cs="Courier New"/>
          <w:sz w:val="18"/>
          <w:szCs w:val="18"/>
        </w:rPr>
        <w:t>vendor/mediatek/proprietary/</w:t>
      </w:r>
      <w:r w:rsidRPr="005C565A">
        <w:rPr>
          <w:rFonts w:ascii="Courier New" w:eastAsiaTheme="minorEastAsia" w:hAnsi="Courier New" w:cs="Courier New"/>
          <w:sz w:val="18"/>
          <w:szCs w:val="18"/>
        </w:rPr>
        <w:t>tinysys</w:t>
      </w:r>
      <w:r w:rsidRPr="0BDDC516">
        <w:rPr>
          <w:rFonts w:ascii="Courier New" w:eastAsiaTheme="minorEastAsia" w:hAnsi="Courier New" w:cs="Courier New"/>
          <w:sz w:val="18"/>
          <w:szCs w:val="18"/>
        </w:rPr>
        <w:t>/</w:t>
      </w:r>
      <w:r w:rsidRPr="005C565A">
        <w:rPr>
          <w:rFonts w:ascii="Courier New" w:eastAsiaTheme="minorEastAsia" w:hAnsi="Courier New" w:cs="Courier New"/>
          <w:sz w:val="18"/>
          <w:szCs w:val="18"/>
        </w:rPr>
        <w:t>freertos</w:t>
      </w:r>
      <w:r w:rsidRPr="0BDDC516">
        <w:rPr>
          <w:rFonts w:ascii="Courier New" w:eastAsiaTheme="minorEastAsia" w:hAnsi="Courier New" w:cs="Courier New"/>
          <w:sz w:val="18"/>
          <w:szCs w:val="18"/>
        </w:rPr>
        <w:t>/source/</w:t>
      </w:r>
      <w:r w:rsidRPr="005C565A">
        <w:rPr>
          <w:rFonts w:ascii="Courier New" w:eastAsiaTheme="minorEastAsia" w:hAnsi="Courier New" w:cs="Courier New"/>
          <w:sz w:val="18"/>
          <w:szCs w:val="18"/>
        </w:rPr>
        <w:t>tinysys-scp_out</w:t>
      </w:r>
      <w:r w:rsidRPr="0BDDC516">
        <w:rPr>
          <w:rFonts w:ascii="Courier New" w:eastAsiaTheme="minorEastAsia" w:hAnsi="Courier New" w:cs="Courier New"/>
          <w:sz w:val="18"/>
          <w:szCs w:val="18"/>
        </w:rPr>
        <w:t>/</w:t>
      </w:r>
    </w:p>
    <w:p w14:paraId="16EC6F7E" w14:textId="074C991D" w:rsidR="00797733" w:rsidRPr="005C565A" w:rsidRDefault="2A995EC4" w:rsidP="0BDDC516">
      <w:pPr>
        <w:pStyle w:val="af0"/>
        <w:numPr>
          <w:ilvl w:val="2"/>
          <w:numId w:val="6"/>
        </w:numPr>
        <w:jc w:val="left"/>
        <w:rPr>
          <w:rFonts w:asciiTheme="minorHAnsi" w:eastAsiaTheme="minorEastAsia" w:hAnsiTheme="minorHAnsi" w:cstheme="minorBidi"/>
          <w:sz w:val="18"/>
          <w:szCs w:val="18"/>
        </w:rPr>
      </w:pPr>
      <w:r w:rsidRPr="0BDDC516">
        <w:rPr>
          <w:rFonts w:asciiTheme="minorHAnsi" w:eastAsiaTheme="minorEastAsia" w:hAnsiTheme="minorHAnsi" w:cstheme="minorBidi"/>
          <w:sz w:val="24"/>
        </w:rPr>
        <w:t xml:space="preserve">HiFi3 B0: </w:t>
      </w:r>
      <w:r w:rsidRPr="0BDDC516">
        <w:rPr>
          <w:rFonts w:ascii="Courier New" w:eastAsiaTheme="minorEastAsia" w:hAnsi="Courier New" w:cs="Courier New"/>
          <w:sz w:val="18"/>
          <w:szCs w:val="18"/>
        </w:rPr>
        <w:t>vendor/mediatek/proprietary/</w:t>
      </w:r>
      <w:r w:rsidRPr="005C565A">
        <w:rPr>
          <w:rFonts w:ascii="Courier New" w:eastAsiaTheme="minorEastAsia" w:hAnsi="Courier New" w:cs="Courier New"/>
          <w:sz w:val="18"/>
          <w:szCs w:val="18"/>
        </w:rPr>
        <w:t>tinysys</w:t>
      </w:r>
      <w:r w:rsidRPr="0BDDC516">
        <w:rPr>
          <w:rFonts w:ascii="Courier New" w:eastAsiaTheme="minorEastAsia" w:hAnsi="Courier New" w:cs="Courier New"/>
          <w:sz w:val="18"/>
          <w:szCs w:val="18"/>
        </w:rPr>
        <w:t>/</w:t>
      </w:r>
      <w:r w:rsidRPr="005C565A">
        <w:rPr>
          <w:rFonts w:ascii="Courier New" w:eastAsiaTheme="minorEastAsia" w:hAnsi="Courier New" w:cs="Courier New"/>
          <w:sz w:val="18"/>
          <w:szCs w:val="18"/>
        </w:rPr>
        <w:t>adsp</w:t>
      </w:r>
      <w:r w:rsidRPr="0BDDC516">
        <w:rPr>
          <w:rFonts w:ascii="Courier New" w:eastAsiaTheme="minorEastAsia" w:hAnsi="Courier New" w:cs="Courier New"/>
          <w:sz w:val="18"/>
          <w:szCs w:val="18"/>
        </w:rPr>
        <w:t>/HIFI3/</w:t>
      </w:r>
      <w:r w:rsidRPr="005C565A">
        <w:rPr>
          <w:rFonts w:ascii="Courier New" w:eastAsiaTheme="minorEastAsia" w:hAnsi="Courier New" w:cs="Courier New"/>
          <w:sz w:val="18"/>
          <w:szCs w:val="18"/>
        </w:rPr>
        <w:t>tinysys_out</w:t>
      </w:r>
    </w:p>
    <w:p w14:paraId="209AB29F" w14:textId="542E426E" w:rsidR="007A6FE3" w:rsidRPr="007A6FE3" w:rsidRDefault="2A995EC4" w:rsidP="0BDDC516">
      <w:pPr>
        <w:pStyle w:val="af0"/>
        <w:numPr>
          <w:ilvl w:val="2"/>
          <w:numId w:val="6"/>
        </w:numPr>
        <w:jc w:val="left"/>
        <w:rPr>
          <w:rFonts w:asciiTheme="minorHAnsi" w:eastAsiaTheme="minorEastAsia" w:hAnsiTheme="minorHAnsi" w:cstheme="minorBidi"/>
          <w:sz w:val="24"/>
        </w:rPr>
      </w:pPr>
      <w:r w:rsidRPr="0BDDC516">
        <w:rPr>
          <w:rFonts w:asciiTheme="minorHAnsi" w:eastAsiaTheme="minorEastAsia" w:hAnsiTheme="minorHAnsi" w:cstheme="minorBidi"/>
          <w:sz w:val="24"/>
        </w:rPr>
        <w:t xml:space="preserve">HiFi5: </w:t>
      </w:r>
      <w:r w:rsidRPr="0BDDC516">
        <w:rPr>
          <w:rFonts w:ascii="Courier New" w:eastAsiaTheme="minorEastAsia" w:hAnsi="Courier New" w:cs="Courier New"/>
          <w:sz w:val="18"/>
          <w:szCs w:val="18"/>
        </w:rPr>
        <w:t>vendor/mediatek/proprietary/</w:t>
      </w:r>
      <w:r w:rsidRPr="005C565A">
        <w:rPr>
          <w:rFonts w:ascii="Courier New" w:eastAsiaTheme="minorEastAsia" w:hAnsi="Courier New" w:cs="Courier New"/>
          <w:sz w:val="18"/>
          <w:szCs w:val="18"/>
        </w:rPr>
        <w:t>tinysys</w:t>
      </w:r>
      <w:r w:rsidRPr="0BDDC516">
        <w:rPr>
          <w:rFonts w:ascii="Courier New" w:eastAsiaTheme="minorEastAsia" w:hAnsi="Courier New" w:cs="Courier New"/>
          <w:sz w:val="18"/>
          <w:szCs w:val="18"/>
        </w:rPr>
        <w:t>/</w:t>
      </w:r>
      <w:r w:rsidRPr="005C565A">
        <w:rPr>
          <w:rFonts w:ascii="Courier New" w:eastAsiaTheme="minorEastAsia" w:hAnsi="Courier New" w:cs="Courier New"/>
          <w:sz w:val="18"/>
          <w:szCs w:val="18"/>
        </w:rPr>
        <w:t>adsp</w:t>
      </w:r>
      <w:r w:rsidRPr="0BDDC516">
        <w:rPr>
          <w:rFonts w:ascii="Courier New" w:eastAsiaTheme="minorEastAsia" w:hAnsi="Courier New" w:cs="Courier New"/>
          <w:sz w:val="18"/>
          <w:szCs w:val="18"/>
        </w:rPr>
        <w:t>/HIFI5_SP/</w:t>
      </w:r>
      <w:r w:rsidRPr="005C565A">
        <w:rPr>
          <w:rFonts w:ascii="Courier New" w:eastAsiaTheme="minorEastAsia" w:hAnsi="Courier New" w:cs="Courier New"/>
          <w:sz w:val="18"/>
          <w:szCs w:val="18"/>
        </w:rPr>
        <w:t>tinysys_out</w:t>
      </w:r>
    </w:p>
    <w:p w14:paraId="077DFCA2" w14:textId="77777777" w:rsidR="00304C39" w:rsidRDefault="2A995EC4" w:rsidP="0BDDC516">
      <w:pPr>
        <w:pStyle w:val="3"/>
      </w:pPr>
      <w:bookmarkStart w:id="38" w:name="_Toc229437578"/>
      <w:r w:rsidRPr="0BDDC516">
        <w:t>Suggested Library Build Flags</w:t>
      </w:r>
      <w:bookmarkEnd w:id="38"/>
    </w:p>
    <w:p w14:paraId="07518DC0" w14:textId="77777777" w:rsidR="00535355" w:rsidRPr="00324394" w:rsidRDefault="2A995EC4" w:rsidP="0BDDC516">
      <w:pPr>
        <w:jc w:val="left"/>
        <w:rPr>
          <w:rFonts w:eastAsiaTheme="minorEastAsia"/>
          <w:sz w:val="24"/>
        </w:rPr>
      </w:pPr>
      <w:r w:rsidRPr="005C565A">
        <w:rPr>
          <w:rFonts w:ascii="Courier New" w:hAnsi="Courier New" w:cs="Courier New"/>
          <w:sz w:val="24"/>
        </w:rPr>
        <w:t>-O3  -Wall  -mcoproc  -Werror  -mlongcalls  -LNO:simd  -ffunction-sections  -Wno-error=format -fdata-sections</w:t>
      </w:r>
    </w:p>
    <w:p w14:paraId="5EB7A962" w14:textId="77777777" w:rsidR="00C604C1" w:rsidRDefault="10853FB9" w:rsidP="00C81149">
      <w:pPr>
        <w:pStyle w:val="3"/>
      </w:pPr>
      <w:bookmarkStart w:id="39" w:name="_Toc229437579"/>
      <w:r>
        <w:t>3</w:t>
      </w:r>
      <w:r w:rsidRPr="10853FB9">
        <w:rPr>
          <w:vertAlign w:val="superscript"/>
        </w:rPr>
        <w:t>rd</w:t>
      </w:r>
      <w:r>
        <w:t xml:space="preserve"> Party Libraries</w:t>
      </w:r>
      <w:bookmarkEnd w:id="39"/>
    </w:p>
    <w:p w14:paraId="46E9FC01" w14:textId="77777777" w:rsidR="00C604C1" w:rsidRDefault="00BD16B0" w:rsidP="00FA61BC">
      <w:pPr>
        <w:jc w:val="center"/>
        <w:rPr>
          <w:rFonts w:eastAsiaTheme="minorEastAsia"/>
        </w:rPr>
      </w:pPr>
      <w:r>
        <w:rPr>
          <w:rFonts w:eastAsiaTheme="minorEastAsia"/>
          <w:noProof/>
        </w:rPr>
        <w:drawing>
          <wp:inline distT="0" distB="0" distL="0" distR="0" wp14:anchorId="0DE297D6" wp14:editId="48E7B619">
            <wp:extent cx="5724525" cy="2362200"/>
            <wp:effectExtent l="19050" t="0" r="952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5724525" cy="2362200"/>
                    </a:xfrm>
                    <a:prstGeom prst="rect">
                      <a:avLst/>
                    </a:prstGeom>
                    <a:noFill/>
                    <a:ln w="9525">
                      <a:noFill/>
                      <a:miter lim="800000"/>
                      <a:headEnd/>
                      <a:tailEnd/>
                    </a:ln>
                  </pic:spPr>
                </pic:pic>
              </a:graphicData>
            </a:graphic>
          </wp:inline>
        </w:drawing>
      </w:r>
    </w:p>
    <w:p w14:paraId="19757F51" w14:textId="68AD8DF8" w:rsidR="007462E1" w:rsidRPr="007462E1" w:rsidRDefault="007462E1" w:rsidP="10853FB9">
      <w:pPr>
        <w:pStyle w:val="FigureCaption"/>
        <w:rPr>
          <w:rFonts w:asciiTheme="minorHAnsi" w:eastAsiaTheme="minorEastAsia" w:hAnsiTheme="minorHAnsi" w:cstheme="minorBidi"/>
        </w:rPr>
      </w:pPr>
      <w:r w:rsidRPr="10853FB9">
        <w:rPr>
          <w:rFonts w:asciiTheme="minorHAnsi" w:hAnsiTheme="minorHAnsi" w:cstheme="minorBidi"/>
        </w:rPr>
        <w:t xml:space="preserve">Figure </w:t>
      </w:r>
      <w:r w:rsidR="00897274" w:rsidRPr="10853FB9">
        <w:fldChar w:fldCharType="begin"/>
      </w:r>
      <w:r w:rsidRPr="008132EE">
        <w:rPr>
          <w:rFonts w:asciiTheme="minorHAnsi" w:hAnsiTheme="minorHAnsi" w:cstheme="minorHAnsi"/>
        </w:rPr>
        <w:instrText xml:space="preserve"> STYLEREF 1 \s </w:instrText>
      </w:r>
      <w:r w:rsidR="00897274" w:rsidRPr="10853FB9">
        <w:rPr>
          <w:rFonts w:asciiTheme="minorHAnsi" w:hAnsiTheme="minorHAnsi" w:cstheme="minorHAnsi"/>
        </w:rPr>
        <w:fldChar w:fldCharType="separate"/>
      </w:r>
      <w:r w:rsidR="0050781B" w:rsidRPr="10853FB9">
        <w:rPr>
          <w:rFonts w:asciiTheme="minorHAnsi" w:hAnsiTheme="minorHAnsi" w:cstheme="minorBidi"/>
          <w:noProof/>
        </w:rPr>
        <w:t>1</w:t>
      </w:r>
      <w:r w:rsidR="00897274" w:rsidRPr="10853FB9">
        <w:fldChar w:fldCharType="end"/>
      </w:r>
      <w:r w:rsidRPr="008132EE">
        <w:rPr>
          <w:rFonts w:asciiTheme="minorHAnsi" w:hAnsiTheme="minorHAnsi" w:cstheme="minorHAnsi"/>
        </w:rPr>
        <w:noBreakHyphen/>
      </w:r>
      <w:r w:rsidR="00054E0C" w:rsidRPr="10853FB9">
        <w:rPr>
          <w:rFonts w:asciiTheme="minorHAnsi" w:hAnsiTheme="minorHAnsi" w:cstheme="minorBidi"/>
        </w:rPr>
        <w:t>3</w:t>
      </w:r>
      <w:r w:rsidRPr="10853FB9">
        <w:rPr>
          <w:rFonts w:asciiTheme="minorHAnsi" w:hAnsiTheme="minorHAnsi" w:cstheme="minorBidi"/>
        </w:rPr>
        <w:t xml:space="preserve">. </w:t>
      </w:r>
      <w:r w:rsidRPr="10853FB9">
        <w:rPr>
          <w:rFonts w:asciiTheme="minorHAnsi" w:eastAsiaTheme="minorEastAsia" w:hAnsiTheme="minorHAnsi" w:cstheme="minorBidi"/>
        </w:rPr>
        <w:t>3</w:t>
      </w:r>
      <w:r w:rsidRPr="10853FB9">
        <w:rPr>
          <w:rFonts w:asciiTheme="minorHAnsi" w:eastAsiaTheme="minorEastAsia" w:hAnsiTheme="minorHAnsi" w:cstheme="minorBidi"/>
          <w:vertAlign w:val="superscript"/>
        </w:rPr>
        <w:t>rd</w:t>
      </w:r>
      <w:r w:rsidRPr="10853FB9">
        <w:rPr>
          <w:rFonts w:asciiTheme="minorHAnsi" w:eastAsiaTheme="minorEastAsia" w:hAnsiTheme="minorHAnsi" w:cstheme="minorBidi"/>
        </w:rPr>
        <w:t xml:space="preserve"> party </w:t>
      </w:r>
      <w:r w:rsidR="002A0BBB" w:rsidRPr="10853FB9">
        <w:rPr>
          <w:rFonts w:asciiTheme="minorHAnsi" w:eastAsiaTheme="minorEastAsia" w:hAnsiTheme="minorHAnsi" w:cstheme="minorBidi"/>
        </w:rPr>
        <w:t xml:space="preserve">library </w:t>
      </w:r>
      <w:r w:rsidRPr="10853FB9">
        <w:rPr>
          <w:rFonts w:asciiTheme="minorHAnsi" w:eastAsiaTheme="minorEastAsia" w:hAnsiTheme="minorHAnsi" w:cstheme="minorBidi"/>
        </w:rPr>
        <w:t>configurations</w:t>
      </w:r>
    </w:p>
    <w:p w14:paraId="4BA20ECE" w14:textId="77777777" w:rsidR="00FA61BC"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t xml:space="preserve">    To enable 3</w:t>
      </w:r>
      <w:r w:rsidRPr="10853FB9">
        <w:rPr>
          <w:rFonts w:asciiTheme="minorHAnsi" w:eastAsiaTheme="minorEastAsia" w:hAnsiTheme="minorHAnsi" w:cstheme="minorBidi"/>
          <w:vertAlign w:val="superscript"/>
        </w:rPr>
        <w:t>rd</w:t>
      </w:r>
      <w:r w:rsidRPr="10853FB9">
        <w:rPr>
          <w:rFonts w:asciiTheme="minorHAnsi" w:eastAsiaTheme="minorEastAsia" w:hAnsiTheme="minorHAnsi" w:cstheme="minorBidi"/>
        </w:rPr>
        <w:t xml:space="preserve"> party library functionalities, please set CFG_3RDPARTY_PROJECT as “yes”, and add a 3</w:t>
      </w:r>
      <w:r w:rsidRPr="10853FB9">
        <w:rPr>
          <w:rFonts w:asciiTheme="minorHAnsi" w:eastAsiaTheme="minorEastAsia" w:hAnsiTheme="minorHAnsi" w:cstheme="minorBidi"/>
          <w:vertAlign w:val="superscript"/>
        </w:rPr>
        <w:t>rd</w:t>
      </w:r>
      <w:r w:rsidRPr="10853FB9">
        <w:rPr>
          <w:rFonts w:asciiTheme="minorHAnsi" w:eastAsiaTheme="minorEastAsia" w:hAnsiTheme="minorHAnsi" w:cstheme="minorBidi"/>
        </w:rPr>
        <w:t xml:space="preserve"> party library to a specified path. Otherwise, it will use a dummy library (just bypass the sound processing). Besides, It will also use dummy lib if the specified path doesn’t exist even if the option is enabled.</w:t>
      </w:r>
    </w:p>
    <w:p w14:paraId="231EE083" w14:textId="77777777" w:rsidR="00FA61BC"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t xml:space="preserve">    There is no limitation on the folder path. You can decide the path by yourself and just modify the specified path on the Makefile:</w:t>
      </w:r>
    </w:p>
    <w:p w14:paraId="7297B5BD" w14:textId="77777777" w:rsidR="00FA61BC" w:rsidRDefault="10853FB9" w:rsidP="10853FB9">
      <w:pPr>
        <w:pStyle w:val="af0"/>
        <w:numPr>
          <w:ilvl w:val="0"/>
          <w:numId w:val="10"/>
        </w:numPr>
        <w:jc w:val="left"/>
        <w:rPr>
          <w:rFonts w:asciiTheme="minorHAnsi" w:eastAsiaTheme="minorEastAsia" w:hAnsiTheme="minorHAnsi" w:cstheme="minorBidi"/>
        </w:rPr>
      </w:pPr>
      <w:r w:rsidRPr="10853FB9">
        <w:rPr>
          <w:rFonts w:asciiTheme="minorHAnsi" w:eastAsiaTheme="minorEastAsia" w:hAnsiTheme="minorHAnsi" w:cstheme="minorBidi"/>
        </w:rPr>
        <w:t>INCLUDES, C_FILES, and LIBFLAGS</w:t>
      </w:r>
    </w:p>
    <w:p w14:paraId="4123FDAF" w14:textId="77777777" w:rsidR="006A170D" w:rsidRDefault="10853FB9" w:rsidP="10853FB9">
      <w:pPr>
        <w:pStyle w:val="af0"/>
        <w:numPr>
          <w:ilvl w:val="0"/>
          <w:numId w:val="10"/>
        </w:numPr>
        <w:jc w:val="left"/>
        <w:rPr>
          <w:rFonts w:asciiTheme="minorHAnsi" w:eastAsiaTheme="minorEastAsia" w:hAnsiTheme="minorHAnsi" w:cstheme="minorBidi"/>
        </w:rPr>
      </w:pPr>
      <w:r w:rsidRPr="10853FB9">
        <w:rPr>
          <w:rFonts w:asciiTheme="minorHAnsi" w:eastAsiaTheme="minorEastAsia" w:hAnsiTheme="minorHAnsi" w:cstheme="minorBidi"/>
        </w:rPr>
        <w:t xml:space="preserve">Folder existence check command: </w:t>
      </w:r>
      <w:r w:rsidRPr="10853FB9">
        <w:rPr>
          <w:rFonts w:ascii="Courier New" w:eastAsiaTheme="minorEastAsia" w:hAnsi="Courier New" w:cs="Courier New"/>
          <w:color w:val="4F81BD" w:themeColor="accent1"/>
          <w:sz w:val="18"/>
          <w:szCs w:val="18"/>
        </w:rPr>
        <w:t>ifeq ($(shell test -e $(LICENSE_PREBUILD_DIR) &amp;&amp; echo -n yes),yes)</w:t>
      </w:r>
    </w:p>
    <w:p w14:paraId="1CC7FD51" w14:textId="77777777" w:rsidR="006A170D"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lastRenderedPageBreak/>
        <w:t xml:space="preserve">    Or you can just follow our folder structure, create a folder as the following: (this repo will be removed before release to customer, which is used to place 3rd party libraries.) </w:t>
      </w:r>
    </w:p>
    <w:p w14:paraId="3F4DBEA1" w14:textId="76528719" w:rsidR="006A170D" w:rsidRPr="005C565A" w:rsidRDefault="2A995EC4" w:rsidP="005C565A">
      <w:pPr>
        <w:jc w:val="left"/>
        <w:rPr>
          <w:rFonts w:ascii="Courier New" w:eastAsiaTheme="minorEastAsia" w:hAnsi="Courier New" w:cs="Courier New"/>
          <w:color w:val="4F81BD" w:themeColor="accent1"/>
          <w:sz w:val="18"/>
          <w:szCs w:val="18"/>
        </w:rPr>
      </w:pPr>
      <w:r w:rsidRPr="005C565A">
        <w:rPr>
          <w:rFonts w:ascii="Courier New" w:eastAsiaTheme="minorEastAsia" w:hAnsi="Courier New" w:cs="Courier New"/>
          <w:color w:val="4F81BD" w:themeColor="accent1"/>
          <w:sz w:val="18"/>
          <w:szCs w:val="18"/>
        </w:rPr>
        <w:t>/vendor/mediatek/proprietary/tinysys/adsp/license/prebuilt/HIFI3/3rd_party/aurisys</w:t>
      </w:r>
    </w:p>
    <w:p w14:paraId="5715CCE8" w14:textId="1B990D9D" w:rsidR="00223E02" w:rsidRPr="005C565A" w:rsidRDefault="2A995EC4" w:rsidP="005C565A">
      <w:pPr>
        <w:jc w:val="left"/>
        <w:rPr>
          <w:rFonts w:ascii="Courier New" w:eastAsiaTheme="minorEastAsia" w:hAnsi="Courier New" w:cs="Courier New"/>
          <w:color w:val="4F81BD" w:themeColor="accent1"/>
          <w:sz w:val="18"/>
          <w:szCs w:val="18"/>
        </w:rPr>
      </w:pPr>
      <w:r w:rsidRPr="005C565A">
        <w:rPr>
          <w:rFonts w:ascii="Courier New" w:eastAsiaTheme="minorEastAsia" w:hAnsi="Courier New" w:cs="Courier New"/>
          <w:color w:val="4F81BD" w:themeColor="accent1"/>
          <w:sz w:val="18"/>
          <w:szCs w:val="18"/>
        </w:rPr>
        <w:t>/vendor/mediatek/proprietary/tinysys/adsp/license/prebuilt/HIFI5/3rd_party/aurisys</w:t>
      </w:r>
    </w:p>
    <w:p w14:paraId="2496F4CA" w14:textId="296A48EE" w:rsidR="00BD16B0" w:rsidRDefault="10853FB9" w:rsidP="10853FB9">
      <w:pPr>
        <w:pStyle w:val="af0"/>
        <w:ind w:left="0"/>
        <w:jc w:val="left"/>
        <w:rPr>
          <w:rFonts w:asciiTheme="minorHAnsi" w:eastAsiaTheme="minorEastAsia" w:hAnsiTheme="minorHAnsi" w:cstheme="minorBidi"/>
        </w:rPr>
      </w:pPr>
      <w:r w:rsidRPr="10853FB9">
        <w:rPr>
          <w:rFonts w:asciiTheme="minorHAnsi" w:eastAsiaTheme="minorEastAsia" w:hAnsiTheme="minorHAnsi" w:cstheme="minorBidi"/>
        </w:rPr>
        <w:t xml:space="preserve">    The CFG_3RDPARTY_PROJECT is only set as yes in MTK's Internal test. The default released dsp image will be compiled without setting CFG_3RDPARTY_PROJECT. This is because MTK doesn't have the rights to release 3rd party library to customers directly. You don't need to follow MTK's rule. You can  just set CFG_3RDPARTY_PROJECT as no and modify the platform.mk to assign the library path directly. However, we suggest to follow the same folder structure so that you don't need to modify platform.mk everytime when there's a new patch release which contains the platform.mk.</w:t>
      </w:r>
    </w:p>
    <w:p w14:paraId="6CCF3590" w14:textId="6E5E03E8" w:rsidR="001959F0" w:rsidRPr="001959F0" w:rsidRDefault="00C25F2C" w:rsidP="00C81149">
      <w:pPr>
        <w:pStyle w:val="2"/>
        <w:rPr>
          <w:rFonts w:eastAsia="新細明體"/>
        </w:rPr>
      </w:pPr>
      <w:bookmarkStart w:id="40" w:name="_Toc150251880"/>
      <w:bookmarkStart w:id="41" w:name="_Toc229437580"/>
      <w:r>
        <w:t xml:space="preserve">Compile </w:t>
      </w:r>
      <w:r w:rsidR="004253EB">
        <w:t xml:space="preserve">MTK In-house </w:t>
      </w:r>
      <w:r>
        <w:t>DSP</w:t>
      </w:r>
      <w:bookmarkStart w:id="42" w:name="_Toc150251881"/>
      <w:bookmarkEnd w:id="40"/>
      <w:r w:rsidR="00DD49C8">
        <w:rPr>
          <w:rFonts w:hint="eastAsia"/>
        </w:rPr>
        <w:t>/RV55</w:t>
      </w:r>
      <w:r w:rsidR="00B62CD0">
        <w:t xml:space="preserve"> – </w:t>
      </w:r>
      <w:r w:rsidR="0020766B">
        <w:rPr>
          <w:rFonts w:hint="eastAsia"/>
        </w:rPr>
        <w:t>share</w:t>
      </w:r>
      <w:r w:rsidR="00DD49C8">
        <w:rPr>
          <w:rFonts w:hint="eastAsia"/>
        </w:rPr>
        <w:t xml:space="preserve">d </w:t>
      </w:r>
      <w:r w:rsidR="0020766B">
        <w:rPr>
          <w:rFonts w:hint="eastAsia"/>
        </w:rPr>
        <w:t xml:space="preserve">SCP </w:t>
      </w:r>
      <w:r w:rsidR="00DD49C8">
        <w:rPr>
          <w:rFonts w:hint="eastAsia"/>
        </w:rPr>
        <w:t>software</w:t>
      </w:r>
      <w:bookmarkEnd w:id="41"/>
    </w:p>
    <w:p w14:paraId="1FDC1E99" w14:textId="7A0FFDA2" w:rsidR="00C25F2C" w:rsidRPr="001959F0" w:rsidRDefault="001959F0" w:rsidP="00C81149">
      <w:pPr>
        <w:pStyle w:val="3"/>
        <w:rPr>
          <w:rFonts w:eastAsia="新細明體"/>
        </w:rPr>
      </w:pPr>
      <w:bookmarkStart w:id="43" w:name="_Toc229437581"/>
      <w:r>
        <w:t>Config</w:t>
      </w:r>
      <w:bookmarkEnd w:id="42"/>
      <w:r w:rsidR="00C25F2C">
        <w:t>uration</w:t>
      </w:r>
      <w:bookmarkEnd w:id="43"/>
    </w:p>
    <w:p w14:paraId="496098F9" w14:textId="1B63BFE0" w:rsidR="00C25F2C" w:rsidRPr="00C25F2C" w:rsidRDefault="00C25F2C" w:rsidP="00C25F2C">
      <w:pPr>
        <w:rPr>
          <w:rFonts w:eastAsiaTheme="minorEastAsia"/>
        </w:rPr>
      </w:pPr>
      <w:r>
        <w:rPr>
          <w:rFonts w:eastAsiaTheme="minorEastAsia" w:hint="eastAsia"/>
        </w:rPr>
        <w:t>F</w:t>
      </w:r>
      <w:r>
        <w:rPr>
          <w:rFonts w:eastAsiaTheme="minorEastAsia"/>
        </w:rPr>
        <w:t xml:space="preserve">or </w:t>
      </w:r>
      <w:r w:rsidR="0020766B">
        <w:rPr>
          <w:rFonts w:eastAsiaTheme="minorEastAsia" w:hint="eastAsia"/>
        </w:rPr>
        <w:t>platforms</w:t>
      </w:r>
      <w:r w:rsidR="00DD49C8">
        <w:rPr>
          <w:rFonts w:eastAsiaTheme="minorEastAsia" w:hint="eastAsia"/>
        </w:rPr>
        <w:t xml:space="preserve"> </w:t>
      </w:r>
      <w:r w:rsidR="00DD49C8">
        <w:rPr>
          <w:rFonts w:eastAsiaTheme="minorEastAsia"/>
        </w:rPr>
        <w:t>shared</w:t>
      </w:r>
      <w:r w:rsidR="00DD49C8">
        <w:rPr>
          <w:rFonts w:eastAsiaTheme="minorEastAsia" w:hint="eastAsia"/>
        </w:rPr>
        <w:t xml:space="preserve"> SCP software</w:t>
      </w:r>
      <w:r>
        <w:rPr>
          <w:rFonts w:eastAsiaTheme="minorEastAsia"/>
        </w:rPr>
        <w:t>, there is no standalone ADSP subsystem</w:t>
      </w:r>
      <w:r w:rsidR="00F94D06">
        <w:rPr>
          <w:rFonts w:eastAsiaTheme="minorEastAsia"/>
        </w:rPr>
        <w:t xml:space="preserve">; </w:t>
      </w:r>
      <w:r>
        <w:rPr>
          <w:rFonts w:eastAsiaTheme="minorEastAsia"/>
        </w:rPr>
        <w:t xml:space="preserve">the option MTK_AUDIODSP_SUPPORT is </w:t>
      </w:r>
      <w:r w:rsidR="00F94D06">
        <w:rPr>
          <w:rFonts w:eastAsiaTheme="minorEastAsia"/>
        </w:rPr>
        <w:t xml:space="preserve">configured </w:t>
      </w:r>
      <w:r>
        <w:rPr>
          <w:rFonts w:eastAsiaTheme="minorEastAsia"/>
        </w:rPr>
        <w:t xml:space="preserve">to </w:t>
      </w:r>
      <w:r>
        <w:rPr>
          <w:rFonts w:eastAsiaTheme="minorEastAsia" w:hint="eastAsia"/>
        </w:rPr>
        <w:t>n</w:t>
      </w:r>
      <w:r>
        <w:rPr>
          <w:rFonts w:eastAsiaTheme="minorEastAsia"/>
        </w:rPr>
        <w:t xml:space="preserve">o. But configure adsp_type to RV55 in kernel DTS and  CFG_SCP_AUDIO_FW_SUPPORT in tinysys SCP to indicate that </w:t>
      </w:r>
      <w:r w:rsidRPr="00C25F2C">
        <w:rPr>
          <w:rFonts w:eastAsiaTheme="minorEastAsia"/>
        </w:rPr>
        <w:t xml:space="preserve">audio offload is supported on </w:t>
      </w:r>
      <w:r w:rsidR="00F94D06">
        <w:rPr>
          <w:rFonts w:eastAsiaTheme="minorEastAsia"/>
        </w:rPr>
        <w:t xml:space="preserve">the </w:t>
      </w:r>
      <w:r w:rsidRPr="00C25F2C">
        <w:rPr>
          <w:rFonts w:eastAsiaTheme="minorEastAsia"/>
        </w:rPr>
        <w:t>SCP subsystem</w:t>
      </w:r>
      <w:r>
        <w:rPr>
          <w:rFonts w:eastAsiaTheme="minorEastAsia" w:hint="eastAsia"/>
        </w:rPr>
        <w:t>.</w:t>
      </w:r>
    </w:p>
    <w:tbl>
      <w:tblPr>
        <w:tblStyle w:val="21"/>
        <w:tblW w:w="8805" w:type="dxa"/>
        <w:jc w:val="center"/>
        <w:tblLayout w:type="fixed"/>
        <w:tblLook w:val="04A0" w:firstRow="1" w:lastRow="0" w:firstColumn="1" w:lastColumn="0" w:noHBand="0" w:noVBand="1"/>
      </w:tblPr>
      <w:tblGrid>
        <w:gridCol w:w="3130"/>
        <w:gridCol w:w="3707"/>
        <w:gridCol w:w="1968"/>
      </w:tblGrid>
      <w:tr w:rsidR="00C25F2C" w14:paraId="70429334" w14:textId="77777777" w:rsidTr="00C25F2C">
        <w:trPr>
          <w:cnfStyle w:val="100000000000" w:firstRow="1" w:lastRow="0" w:firstColumn="0" w:lastColumn="0" w:oddVBand="0" w:evenVBand="0" w:oddHBand="0"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12" w:space="0" w:color="auto"/>
              <w:left w:val="nil"/>
              <w:bottom w:val="double" w:sz="4" w:space="0" w:color="auto"/>
              <w:right w:val="nil"/>
            </w:tcBorders>
            <w:hideMark/>
          </w:tcPr>
          <w:p w14:paraId="3054882F" w14:textId="77777777" w:rsidR="00C25F2C" w:rsidRDefault="00C25F2C">
            <w:pPr>
              <w:adjustRightInd/>
              <w:snapToGrid/>
              <w:spacing w:before="0" w:after="0"/>
              <w:jc w:val="center"/>
              <w:rPr>
                <w:rFonts w:eastAsia="新細明體" w:cs="Calibri"/>
                <w:kern w:val="0"/>
                <w:szCs w:val="20"/>
              </w:rPr>
            </w:pPr>
            <w:r>
              <w:rPr>
                <w:rFonts w:eastAsia="新細明體" w:cs="Calibri"/>
                <w:kern w:val="0"/>
                <w:szCs w:val="20"/>
              </w:rPr>
              <w:t>Feature</w:t>
            </w:r>
          </w:p>
        </w:tc>
        <w:tc>
          <w:tcPr>
            <w:tcW w:w="3704" w:type="dxa"/>
            <w:tcBorders>
              <w:top w:val="single" w:sz="12" w:space="0" w:color="auto"/>
              <w:left w:val="nil"/>
              <w:bottom w:val="double" w:sz="4" w:space="0" w:color="auto"/>
              <w:right w:val="nil"/>
            </w:tcBorders>
            <w:hideMark/>
          </w:tcPr>
          <w:p w14:paraId="35F945A5" w14:textId="77777777" w:rsidR="00C25F2C" w:rsidRDefault="00C25F2C">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kern w:val="0"/>
                <w:szCs w:val="20"/>
              </w:rPr>
            </w:pPr>
            <w:r>
              <w:rPr>
                <w:rFonts w:eastAsia="新細明體" w:cs="Calibri"/>
                <w:kern w:val="0"/>
                <w:szCs w:val="20"/>
              </w:rPr>
              <w:t>Option</w:t>
            </w:r>
          </w:p>
        </w:tc>
        <w:tc>
          <w:tcPr>
            <w:tcW w:w="1966" w:type="dxa"/>
            <w:tcBorders>
              <w:top w:val="single" w:sz="12" w:space="0" w:color="auto"/>
              <w:left w:val="nil"/>
              <w:bottom w:val="double" w:sz="4" w:space="0" w:color="auto"/>
              <w:right w:val="nil"/>
            </w:tcBorders>
            <w:hideMark/>
          </w:tcPr>
          <w:p w14:paraId="36F1AB3A" w14:textId="77777777" w:rsidR="00C25F2C" w:rsidRDefault="00C25F2C">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kern w:val="0"/>
                <w:szCs w:val="20"/>
              </w:rPr>
            </w:pPr>
            <w:r>
              <w:rPr>
                <w:rFonts w:eastAsia="新細明體" w:cs="Calibri"/>
                <w:kern w:val="0"/>
                <w:szCs w:val="20"/>
              </w:rPr>
              <w:t>Location</w:t>
            </w:r>
          </w:p>
        </w:tc>
      </w:tr>
      <w:tr w:rsidR="00C25F2C" w14:paraId="38A54628" w14:textId="77777777" w:rsidTr="00C25F2C">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3128" w:type="dxa"/>
            <w:tcBorders>
              <w:top w:val="double" w:sz="4" w:space="0" w:color="auto"/>
              <w:left w:val="nil"/>
              <w:bottom w:val="single" w:sz="4" w:space="0" w:color="666666" w:themeColor="text1" w:themeTint="99"/>
              <w:right w:val="nil"/>
            </w:tcBorders>
            <w:vAlign w:val="center"/>
            <w:hideMark/>
          </w:tcPr>
          <w:p w14:paraId="45162881" w14:textId="6484ABD4" w:rsidR="00C25F2C" w:rsidRDefault="00C25F2C">
            <w:pPr>
              <w:adjustRightInd/>
              <w:snapToGrid/>
              <w:spacing w:before="0" w:after="0"/>
              <w:rPr>
                <w:rFonts w:eastAsia="新細明體" w:cs="Calibri"/>
                <w:b w:val="0"/>
              </w:rPr>
            </w:pPr>
            <w:r w:rsidRPr="00C25F2C">
              <w:rPr>
                <w:rFonts w:eastAsia="新細明體" w:cs="Calibri"/>
                <w:b w:val="0"/>
              </w:rPr>
              <w:t>Audio DSP merged in SCP sub</w:t>
            </w:r>
            <w:r>
              <w:rPr>
                <w:rFonts w:eastAsia="新細明體" w:cs="Calibri"/>
                <w:b w:val="0"/>
              </w:rPr>
              <w:t>sys</w:t>
            </w:r>
          </w:p>
        </w:tc>
        <w:tc>
          <w:tcPr>
            <w:tcW w:w="3704" w:type="dxa"/>
            <w:tcBorders>
              <w:top w:val="double" w:sz="4" w:space="0" w:color="auto"/>
              <w:left w:val="nil"/>
              <w:bottom w:val="single" w:sz="4" w:space="0" w:color="666666" w:themeColor="text1" w:themeTint="99"/>
              <w:right w:val="nil"/>
            </w:tcBorders>
            <w:vAlign w:val="center"/>
            <w:hideMark/>
          </w:tcPr>
          <w:p w14:paraId="7E1CA504" w14:textId="0808A0C9" w:rsidR="00C25F2C" w:rsidRDefault="00C25F2C">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kern w:val="0"/>
                <w:szCs w:val="20"/>
              </w:rPr>
            </w:pPr>
            <w:r w:rsidRPr="00C25F2C">
              <w:rPr>
                <w:rFonts w:eastAsia="新細明體" w:cs="Calibri"/>
                <w:kern w:val="0"/>
                <w:szCs w:val="20"/>
              </w:rPr>
              <w:t>CFG_SCP_AUDIO_FW_SUPPORT</w:t>
            </w:r>
          </w:p>
        </w:tc>
        <w:tc>
          <w:tcPr>
            <w:tcW w:w="1966" w:type="dxa"/>
            <w:tcBorders>
              <w:top w:val="double" w:sz="4" w:space="0" w:color="auto"/>
              <w:left w:val="nil"/>
              <w:bottom w:val="single" w:sz="4" w:space="0" w:color="666666" w:themeColor="text1" w:themeTint="99"/>
              <w:right w:val="nil"/>
            </w:tcBorders>
            <w:vAlign w:val="center"/>
            <w:hideMark/>
          </w:tcPr>
          <w:p w14:paraId="2BF38796" w14:textId="2B2C8B07" w:rsidR="00C25F2C" w:rsidRDefault="00C25F2C">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kern w:val="0"/>
                <w:szCs w:val="20"/>
              </w:rPr>
            </w:pPr>
            <w:r w:rsidRPr="00C25F2C">
              <w:rPr>
                <w:rFonts w:eastAsia="新細明體" w:cs="Calibri"/>
                <w:kern w:val="0"/>
                <w:szCs w:val="20"/>
              </w:rPr>
              <w:t>platform.mk in SCP</w:t>
            </w:r>
          </w:p>
        </w:tc>
      </w:tr>
      <w:tr w:rsidR="00C25F2C" w14:paraId="42B7AA1C" w14:textId="77777777" w:rsidTr="00C25F2C">
        <w:trPr>
          <w:trHeight w:val="24"/>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4" w:space="0" w:color="666666" w:themeColor="text1" w:themeTint="99"/>
              <w:right w:val="nil"/>
            </w:tcBorders>
            <w:vAlign w:val="center"/>
            <w:hideMark/>
          </w:tcPr>
          <w:p w14:paraId="37813D01" w14:textId="77777777" w:rsidR="00C25F2C" w:rsidRDefault="00C25F2C">
            <w:pPr>
              <w:adjustRightInd/>
              <w:snapToGrid/>
              <w:spacing w:before="0" w:after="0"/>
              <w:rPr>
                <w:rFonts w:eastAsia="新細明體" w:cs="Calibri"/>
                <w:b w:val="0"/>
              </w:rPr>
            </w:pPr>
            <w:r>
              <w:rPr>
                <w:rFonts w:eastAsia="新細明體" w:cs="Calibri"/>
                <w:b w:val="0"/>
              </w:rPr>
              <w:t>Offload Codec</w:t>
            </w:r>
          </w:p>
        </w:tc>
        <w:tc>
          <w:tcPr>
            <w:tcW w:w="3704" w:type="dxa"/>
            <w:tcBorders>
              <w:top w:val="single" w:sz="4" w:space="0" w:color="666666" w:themeColor="text1" w:themeTint="99"/>
              <w:left w:val="nil"/>
              <w:bottom w:val="single" w:sz="4" w:space="0" w:color="666666" w:themeColor="text1" w:themeTint="99"/>
              <w:right w:val="nil"/>
            </w:tcBorders>
            <w:vAlign w:val="center"/>
            <w:hideMark/>
          </w:tcPr>
          <w:p w14:paraId="740E2C59" w14:textId="77777777" w:rsidR="00C25F2C" w:rsidRDefault="00C25F2C">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r>
              <w:rPr>
                <w:rFonts w:eastAsia="新細明體" w:cs="Calibri"/>
                <w:kern w:val="0"/>
                <w:szCs w:val="20"/>
              </w:rPr>
              <w:t>MTK_AUDIO_TUNNELING_SUPPORT</w:t>
            </w:r>
          </w:p>
        </w:tc>
        <w:tc>
          <w:tcPr>
            <w:tcW w:w="1966" w:type="dxa"/>
            <w:tcBorders>
              <w:top w:val="single" w:sz="4" w:space="0" w:color="666666" w:themeColor="text1" w:themeTint="99"/>
              <w:left w:val="nil"/>
              <w:bottom w:val="single" w:sz="4" w:space="0" w:color="666666" w:themeColor="text1" w:themeTint="99"/>
              <w:right w:val="nil"/>
            </w:tcBorders>
            <w:vAlign w:val="center"/>
            <w:hideMark/>
          </w:tcPr>
          <w:p w14:paraId="5EC83C21" w14:textId="77777777" w:rsidR="00C25F2C" w:rsidRDefault="00C25F2C">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r>
              <w:rPr>
                <w:rFonts w:eastAsia="新細明體" w:cs="Calibri"/>
                <w:kern w:val="0"/>
                <w:szCs w:val="20"/>
              </w:rPr>
              <w:t>ProjectConfig.mk</w:t>
            </w:r>
          </w:p>
        </w:tc>
      </w:tr>
      <w:tr w:rsidR="00C25F2C" w14:paraId="0C1AD4D0" w14:textId="77777777" w:rsidTr="00C25F2C">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4" w:space="0" w:color="666666" w:themeColor="text1" w:themeTint="99"/>
              <w:right w:val="nil"/>
            </w:tcBorders>
            <w:vAlign w:val="center"/>
            <w:hideMark/>
          </w:tcPr>
          <w:p w14:paraId="1B05D222" w14:textId="77777777" w:rsidR="00C25F2C" w:rsidRDefault="00C25F2C">
            <w:pPr>
              <w:adjustRightInd/>
              <w:snapToGrid/>
              <w:spacing w:before="0" w:after="0"/>
              <w:rPr>
                <w:rFonts w:eastAsia="新細明體" w:cs="Calibri"/>
                <w:b w:val="0"/>
              </w:rPr>
            </w:pPr>
            <w:r>
              <w:rPr>
                <w:rFonts w:eastAsia="新細明體" w:cs="Calibri"/>
                <w:b w:val="0"/>
              </w:rPr>
              <w:t>Voice Call Speech Enhancement in Audio DSP</w:t>
            </w:r>
          </w:p>
        </w:tc>
        <w:tc>
          <w:tcPr>
            <w:tcW w:w="3704" w:type="dxa"/>
            <w:tcBorders>
              <w:top w:val="single" w:sz="4" w:space="0" w:color="666666" w:themeColor="text1" w:themeTint="99"/>
              <w:left w:val="nil"/>
              <w:bottom w:val="single" w:sz="4" w:space="0" w:color="666666" w:themeColor="text1" w:themeTint="99"/>
              <w:right w:val="nil"/>
            </w:tcBorders>
            <w:vAlign w:val="center"/>
            <w:hideMark/>
          </w:tcPr>
          <w:p w14:paraId="495B33A6" w14:textId="77777777" w:rsidR="00C25F2C" w:rsidRDefault="00C25F2C">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kern w:val="0"/>
                <w:szCs w:val="20"/>
              </w:rPr>
            </w:pPr>
            <w:r>
              <w:rPr>
                <w:rFonts w:eastAsia="新細明體" w:cs="Calibri"/>
                <w:kern w:val="0"/>
                <w:szCs w:val="20"/>
              </w:rPr>
              <w:t>MTK_AURISYS_PHONE_CALL_SUPPORT</w:t>
            </w:r>
          </w:p>
        </w:tc>
        <w:tc>
          <w:tcPr>
            <w:tcW w:w="1966" w:type="dxa"/>
            <w:tcBorders>
              <w:top w:val="single" w:sz="4" w:space="0" w:color="666666" w:themeColor="text1" w:themeTint="99"/>
              <w:left w:val="nil"/>
              <w:bottom w:val="single" w:sz="4" w:space="0" w:color="666666" w:themeColor="text1" w:themeTint="99"/>
              <w:right w:val="nil"/>
            </w:tcBorders>
            <w:vAlign w:val="center"/>
            <w:hideMark/>
          </w:tcPr>
          <w:p w14:paraId="4AD94437" w14:textId="77777777" w:rsidR="00C25F2C" w:rsidRDefault="00C25F2C">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kern w:val="0"/>
                <w:szCs w:val="20"/>
              </w:rPr>
            </w:pPr>
            <w:r>
              <w:rPr>
                <w:rFonts w:eastAsia="新細明體" w:cs="Calibri"/>
                <w:kern w:val="0"/>
                <w:szCs w:val="20"/>
              </w:rPr>
              <w:t>ProjectConfig.mk</w:t>
            </w:r>
          </w:p>
        </w:tc>
      </w:tr>
      <w:tr w:rsidR="00C25F2C" w14:paraId="78DE075D" w14:textId="77777777" w:rsidTr="00C25F2C">
        <w:trPr>
          <w:trHeight w:val="1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12" w:space="0" w:color="auto"/>
              <w:right w:val="nil"/>
            </w:tcBorders>
            <w:vAlign w:val="center"/>
            <w:hideMark/>
          </w:tcPr>
          <w:p w14:paraId="7C62F970" w14:textId="77777777" w:rsidR="00C25F2C" w:rsidRDefault="00C25F2C">
            <w:pPr>
              <w:adjustRightInd/>
              <w:snapToGrid/>
              <w:spacing w:before="0" w:after="0"/>
              <w:rPr>
                <w:rFonts w:asciiTheme="minorHAnsi" w:eastAsiaTheme="minorEastAsia" w:hAnsiTheme="minorHAnsi" w:cstheme="minorHAnsi"/>
                <w:b w:val="0"/>
              </w:rPr>
            </w:pPr>
            <w:r>
              <w:rPr>
                <w:rFonts w:asciiTheme="minorHAnsi" w:eastAsiaTheme="minorEastAsia" w:hAnsiTheme="minorHAnsi" w:cstheme="minorHAnsi"/>
                <w:b w:val="0"/>
              </w:rPr>
              <w:t>Offload VOIP/Record</w:t>
            </w:r>
          </w:p>
        </w:tc>
        <w:tc>
          <w:tcPr>
            <w:tcW w:w="3704" w:type="dxa"/>
            <w:tcBorders>
              <w:top w:val="single" w:sz="4" w:space="0" w:color="666666" w:themeColor="text1" w:themeTint="99"/>
              <w:left w:val="nil"/>
              <w:bottom w:val="single" w:sz="12" w:space="0" w:color="auto"/>
              <w:right w:val="nil"/>
            </w:tcBorders>
            <w:vAlign w:val="center"/>
            <w:hideMark/>
          </w:tcPr>
          <w:p w14:paraId="7C0841A2" w14:textId="77777777" w:rsidR="00C25F2C" w:rsidRDefault="00C25F2C">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r>
              <w:rPr>
                <w:rFonts w:eastAsia="新細明體" w:cs="Calibri"/>
                <w:kern w:val="0"/>
                <w:szCs w:val="20"/>
              </w:rPr>
              <w:t>VIR_VOIP_RECORD_AUDIODSP_SUPPORT</w:t>
            </w:r>
          </w:p>
        </w:tc>
        <w:tc>
          <w:tcPr>
            <w:tcW w:w="1966" w:type="dxa"/>
            <w:tcBorders>
              <w:top w:val="single" w:sz="4" w:space="0" w:color="666666" w:themeColor="text1" w:themeTint="99"/>
              <w:left w:val="nil"/>
              <w:bottom w:val="single" w:sz="12" w:space="0" w:color="auto"/>
              <w:right w:val="nil"/>
            </w:tcBorders>
            <w:vAlign w:val="center"/>
            <w:hideMark/>
          </w:tcPr>
          <w:p w14:paraId="63CADF1B" w14:textId="77777777" w:rsidR="00C25F2C" w:rsidRDefault="00C25F2C">
            <w:pPr>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r>
    </w:tbl>
    <w:p w14:paraId="78CD84F3" w14:textId="77777777" w:rsidR="00C25F2C" w:rsidRDefault="00C25F2C" w:rsidP="00C25F2C">
      <w:pPr>
        <w:adjustRightInd/>
        <w:snapToGrid/>
        <w:spacing w:before="0" w:after="0"/>
        <w:ind w:left="340"/>
        <w:rPr>
          <w:rFonts w:asciiTheme="minorHAnsi" w:hAnsiTheme="minorHAnsi" w:cstheme="minorHAnsi"/>
          <w:b/>
          <w:sz w:val="22"/>
          <w:szCs w:val="22"/>
        </w:rPr>
      </w:pPr>
    </w:p>
    <w:p w14:paraId="7F725C61" w14:textId="77777777"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Build Server</w:t>
      </w:r>
    </w:p>
    <w:p w14:paraId="614EEA0D"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eastAsiaTheme="minorEastAsia"/>
          <w:color w:val="000000"/>
        </w:rPr>
        <w:t xml:space="preserve">Cadence </w:t>
      </w:r>
      <w:r>
        <w:rPr>
          <w:color w:val="000000"/>
        </w:rPr>
        <w:t xml:space="preserve">recommended to use </w:t>
      </w:r>
      <w:r>
        <w:rPr>
          <w:color w:val="C00000"/>
        </w:rPr>
        <w:t>Red Hat Enterprise</w:t>
      </w:r>
      <w:r>
        <w:rPr>
          <w:color w:val="000000"/>
        </w:rPr>
        <w:t xml:space="preserve"> (officially supported platform), if you don’t have RHEL, you can use CentOS instead.</w:t>
      </w:r>
    </w:p>
    <w:p w14:paraId="2B75D575" w14:textId="77777777" w:rsidR="00C25F2C" w:rsidRDefault="00C25F2C" w:rsidP="00732398">
      <w:pPr>
        <w:numPr>
          <w:ilvl w:val="1"/>
          <w:numId w:val="34"/>
        </w:numPr>
        <w:adjustRightInd/>
        <w:snapToGrid/>
        <w:spacing w:before="0" w:after="0"/>
        <w:jc w:val="left"/>
        <w:rPr>
          <w:rFonts w:asciiTheme="minorHAnsi" w:hAnsiTheme="minorHAnsi" w:cstheme="minorHAnsi"/>
          <w:b/>
          <w:szCs w:val="20"/>
        </w:rPr>
      </w:pPr>
      <w:r>
        <w:t xml:space="preserve">While </w:t>
      </w:r>
      <w:r>
        <w:rPr>
          <w:rFonts w:eastAsiaTheme="minorEastAsia"/>
        </w:rPr>
        <w:t>they</w:t>
      </w:r>
      <w:r>
        <w:t xml:space="preserve"> do not officially support </w:t>
      </w:r>
      <w:r>
        <w:rPr>
          <w:rFonts w:eastAsiaTheme="minorEastAsia"/>
        </w:rPr>
        <w:t>U</w:t>
      </w:r>
      <w:r>
        <w:t xml:space="preserve">buntu, we are able to install Xtensa tools on </w:t>
      </w:r>
      <w:r>
        <w:rPr>
          <w:color w:val="C00000"/>
        </w:rPr>
        <w:t xml:space="preserve">Ubuntu </w:t>
      </w:r>
      <w:r>
        <w:rPr>
          <w:rFonts w:eastAsiaTheme="minorEastAsia"/>
          <w:color w:val="C00000"/>
        </w:rPr>
        <w:t>Linux14.04</w:t>
      </w:r>
      <w:r>
        <w:rPr>
          <w:rFonts w:eastAsiaTheme="minorEastAsia"/>
        </w:rPr>
        <w:t xml:space="preserve"> without issues.</w:t>
      </w:r>
    </w:p>
    <w:p w14:paraId="628AB016" w14:textId="77777777"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Makefile Locations:</w:t>
      </w:r>
    </w:p>
    <w:p w14:paraId="7D9219E0"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Android: </w:t>
      </w:r>
      <w:r>
        <w:rPr>
          <w:rFonts w:ascii="Courier New" w:eastAsiaTheme="minorEastAsia" w:hAnsi="Courier New" w:cs="Courier New"/>
          <w:sz w:val="18"/>
          <w:szCs w:val="18"/>
        </w:rPr>
        <w:t>device\mediatekprojects</w:t>
      </w:r>
    </w:p>
    <w:p w14:paraId="170073E3" w14:textId="562DAEB2" w:rsidR="00C25F2C" w:rsidRP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Kernel: N/A</w:t>
      </w:r>
    </w:p>
    <w:p w14:paraId="076A9652"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RV55:</w:t>
      </w:r>
      <w:r>
        <w:rPr>
          <w:rFonts w:asciiTheme="minorHAnsi" w:hAnsiTheme="minorHAnsi" w:cstheme="minorBidi"/>
          <w:b/>
          <w:bCs/>
        </w:rPr>
        <w:t xml:space="preserve"> </w:t>
      </w:r>
      <w:r>
        <w:rPr>
          <w:rFonts w:ascii="Courier New" w:eastAsiaTheme="minorEastAsia" w:hAnsi="Courier New" w:cs="Courier New"/>
          <w:sz w:val="18"/>
          <w:szCs w:val="18"/>
        </w:rPr>
        <w:t>vendor\mediatek\proprietary\tinysys\scp</w:t>
      </w:r>
    </w:p>
    <w:p w14:paraId="1F158CE0" w14:textId="3D867BBD"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 xml:space="preserve">Audio DSP </w:t>
      </w:r>
    </w:p>
    <w:p w14:paraId="09FF6395" w14:textId="73F127D5" w:rsidR="00C25F2C" w:rsidRDefault="00C25F2C" w:rsidP="00732398">
      <w:pPr>
        <w:numPr>
          <w:ilvl w:val="1"/>
          <w:numId w:val="34"/>
        </w:numPr>
        <w:adjustRightInd/>
        <w:snapToGrid/>
        <w:spacing w:before="0" w:after="0"/>
        <w:rPr>
          <w:rFonts w:asciiTheme="minorHAnsi" w:hAnsiTheme="minorHAnsi" w:cstheme="minorHAnsi"/>
          <w:szCs w:val="20"/>
        </w:rPr>
      </w:pPr>
      <w:r>
        <w:rPr>
          <w:rFonts w:asciiTheme="minorHAnsi" w:eastAsiaTheme="minorEastAsia" w:hAnsiTheme="minorHAnsi" w:cstheme="minorHAnsi"/>
          <w:b/>
          <w:szCs w:val="20"/>
        </w:rPr>
        <w:t xml:space="preserve">AP Configuration: </w:t>
      </w:r>
      <w:r w:rsidRPr="00C25F2C">
        <w:rPr>
          <w:rFonts w:ascii="Courier New" w:eastAsiaTheme="minorEastAsia" w:hAnsi="Courier New" w:cs="Courier New"/>
          <w:szCs w:val="20"/>
        </w:rPr>
        <w:t>MTK_TINYSYS_SCP_SUPPORT</w:t>
      </w:r>
    </w:p>
    <w:p w14:paraId="259C00EE" w14:textId="7BC3BE09"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Kernel Configuration: </w:t>
      </w:r>
      <w:r>
        <w:rPr>
          <w:rFonts w:ascii="Courier New" w:eastAsiaTheme="minorEastAsia" w:hAnsi="Courier New" w:cs="Courier New"/>
          <w:szCs w:val="20"/>
        </w:rPr>
        <w:t>CONFIG_</w:t>
      </w:r>
      <w:r w:rsidRPr="00C25F2C">
        <w:t xml:space="preserve"> </w:t>
      </w:r>
      <w:r w:rsidRPr="00C25F2C">
        <w:rPr>
          <w:rFonts w:ascii="Courier New" w:eastAsiaTheme="minorEastAsia" w:hAnsi="Courier New" w:cs="Courier New"/>
          <w:szCs w:val="20"/>
        </w:rPr>
        <w:t>MTK_TINYSYS_SCP_SUPPORT</w:t>
      </w:r>
    </w:p>
    <w:p w14:paraId="752102E9" w14:textId="2C6C1D7F" w:rsidR="00C25F2C" w:rsidRPr="001959F0"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DSP Configuration: </w:t>
      </w:r>
      <w:r w:rsidRPr="00C25F2C">
        <w:rPr>
          <w:rFonts w:ascii="Courier New" w:eastAsiaTheme="minorEastAsia" w:hAnsi="Courier New" w:cs="Courier New"/>
          <w:szCs w:val="20"/>
        </w:rPr>
        <w:t>CFG_SCP_AUDIO_FW_SUPPORT</w:t>
      </w:r>
    </w:p>
    <w:p w14:paraId="39AEC212" w14:textId="77777777" w:rsidR="001959F0" w:rsidRPr="001959F0" w:rsidRDefault="001959F0" w:rsidP="00732398">
      <w:pPr>
        <w:numPr>
          <w:ilvl w:val="1"/>
          <w:numId w:val="34"/>
        </w:numPr>
        <w:adjustRightInd/>
        <w:snapToGrid/>
        <w:spacing w:before="0" w:after="0"/>
        <w:rPr>
          <w:rFonts w:asciiTheme="minorHAnsi" w:hAnsiTheme="minorHAnsi" w:cstheme="minorHAnsi"/>
          <w:b/>
          <w:szCs w:val="20"/>
        </w:rPr>
      </w:pPr>
      <w:r w:rsidRPr="001959F0">
        <w:rPr>
          <w:rFonts w:asciiTheme="minorHAnsi" w:hAnsiTheme="minorHAnsi" w:cstheme="minorHAnsi"/>
          <w:b/>
          <w:szCs w:val="20"/>
        </w:rPr>
        <w:t>Note:</w:t>
      </w:r>
    </w:p>
    <w:p w14:paraId="4AB45938" w14:textId="5CC4C06D" w:rsidR="001959F0" w:rsidRPr="001959F0" w:rsidRDefault="001959F0" w:rsidP="00732398">
      <w:pPr>
        <w:numPr>
          <w:ilvl w:val="2"/>
          <w:numId w:val="34"/>
        </w:numPr>
        <w:tabs>
          <w:tab w:val="clear" w:pos="1440"/>
        </w:tabs>
        <w:adjustRightInd/>
        <w:snapToGrid/>
        <w:spacing w:before="0" w:after="0"/>
        <w:rPr>
          <w:rFonts w:asciiTheme="minorHAnsi" w:hAnsiTheme="minorHAnsi" w:cstheme="minorHAnsi"/>
          <w:bCs/>
          <w:szCs w:val="20"/>
        </w:rPr>
      </w:pPr>
      <w:r w:rsidRPr="001959F0">
        <w:rPr>
          <w:rFonts w:asciiTheme="minorHAnsi" w:hAnsiTheme="minorHAnsi" w:cstheme="minorHAnsi"/>
          <w:bCs/>
          <w:szCs w:val="20"/>
        </w:rPr>
        <w:t xml:space="preserve">DSP configuration is the main switch of Audio DSP on </w:t>
      </w:r>
      <w:r w:rsidR="0020766B">
        <w:rPr>
          <w:rFonts w:asciiTheme="minorHAnsi" w:eastAsiaTheme="minorEastAsia" w:hAnsiTheme="minorHAnsi" w:cstheme="minorHAnsi" w:hint="eastAsia"/>
          <w:bCs/>
          <w:szCs w:val="20"/>
        </w:rPr>
        <w:t>platforms</w:t>
      </w:r>
      <w:r w:rsidR="00DD49C8">
        <w:rPr>
          <w:rFonts w:asciiTheme="minorHAnsi" w:eastAsiaTheme="minorEastAsia" w:hAnsiTheme="minorHAnsi" w:cstheme="minorHAnsi" w:hint="eastAsia"/>
          <w:bCs/>
          <w:szCs w:val="20"/>
        </w:rPr>
        <w:t xml:space="preserve"> shared SCP software.</w:t>
      </w:r>
    </w:p>
    <w:p w14:paraId="0E799CAF" w14:textId="77777777"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Voice Call Speech Enhanement</w:t>
      </w:r>
    </w:p>
    <w:p w14:paraId="6A7C98BF"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lastRenderedPageBreak/>
        <w:t>Note</w:t>
      </w:r>
    </w:p>
    <w:p w14:paraId="48FCD9E9" w14:textId="77777777" w:rsidR="00C25F2C" w:rsidRDefault="00C25F2C" w:rsidP="00732398">
      <w:pPr>
        <w:numPr>
          <w:ilvl w:val="2"/>
          <w:numId w:val="34"/>
        </w:numPr>
        <w:adjustRightInd/>
        <w:snapToGrid/>
        <w:spacing w:before="0" w:after="0"/>
        <w:rPr>
          <w:rFonts w:asciiTheme="minorHAnsi" w:hAnsiTheme="minorHAnsi" w:cstheme="minorHAnsi"/>
          <w:szCs w:val="20"/>
        </w:rPr>
      </w:pPr>
      <w:r>
        <w:rPr>
          <w:rFonts w:asciiTheme="minorHAnsi" w:eastAsiaTheme="minorEastAsia" w:hAnsiTheme="minorHAnsi" w:cstheme="minorHAnsi"/>
          <w:szCs w:val="20"/>
        </w:rPr>
        <w:t>An Inspection mechanism to check consistency of Android, Kernel, and DSP configurations</w:t>
      </w:r>
    </w:p>
    <w:p w14:paraId="2740A985" w14:textId="77777777" w:rsidR="00C25F2C" w:rsidRDefault="00C25F2C" w:rsidP="00732398">
      <w:pPr>
        <w:numPr>
          <w:ilvl w:val="2"/>
          <w:numId w:val="34"/>
        </w:numPr>
        <w:adjustRightInd/>
        <w:snapToGrid/>
        <w:spacing w:before="0" w:after="0"/>
        <w:rPr>
          <w:rFonts w:asciiTheme="minorHAnsi" w:hAnsiTheme="minorHAnsi" w:cstheme="minorHAnsi"/>
          <w:szCs w:val="20"/>
        </w:rPr>
      </w:pPr>
      <w:r>
        <w:rPr>
          <w:rFonts w:asciiTheme="minorHAnsi" w:eastAsiaTheme="minorEastAsia" w:hAnsiTheme="minorHAnsi" w:cstheme="minorHAnsi"/>
          <w:szCs w:val="20"/>
        </w:rPr>
        <w:t>The speech enhancement would be executed in the Modem side if we disable the option.</w:t>
      </w:r>
    </w:p>
    <w:p w14:paraId="76B4200A"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AP Configuration: </w:t>
      </w:r>
      <w:r>
        <w:rPr>
          <w:rFonts w:ascii="Courier New" w:eastAsia="新細明體" w:hAnsi="Courier New" w:cs="Courier New"/>
          <w:kern w:val="0"/>
          <w:szCs w:val="20"/>
        </w:rPr>
        <w:t>MTK_AURISYS_PHONE_CALL_SUPPORT</w:t>
      </w:r>
    </w:p>
    <w:p w14:paraId="773E1FD5"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Kernel Configuration: </w:t>
      </w:r>
      <w:r>
        <w:rPr>
          <w:rFonts w:ascii="Courier New" w:eastAsiaTheme="minorEastAsia" w:hAnsi="Courier New" w:cs="Courier New"/>
          <w:szCs w:val="20"/>
        </w:rPr>
        <w:t>CONFIG_MTK_AURISYS_PHONE_CALL_SUPPORT</w:t>
      </w:r>
    </w:p>
    <w:p w14:paraId="2558267E"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 xml:space="preserve">DSP Configuration: </w:t>
      </w:r>
      <w:r>
        <w:rPr>
          <w:rFonts w:ascii="Courier New" w:eastAsiaTheme="minorEastAsia" w:hAnsi="Courier New" w:cs="Courier New"/>
          <w:szCs w:val="20"/>
        </w:rPr>
        <w:t>CFG_MTK_AURISYS_PHONE_CALL_SUPPORT</w:t>
      </w:r>
    </w:p>
    <w:p w14:paraId="41C969D8" w14:textId="77777777"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VOIP/Recording</w:t>
      </w:r>
    </w:p>
    <w:p w14:paraId="66EE548A" w14:textId="77777777" w:rsidR="00C25F2C" w:rsidRDefault="00C25F2C" w:rsidP="00732398">
      <w:pPr>
        <w:numPr>
          <w:ilvl w:val="1"/>
          <w:numId w:val="34"/>
        </w:numPr>
        <w:adjustRightInd/>
        <w:snapToGrid/>
        <w:spacing w:before="0" w:after="0"/>
        <w:rPr>
          <w:rFonts w:asciiTheme="minorHAnsi" w:hAnsiTheme="minorHAnsi" w:cstheme="minorHAnsi"/>
          <w:b/>
          <w:szCs w:val="20"/>
        </w:rPr>
      </w:pPr>
      <w:r>
        <w:rPr>
          <w:rFonts w:asciiTheme="minorHAnsi" w:eastAsiaTheme="minorEastAsia" w:hAnsiTheme="minorHAnsi" w:cstheme="minorHAnsi"/>
          <w:b/>
          <w:szCs w:val="20"/>
        </w:rPr>
        <w:t>Note</w:t>
      </w:r>
    </w:p>
    <w:p w14:paraId="602E2080" w14:textId="77777777" w:rsidR="00C25F2C" w:rsidRDefault="00C25F2C" w:rsidP="00732398">
      <w:pPr>
        <w:numPr>
          <w:ilvl w:val="2"/>
          <w:numId w:val="34"/>
        </w:numPr>
        <w:adjustRightInd/>
        <w:snapToGrid/>
        <w:spacing w:before="0" w:after="0"/>
        <w:rPr>
          <w:rFonts w:asciiTheme="minorHAnsi" w:hAnsiTheme="minorHAnsi" w:cstheme="minorHAnsi"/>
          <w:szCs w:val="20"/>
        </w:rPr>
      </w:pPr>
      <w:r>
        <w:rPr>
          <w:rFonts w:asciiTheme="minorHAnsi" w:eastAsiaTheme="minorEastAsia" w:hAnsiTheme="minorHAnsi" w:cstheme="minorHAnsi"/>
          <w:szCs w:val="20"/>
        </w:rPr>
        <w:t>DSP option is always on</w:t>
      </w:r>
    </w:p>
    <w:p w14:paraId="64A1BDB1" w14:textId="77777777" w:rsidR="00C25F2C" w:rsidRDefault="00C25F2C" w:rsidP="00732398">
      <w:pPr>
        <w:numPr>
          <w:ilvl w:val="2"/>
          <w:numId w:val="34"/>
        </w:numPr>
        <w:adjustRightInd/>
        <w:snapToGrid/>
        <w:spacing w:before="0" w:after="0"/>
        <w:rPr>
          <w:rFonts w:asciiTheme="minorHAnsi" w:hAnsiTheme="minorHAnsi" w:cstheme="minorHAnsi"/>
          <w:szCs w:val="20"/>
        </w:rPr>
      </w:pPr>
      <w:r>
        <w:rPr>
          <w:rFonts w:asciiTheme="minorHAnsi" w:eastAsiaTheme="minorEastAsia" w:hAnsiTheme="minorHAnsi" w:cstheme="minorHAnsi"/>
          <w:szCs w:val="20"/>
        </w:rPr>
        <w:t xml:space="preserve">Use </w:t>
      </w:r>
      <w:r>
        <w:rPr>
          <w:rFonts w:ascii="Courier New" w:eastAsiaTheme="minorEastAsia" w:hAnsi="Courier New" w:cs="Courier New"/>
          <w:szCs w:val="20"/>
        </w:rPr>
        <w:t>VIR_VOIP_RECORD_AUDIODSP_SUPPORT</w:t>
      </w:r>
      <w:r>
        <w:rPr>
          <w:rFonts w:asciiTheme="minorHAnsi" w:eastAsiaTheme="minorEastAsia" w:hAnsiTheme="minorHAnsi" w:cstheme="minorHAnsi"/>
          <w:szCs w:val="20"/>
        </w:rPr>
        <w:t xml:space="preserve"> defined in the XML to enable/disable the DSP feature</w:t>
      </w:r>
    </w:p>
    <w:p w14:paraId="2BF71E6C" w14:textId="77777777" w:rsidR="00C25F2C" w:rsidRDefault="00C25F2C" w:rsidP="00732398">
      <w:pPr>
        <w:numPr>
          <w:ilvl w:val="0"/>
          <w:numId w:val="34"/>
        </w:numPr>
        <w:adjustRightInd/>
        <w:snapToGrid/>
        <w:spacing w:before="0" w:after="0"/>
        <w:rPr>
          <w:rFonts w:asciiTheme="minorHAnsi" w:hAnsiTheme="minorHAnsi" w:cstheme="minorHAnsi"/>
          <w:b/>
          <w:szCs w:val="20"/>
        </w:rPr>
      </w:pPr>
      <w:r>
        <w:rPr>
          <w:rFonts w:asciiTheme="minorHAnsi" w:eastAsiaTheme="minorEastAsia" w:hAnsiTheme="minorHAnsi" w:cstheme="minorBidi"/>
          <w:b/>
          <w:bCs/>
        </w:rPr>
        <w:t>3</w:t>
      </w:r>
      <w:r>
        <w:rPr>
          <w:rFonts w:asciiTheme="minorHAnsi" w:eastAsiaTheme="minorEastAsia" w:hAnsiTheme="minorHAnsi" w:cstheme="minorBidi"/>
          <w:b/>
          <w:bCs/>
          <w:vertAlign w:val="superscript"/>
        </w:rPr>
        <w:t>rd</w:t>
      </w:r>
      <w:r>
        <w:rPr>
          <w:rFonts w:asciiTheme="minorHAnsi" w:eastAsiaTheme="minorEastAsia" w:hAnsiTheme="minorHAnsi" w:cstheme="minorBidi"/>
          <w:b/>
          <w:bCs/>
        </w:rPr>
        <w:t xml:space="preserve"> party Library</w:t>
      </w:r>
    </w:p>
    <w:p w14:paraId="4256D706" w14:textId="77777777" w:rsidR="00C25F2C" w:rsidRDefault="00C25F2C" w:rsidP="00732398">
      <w:pPr>
        <w:numPr>
          <w:ilvl w:val="1"/>
          <w:numId w:val="34"/>
        </w:numPr>
        <w:adjustRightInd/>
        <w:snapToGrid/>
        <w:spacing w:before="0" w:after="0"/>
        <w:rPr>
          <w:rFonts w:asciiTheme="minorHAnsi" w:eastAsiaTheme="minorEastAsia" w:hAnsiTheme="minorHAnsi" w:cstheme="minorHAnsi"/>
          <w:b/>
          <w:szCs w:val="20"/>
        </w:rPr>
      </w:pPr>
      <w:r>
        <w:rPr>
          <w:rFonts w:asciiTheme="minorHAnsi" w:eastAsiaTheme="minorEastAsia" w:hAnsiTheme="minorHAnsi" w:cstheme="minorHAnsi"/>
          <w:b/>
          <w:szCs w:val="20"/>
        </w:rPr>
        <w:t>Note</w:t>
      </w:r>
    </w:p>
    <w:p w14:paraId="1883C717" w14:textId="77777777" w:rsidR="00C25F2C" w:rsidRDefault="00C25F2C" w:rsidP="00732398">
      <w:pPr>
        <w:numPr>
          <w:ilvl w:val="2"/>
          <w:numId w:val="34"/>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szCs w:val="20"/>
        </w:rPr>
        <w:t>The 3rd party library should be released by the 3rd party. MTK will verify 3rd party library internally and remove them before release</w:t>
      </w:r>
    </w:p>
    <w:p w14:paraId="27B014C4" w14:textId="5784E162" w:rsidR="00C25F2C" w:rsidRPr="001959F0" w:rsidRDefault="001959F0" w:rsidP="00732398">
      <w:pPr>
        <w:numPr>
          <w:ilvl w:val="2"/>
          <w:numId w:val="34"/>
        </w:numPr>
        <w:adjustRightInd/>
        <w:snapToGrid/>
        <w:spacing w:before="0" w:after="0"/>
        <w:rPr>
          <w:rFonts w:asciiTheme="minorHAnsi" w:eastAsiaTheme="minorEastAsia" w:hAnsiTheme="minorHAnsi" w:cstheme="minorHAnsi"/>
          <w:szCs w:val="20"/>
        </w:rPr>
      </w:pPr>
      <w:r w:rsidRPr="001959F0">
        <w:rPr>
          <w:rFonts w:asciiTheme="minorHAnsi" w:eastAsiaTheme="minorEastAsia" w:hAnsiTheme="minorHAnsi" w:cstheme="minorHAnsi"/>
          <w:szCs w:val="20"/>
        </w:rPr>
        <w:t xml:space="preserve">Compare to </w:t>
      </w:r>
      <w:r w:rsidR="00A019D7">
        <w:rPr>
          <w:rFonts w:asciiTheme="minorHAnsi" w:eastAsiaTheme="minorEastAsia" w:hAnsiTheme="minorHAnsi" w:cstheme="minorHAnsi"/>
          <w:szCs w:val="20"/>
        </w:rPr>
        <w:t xml:space="preserve">Cadence </w:t>
      </w:r>
      <w:r w:rsidRPr="001959F0">
        <w:rPr>
          <w:rFonts w:asciiTheme="minorHAnsi" w:eastAsiaTheme="minorEastAsia" w:hAnsiTheme="minorHAnsi" w:cstheme="minorHAnsi"/>
          <w:szCs w:val="20"/>
        </w:rPr>
        <w:t>HiFi series, n</w:t>
      </w:r>
      <w:r>
        <w:rPr>
          <w:rFonts w:asciiTheme="minorHAnsi" w:eastAsiaTheme="minorEastAsia" w:hAnsiTheme="minorHAnsi" w:cstheme="minorHAnsi"/>
          <w:szCs w:val="20"/>
        </w:rPr>
        <w:t>o</w:t>
      </w:r>
      <w:r w:rsidRPr="001959F0">
        <w:rPr>
          <w:rFonts w:asciiTheme="minorHAnsi" w:eastAsiaTheme="minorEastAsia" w:hAnsiTheme="minorHAnsi" w:cstheme="minorHAnsi"/>
          <w:szCs w:val="20"/>
        </w:rPr>
        <w:t xml:space="preserve"> DSP configuration </w:t>
      </w:r>
      <w:r>
        <w:rPr>
          <w:rFonts w:asciiTheme="minorHAnsi" w:eastAsiaTheme="minorEastAsia" w:hAnsiTheme="minorHAnsi" w:cstheme="minorHAnsi"/>
          <w:szCs w:val="20"/>
        </w:rPr>
        <w:t xml:space="preserve">is needed </w:t>
      </w:r>
      <w:r w:rsidRPr="001959F0">
        <w:rPr>
          <w:rFonts w:asciiTheme="minorHAnsi" w:eastAsiaTheme="minorEastAsia" w:hAnsiTheme="minorHAnsi" w:cstheme="minorHAnsi"/>
          <w:szCs w:val="20"/>
        </w:rPr>
        <w:t>for</w:t>
      </w:r>
      <w:r w:rsidR="00A019D7">
        <w:rPr>
          <w:rFonts w:asciiTheme="minorHAnsi" w:eastAsiaTheme="minorEastAsia" w:hAnsiTheme="minorHAnsi" w:cstheme="minorHAnsi"/>
          <w:szCs w:val="20"/>
        </w:rPr>
        <w:t xml:space="preserve"> MTK In-house</w:t>
      </w:r>
      <w:r w:rsidRPr="001959F0">
        <w:rPr>
          <w:rFonts w:asciiTheme="minorHAnsi" w:eastAsiaTheme="minorEastAsia" w:hAnsiTheme="minorHAnsi" w:cstheme="minorHAnsi"/>
          <w:szCs w:val="20"/>
        </w:rPr>
        <w:t xml:space="preserve"> RV DSP platform</w:t>
      </w:r>
      <w:r>
        <w:rPr>
          <w:rFonts w:asciiTheme="minorHAnsi" w:eastAsiaTheme="minorEastAsia" w:hAnsiTheme="minorHAnsi" w:cstheme="minorHAnsi"/>
          <w:szCs w:val="20"/>
        </w:rPr>
        <w:t xml:space="preserve"> t</w:t>
      </w:r>
      <w:r w:rsidR="00C25F2C">
        <w:rPr>
          <w:rFonts w:asciiTheme="minorHAnsi" w:eastAsiaTheme="minorEastAsia" w:hAnsiTheme="minorHAnsi" w:cstheme="minorHAnsi"/>
          <w:szCs w:val="20"/>
        </w:rPr>
        <w:t>o enable the functionalities the 3</w:t>
      </w:r>
      <w:r w:rsidR="00C25F2C">
        <w:rPr>
          <w:rFonts w:asciiTheme="minorHAnsi" w:eastAsiaTheme="minorEastAsia" w:hAnsiTheme="minorHAnsi" w:cstheme="minorHAnsi"/>
          <w:szCs w:val="20"/>
          <w:vertAlign w:val="superscript"/>
        </w:rPr>
        <w:t>rd</w:t>
      </w:r>
      <w:r w:rsidR="00C25F2C">
        <w:rPr>
          <w:rFonts w:asciiTheme="minorHAnsi" w:eastAsiaTheme="minorEastAsia" w:hAnsiTheme="minorHAnsi" w:cstheme="minorHAnsi"/>
          <w:szCs w:val="20"/>
        </w:rPr>
        <w:t xml:space="preserve"> party library. </w:t>
      </w:r>
    </w:p>
    <w:p w14:paraId="291958A1" w14:textId="15BCC38F" w:rsidR="00C25F2C" w:rsidRDefault="00C25F2C" w:rsidP="00C81149">
      <w:pPr>
        <w:pStyle w:val="3"/>
      </w:pPr>
      <w:bookmarkStart w:id="44" w:name="_Toc150251882"/>
      <w:bookmarkStart w:id="45" w:name="_Toc229437582"/>
      <w:r>
        <w:t>Default Image</w:t>
      </w:r>
      <w:bookmarkEnd w:id="44"/>
      <w:bookmarkEnd w:id="45"/>
    </w:p>
    <w:p w14:paraId="6C30371A" w14:textId="59549D68" w:rsidR="00081446" w:rsidRPr="0039545E" w:rsidRDefault="00081446" w:rsidP="0039545E">
      <w:pPr>
        <w:rPr>
          <w:rFonts w:eastAsiaTheme="minorEastAsia"/>
        </w:rPr>
      </w:pPr>
      <w:r>
        <w:rPr>
          <w:rFonts w:asciiTheme="minorHAnsi" w:hAnsiTheme="minorHAnsi" w:cstheme="minorHAnsi"/>
        </w:rPr>
        <w:t>Compare to Cadence HiFi series, no additional license is required to build DSP images on MTK In-house RV DSP platform. DSP source code is built along with alps project build.</w:t>
      </w:r>
    </w:p>
    <w:p w14:paraId="560D4E8B" w14:textId="569DCECC" w:rsidR="00C25F2C" w:rsidRDefault="00C25F2C" w:rsidP="00C81149">
      <w:pPr>
        <w:pStyle w:val="3"/>
      </w:pPr>
      <w:bookmarkStart w:id="46" w:name="_Toc150186084"/>
      <w:bookmarkStart w:id="47" w:name="_Toc150251430"/>
      <w:bookmarkStart w:id="48" w:name="_Toc150251790"/>
      <w:bookmarkStart w:id="49" w:name="_Toc150251883"/>
      <w:bookmarkStart w:id="50" w:name="_Toc150251884"/>
      <w:bookmarkStart w:id="51" w:name="_Toc229437583"/>
      <w:bookmarkEnd w:id="46"/>
      <w:bookmarkEnd w:id="47"/>
      <w:bookmarkEnd w:id="48"/>
      <w:bookmarkEnd w:id="49"/>
      <w:r w:rsidRPr="001959F0">
        <w:t>Tool Chai</w:t>
      </w:r>
      <w:bookmarkEnd w:id="50"/>
      <w:r w:rsidR="001959F0">
        <w:t>n</w:t>
      </w:r>
      <w:bookmarkEnd w:id="51"/>
    </w:p>
    <w:p w14:paraId="57AB6F8E" w14:textId="0316FD74" w:rsidR="001959F0" w:rsidRPr="001959F0" w:rsidRDefault="001959F0" w:rsidP="001959F0">
      <w:pPr>
        <w:rPr>
          <w:rFonts w:eastAsiaTheme="minorEastAsia"/>
        </w:rPr>
      </w:pPr>
      <w:r w:rsidRPr="001959F0">
        <w:rPr>
          <w:rFonts w:eastAsiaTheme="minorEastAsia"/>
        </w:rPr>
        <w:t xml:space="preserve">MDSP PDK version v1.10.0 and later for </w:t>
      </w:r>
      <w:r w:rsidR="0020766B">
        <w:rPr>
          <w:rFonts w:eastAsiaTheme="minorEastAsia" w:hint="eastAsia"/>
        </w:rPr>
        <w:t>platforms</w:t>
      </w:r>
      <w:r w:rsidR="00DD49C8">
        <w:rPr>
          <w:rFonts w:eastAsiaTheme="minorEastAsia" w:hint="eastAsia"/>
        </w:rPr>
        <w:t xml:space="preserve"> shared SCP software</w:t>
      </w:r>
      <w:r w:rsidRPr="001959F0">
        <w:rPr>
          <w:rFonts w:eastAsiaTheme="minorEastAsia"/>
        </w:rPr>
        <w:t>. Please contact MTK MDSP team to get the suitable version of PDK for the product line.</w:t>
      </w:r>
    </w:p>
    <w:p w14:paraId="14D694F2" w14:textId="77777777" w:rsidR="00C25F2C" w:rsidRDefault="00C25F2C" w:rsidP="00C81149">
      <w:pPr>
        <w:pStyle w:val="3"/>
        <w:rPr>
          <w:rFonts w:eastAsia="新細明體"/>
        </w:rPr>
      </w:pPr>
      <w:bookmarkStart w:id="52" w:name="_Toc150251887"/>
      <w:bookmarkStart w:id="53" w:name="_Toc229437584"/>
      <w:r>
        <w:t>Build Command</w:t>
      </w:r>
      <w:bookmarkEnd w:id="52"/>
      <w:bookmarkEnd w:id="53"/>
    </w:p>
    <w:p w14:paraId="75DF4D01" w14:textId="50E0D86E" w:rsidR="001959F0" w:rsidRPr="001959F0" w:rsidRDefault="001959F0" w:rsidP="001959F0">
      <w:pPr>
        <w:rPr>
          <w:rFonts w:asciiTheme="minorHAnsi" w:eastAsiaTheme="minorEastAsia" w:hAnsiTheme="minorHAnsi" w:cstheme="minorHAnsi"/>
        </w:rPr>
      </w:pPr>
      <w:r w:rsidRPr="001959F0">
        <w:rPr>
          <w:rFonts w:asciiTheme="minorHAnsi" w:eastAsiaTheme="minorEastAsia" w:hAnsiTheme="minorHAnsi" w:cstheme="minorHAnsi"/>
        </w:rPr>
        <w:t xml:space="preserve">The Android full build and SCP partial build are both available to build </w:t>
      </w:r>
      <w:r w:rsidR="00CE4F2D">
        <w:rPr>
          <w:rFonts w:asciiTheme="minorHAnsi" w:eastAsiaTheme="minorEastAsia" w:hAnsiTheme="minorHAnsi" w:cstheme="minorHAnsi"/>
        </w:rPr>
        <w:t xml:space="preserve">MTK In-house </w:t>
      </w:r>
      <w:r w:rsidRPr="001959F0">
        <w:rPr>
          <w:rFonts w:asciiTheme="minorHAnsi" w:eastAsiaTheme="minorEastAsia" w:hAnsiTheme="minorHAnsi" w:cstheme="minorHAnsi"/>
        </w:rPr>
        <w:t>RV DSP image from source code.</w:t>
      </w:r>
      <w:r>
        <w:rPr>
          <w:rFonts w:asciiTheme="minorHAnsi" w:eastAsiaTheme="minorEastAsia" w:hAnsiTheme="minorHAnsi" w:cstheme="minorHAnsi"/>
        </w:rPr>
        <w:t xml:space="preserve"> </w:t>
      </w:r>
      <w:r w:rsidRPr="001959F0">
        <w:rPr>
          <w:rFonts w:asciiTheme="minorHAnsi" w:eastAsiaTheme="minorEastAsia" w:hAnsiTheme="minorHAnsi" w:cstheme="minorHAnsi"/>
        </w:rPr>
        <w:t>For SCP partial build, you can use the following commands,</w:t>
      </w:r>
    </w:p>
    <w:p w14:paraId="2DB6114D" w14:textId="77777777" w:rsidR="001959F0" w:rsidRPr="00DE5A65" w:rsidRDefault="001959F0" w:rsidP="00732398">
      <w:pPr>
        <w:pStyle w:val="af0"/>
        <w:numPr>
          <w:ilvl w:val="0"/>
          <w:numId w:val="35"/>
        </w:numPr>
        <w:rPr>
          <w:rFonts w:asciiTheme="minorHAnsi" w:eastAsiaTheme="minorEastAsia" w:hAnsiTheme="minorHAnsi" w:cstheme="minorHAnsi"/>
        </w:rPr>
      </w:pPr>
      <w:r w:rsidRPr="00DE5A65">
        <w:rPr>
          <w:rFonts w:asciiTheme="minorHAnsi" w:eastAsiaTheme="minorEastAsia" w:hAnsiTheme="minorHAnsi" w:cstheme="minorHAnsi"/>
        </w:rPr>
        <w:t>Build SCP only</w:t>
      </w:r>
    </w:p>
    <w:p w14:paraId="3CC28918" w14:textId="77777777" w:rsidR="001959F0" w:rsidRDefault="001959F0" w:rsidP="00732398">
      <w:pPr>
        <w:pStyle w:val="af0"/>
        <w:numPr>
          <w:ilvl w:val="1"/>
          <w:numId w:val="35"/>
        </w:numPr>
        <w:rPr>
          <w:rFonts w:asciiTheme="minorHAnsi" w:eastAsiaTheme="minorEastAsia" w:hAnsiTheme="minorHAnsi" w:cstheme="minorHAnsi"/>
        </w:rPr>
      </w:pPr>
      <w:r>
        <w:rPr>
          <w:rFonts w:asciiTheme="minorHAnsi" w:eastAsiaTheme="minorEastAsia" w:hAnsiTheme="minorHAnsi" w:cstheme="minorHAnsi"/>
        </w:rPr>
        <w:t>Path</w:t>
      </w:r>
    </w:p>
    <w:p w14:paraId="0E123A8F" w14:textId="77777777" w:rsidR="001959F0" w:rsidRDefault="001959F0" w:rsidP="00732398">
      <w:pPr>
        <w:pStyle w:val="af0"/>
        <w:numPr>
          <w:ilvl w:val="2"/>
          <w:numId w:val="35"/>
        </w:numPr>
        <w:rPr>
          <w:rFonts w:asciiTheme="minorHAnsi" w:eastAsiaTheme="minorEastAsia" w:hAnsiTheme="minorHAnsi" w:cstheme="minorHAnsi"/>
        </w:rPr>
      </w:pPr>
      <w:r>
        <w:rPr>
          <w:rFonts w:asciiTheme="minorHAnsi" w:eastAsiaTheme="minorEastAsia" w:hAnsiTheme="minorHAnsi" w:cstheme="minorHAnsi"/>
        </w:rPr>
        <w:t>$cd vendor/mediatek/</w:t>
      </w:r>
      <w:r w:rsidRPr="00487CDE">
        <w:rPr>
          <w:rFonts w:asciiTheme="minorHAnsi" w:eastAsiaTheme="minorEastAsia" w:hAnsiTheme="minorHAnsi" w:cstheme="minorHAnsi"/>
        </w:rPr>
        <w:t>proprietary/tinysys</w:t>
      </w:r>
      <w:r>
        <w:rPr>
          <w:rFonts w:asciiTheme="minorHAnsi" w:eastAsiaTheme="minorEastAsia" w:hAnsiTheme="minorHAnsi" w:cstheme="minorHAnsi"/>
        </w:rPr>
        <w:t>/scp</w:t>
      </w:r>
    </w:p>
    <w:p w14:paraId="6C5D3572" w14:textId="77777777" w:rsidR="001959F0" w:rsidRDefault="001959F0" w:rsidP="00732398">
      <w:pPr>
        <w:pStyle w:val="af0"/>
        <w:numPr>
          <w:ilvl w:val="1"/>
          <w:numId w:val="35"/>
        </w:numPr>
        <w:rPr>
          <w:rFonts w:ascii="Courier New" w:eastAsiaTheme="minorEastAsia" w:hAnsi="Courier New" w:cs="Courier New"/>
        </w:rPr>
      </w:pPr>
      <w:r w:rsidRPr="00DE5A65">
        <w:rPr>
          <w:rFonts w:ascii="Courier New" w:eastAsiaTheme="minorEastAsia" w:hAnsi="Courier New" w:cs="Courier New"/>
        </w:rPr>
        <w:t>PROJECT=</w:t>
      </w:r>
      <w:r w:rsidRPr="00BF413E">
        <w:rPr>
          <w:rFonts w:ascii="Courier New" w:eastAsiaTheme="minorEastAsia" w:hAnsi="Courier New" w:cs="Courier New"/>
        </w:rPr>
        <w:t>{project_name}</w:t>
      </w:r>
      <w:r>
        <w:rPr>
          <w:rFonts w:ascii="Courier New" w:eastAsiaTheme="minorEastAsia" w:hAnsi="Courier New" w:cs="Courier New"/>
        </w:rPr>
        <w:t xml:space="preserve"> </w:t>
      </w:r>
      <w:r w:rsidRPr="00DE5A65">
        <w:rPr>
          <w:rFonts w:ascii="Courier New" w:eastAsiaTheme="minorEastAsia" w:hAnsi="Courier New" w:cs="Courier New"/>
        </w:rPr>
        <w:t>TARGET_BOARD_PLATFORM=</w:t>
      </w:r>
      <w:r>
        <w:rPr>
          <w:rFonts w:ascii="Courier New" w:eastAsiaTheme="minorEastAsia" w:hAnsi="Courier New" w:cs="Courier New"/>
        </w:rPr>
        <w:t>{platform</w:t>
      </w:r>
      <w:r>
        <w:rPr>
          <w:rFonts w:ascii="Courier New" w:eastAsiaTheme="minorEastAsia" w:hAnsi="Courier New" w:cs="Courier New" w:hint="eastAsia"/>
        </w:rPr>
        <w:t>}</w:t>
      </w:r>
      <w:r w:rsidRPr="00DE5A65">
        <w:rPr>
          <w:rFonts w:ascii="Courier New" w:eastAsiaTheme="minorEastAsia" w:hAnsi="Courier New" w:cs="Courier New"/>
        </w:rPr>
        <w:t xml:space="preserve"> BUILD_TYPE=debug make -j 36 2&gt;&amp;1 | tee </w:t>
      </w:r>
      <w:r>
        <w:rPr>
          <w:rFonts w:ascii="Courier New" w:eastAsiaTheme="minorEastAsia" w:hAnsi="Courier New" w:cs="Courier New"/>
        </w:rPr>
        <w:t>scp</w:t>
      </w:r>
      <w:r w:rsidRPr="00DE5A65">
        <w:rPr>
          <w:rFonts w:ascii="Courier New" w:eastAsiaTheme="minorEastAsia" w:hAnsi="Courier New" w:cs="Courier New"/>
        </w:rPr>
        <w:t>.log</w:t>
      </w:r>
    </w:p>
    <w:p w14:paraId="4ED84AC7" w14:textId="77777777" w:rsidR="001959F0" w:rsidRDefault="001959F0" w:rsidP="00732398">
      <w:pPr>
        <w:pStyle w:val="af0"/>
        <w:numPr>
          <w:ilvl w:val="1"/>
          <w:numId w:val="35"/>
        </w:numPr>
        <w:rPr>
          <w:rFonts w:asciiTheme="minorHAnsi" w:eastAsiaTheme="minorEastAsia" w:hAnsiTheme="minorHAnsi" w:cstheme="minorHAnsi"/>
        </w:rPr>
      </w:pPr>
      <w:r w:rsidRPr="00DE5A65">
        <w:rPr>
          <w:rFonts w:asciiTheme="minorHAnsi" w:eastAsiaTheme="minorEastAsia" w:hAnsiTheme="minorHAnsi" w:cstheme="minorHAnsi"/>
        </w:rPr>
        <w:t>Output folder</w:t>
      </w:r>
      <w:r>
        <w:rPr>
          <w:rFonts w:asciiTheme="minorHAnsi" w:eastAsiaTheme="minorEastAsia" w:hAnsiTheme="minorHAnsi" w:cstheme="minorHAnsi"/>
        </w:rPr>
        <w:t>:</w:t>
      </w:r>
    </w:p>
    <w:p w14:paraId="5AB99194" w14:textId="77777777" w:rsidR="001959F0" w:rsidRPr="00507CD4" w:rsidRDefault="001959F0" w:rsidP="00732398">
      <w:pPr>
        <w:pStyle w:val="af0"/>
        <w:numPr>
          <w:ilvl w:val="2"/>
          <w:numId w:val="35"/>
        </w:numPr>
        <w:rPr>
          <w:rFonts w:asciiTheme="minorHAnsi" w:eastAsiaTheme="minorEastAsia" w:hAnsiTheme="minorHAnsi" w:cstheme="minorHAnsi"/>
        </w:rPr>
      </w:pPr>
      <w:r w:rsidRPr="1F5FEAC7">
        <w:rPr>
          <w:rFonts w:ascii="Courier New" w:eastAsiaTheme="minorEastAsia" w:hAnsi="Courier New" w:cs="Courier New"/>
          <w:sz w:val="18"/>
          <w:szCs w:val="18"/>
        </w:rPr>
        <w:t>vendor/mediatek/proprietary/tinysys/scp/tinysys_out</w:t>
      </w:r>
    </w:p>
    <w:p w14:paraId="68BFE657" w14:textId="77777777" w:rsidR="00C25F2C" w:rsidRDefault="00C25F2C" w:rsidP="00C81149">
      <w:pPr>
        <w:pStyle w:val="3"/>
        <w:rPr>
          <w:rFonts w:eastAsia="新細明體"/>
        </w:rPr>
      </w:pPr>
      <w:bookmarkStart w:id="54" w:name="_Toc150251888"/>
      <w:bookmarkStart w:id="55" w:name="_Toc229437585"/>
      <w:r>
        <w:t>Suggested Library Build Flags</w:t>
      </w:r>
      <w:bookmarkEnd w:id="54"/>
      <w:bookmarkEnd w:id="55"/>
    </w:p>
    <w:p w14:paraId="24F48DEB" w14:textId="56CFFEB7" w:rsidR="00C25F2C" w:rsidRDefault="00C25F2C" w:rsidP="00C25F2C">
      <w:pPr>
        <w:rPr>
          <w:rFonts w:ascii="Courier New" w:eastAsia="新細明體" w:hAnsi="Courier New" w:cs="Courier New"/>
          <w:b/>
          <w:bCs/>
          <w:sz w:val="18"/>
          <w:szCs w:val="18"/>
        </w:rPr>
      </w:pPr>
      <w:r>
        <w:rPr>
          <w:rFonts w:ascii="Courier New" w:hAnsi="Courier New" w:cs="Courier New"/>
          <w:sz w:val="18"/>
          <w:szCs w:val="18"/>
        </w:rPr>
        <w:t>-O3  -Wall  -mcoproc  -Werror  -mlongcalls  -LNO:simd  -ffunction-sections  -Wno-error=format -fdata-sections</w:t>
      </w:r>
      <w:r w:rsidR="00C64CD2" w:rsidRPr="00455A70">
        <w:rPr>
          <w:rFonts w:ascii="Courier New" w:eastAsiaTheme="minorEastAsia" w:hAnsi="Courier New" w:cs="Courier New"/>
          <w:sz w:val="18"/>
          <w:szCs w:val="18"/>
        </w:rPr>
        <w:t xml:space="preserve"> </w:t>
      </w:r>
      <w:r w:rsidR="00C64CD2" w:rsidRPr="00455A70">
        <w:rPr>
          <w:rFonts w:ascii="Courier New" w:eastAsia="新細明體" w:hAnsi="Courier New" w:cs="Courier New"/>
          <w:b/>
          <w:bCs/>
          <w:sz w:val="18"/>
          <w:szCs w:val="18"/>
        </w:rPr>
        <w:t>-funwind-tables</w:t>
      </w:r>
    </w:p>
    <w:p w14:paraId="6E2ABCD9" w14:textId="3DB861D8" w:rsidR="00A0235B" w:rsidRDefault="00A0235B" w:rsidP="00732398">
      <w:pPr>
        <w:pStyle w:val="af0"/>
        <w:numPr>
          <w:ilvl w:val="0"/>
          <w:numId w:val="49"/>
        </w:numPr>
        <w:rPr>
          <w:rFonts w:eastAsiaTheme="minorEastAsia"/>
        </w:rPr>
      </w:pPr>
      <w:r w:rsidRPr="00455A70">
        <w:rPr>
          <w:rFonts w:eastAsiaTheme="minorEastAsia"/>
          <w:b/>
          <w:bCs/>
        </w:rPr>
        <w:lastRenderedPageBreak/>
        <w:t>-funwind-tables</w:t>
      </w:r>
      <w:r>
        <w:rPr>
          <w:rFonts w:eastAsiaTheme="minorEastAsia"/>
        </w:rPr>
        <w:t xml:space="preserve"> tells the compiler to generate .eh_frame which is used in runtime backtrace. It starts to  be supported from CodeLine version 300.</w:t>
      </w:r>
    </w:p>
    <w:p w14:paraId="74E058EB" w14:textId="4BEA14BF" w:rsidR="00C64CD2" w:rsidRPr="00455A70" w:rsidRDefault="00C64CD2" w:rsidP="00732398">
      <w:pPr>
        <w:pStyle w:val="af0"/>
        <w:numPr>
          <w:ilvl w:val="0"/>
          <w:numId w:val="49"/>
        </w:numPr>
        <w:rPr>
          <w:rFonts w:eastAsiaTheme="minorEastAsia"/>
        </w:rPr>
      </w:pPr>
      <w:r>
        <w:rPr>
          <w:rFonts w:eastAsiaTheme="minorEastAsia"/>
        </w:rPr>
        <w:t xml:space="preserve">Please note that if the build flag does not include the </w:t>
      </w:r>
      <w:r w:rsidRPr="00455A70">
        <w:rPr>
          <w:rFonts w:eastAsiaTheme="minorEastAsia"/>
          <w:b/>
          <w:bCs/>
        </w:rPr>
        <w:t>-funwind-tables</w:t>
      </w:r>
      <w:r>
        <w:rPr>
          <w:rFonts w:eastAsiaTheme="minorEastAsia"/>
        </w:rPr>
        <w:t xml:space="preserve"> flag, it will not be possible to resolve the backtrace within the library at runtime. However, if only the </w:t>
      </w:r>
      <w:r w:rsidRPr="00455A70">
        <w:rPr>
          <w:rFonts w:eastAsiaTheme="minorEastAsia"/>
          <w:b/>
          <w:bCs/>
        </w:rPr>
        <w:t>-g</w:t>
      </w:r>
      <w:r>
        <w:rPr>
          <w:rFonts w:eastAsiaTheme="minorEastAsia"/>
        </w:rPr>
        <w:t xml:space="preserve"> flag is added, although the backtrace cannot be resolved at runtime, it can still be analyzed in lldb.</w:t>
      </w:r>
    </w:p>
    <w:p w14:paraId="54F542F1" w14:textId="77777777" w:rsidR="00C25F2C" w:rsidRDefault="00C25F2C" w:rsidP="00C81149">
      <w:pPr>
        <w:pStyle w:val="3"/>
        <w:rPr>
          <w:rFonts w:eastAsia="新細明體"/>
        </w:rPr>
      </w:pPr>
      <w:bookmarkStart w:id="56" w:name="_Toc150251889"/>
      <w:bookmarkStart w:id="57" w:name="_Toc229437586"/>
      <w:r>
        <w:t>3</w:t>
      </w:r>
      <w:r>
        <w:rPr>
          <w:vertAlign w:val="superscript"/>
        </w:rPr>
        <w:t>rd</w:t>
      </w:r>
      <w:r>
        <w:t xml:space="preserve"> Party Libraries</w:t>
      </w:r>
      <w:bookmarkEnd w:id="56"/>
      <w:bookmarkEnd w:id="57"/>
    </w:p>
    <w:p w14:paraId="1C4003FE" w14:textId="74F16336" w:rsidR="00C25F2C" w:rsidRDefault="00C25F2C" w:rsidP="00C25F2C">
      <w:pPr>
        <w:jc w:val="left"/>
        <w:rPr>
          <w:rFonts w:asciiTheme="minorHAnsi" w:eastAsiaTheme="minorEastAsia" w:hAnsiTheme="minorHAnsi" w:cstheme="minorHAnsi"/>
        </w:rPr>
      </w:pPr>
      <w:r>
        <w:rPr>
          <w:rFonts w:asciiTheme="minorHAnsi" w:eastAsiaTheme="minorEastAsia" w:hAnsiTheme="minorHAnsi" w:cstheme="minorHAnsi"/>
        </w:rPr>
        <w:t>There is no limitation on the folder path. You can decide the path by yourself and just modify the specified path on the Makefile:</w:t>
      </w:r>
    </w:p>
    <w:p w14:paraId="5EE5F712" w14:textId="77777777" w:rsidR="00C25F2C" w:rsidRDefault="00C25F2C" w:rsidP="00732398">
      <w:pPr>
        <w:pStyle w:val="af0"/>
        <w:numPr>
          <w:ilvl w:val="0"/>
          <w:numId w:val="36"/>
        </w:numPr>
        <w:jc w:val="left"/>
        <w:rPr>
          <w:rFonts w:asciiTheme="minorHAnsi" w:eastAsiaTheme="minorEastAsia" w:hAnsiTheme="minorHAnsi" w:cstheme="minorHAnsi"/>
        </w:rPr>
      </w:pPr>
      <w:r>
        <w:rPr>
          <w:rFonts w:asciiTheme="minorHAnsi" w:eastAsiaTheme="minorEastAsia" w:hAnsiTheme="minorHAnsi" w:cstheme="minorHAnsi"/>
        </w:rPr>
        <w:t>INCLUDES, C_FILES, and LIBFLAGS</w:t>
      </w:r>
    </w:p>
    <w:p w14:paraId="3744588A" w14:textId="77777777" w:rsidR="00C25F2C" w:rsidRDefault="00C25F2C" w:rsidP="00732398">
      <w:pPr>
        <w:pStyle w:val="af0"/>
        <w:numPr>
          <w:ilvl w:val="0"/>
          <w:numId w:val="36"/>
        </w:numPr>
        <w:jc w:val="left"/>
        <w:rPr>
          <w:rFonts w:asciiTheme="minorHAnsi" w:eastAsiaTheme="minorEastAsia" w:hAnsiTheme="minorHAnsi" w:cstheme="minorHAnsi"/>
        </w:rPr>
      </w:pPr>
      <w:r>
        <w:rPr>
          <w:rFonts w:asciiTheme="minorHAnsi" w:eastAsiaTheme="minorEastAsia" w:hAnsiTheme="minorHAnsi" w:cstheme="minorHAnsi"/>
        </w:rPr>
        <w:t xml:space="preserve">Folder existence check command: </w:t>
      </w:r>
      <w:r>
        <w:rPr>
          <w:rFonts w:ascii="Courier New" w:eastAsiaTheme="minorEastAsia" w:hAnsi="Courier New" w:cs="Courier New"/>
          <w:color w:val="4F81BD" w:themeColor="accent1"/>
          <w:sz w:val="18"/>
          <w:szCs w:val="22"/>
        </w:rPr>
        <w:t>ifeq ($(shell test -e $(LICENSE_PREBUILD_DIR) &amp;&amp; echo -n yes),yes)</w:t>
      </w:r>
    </w:p>
    <w:p w14:paraId="5405684B" w14:textId="77777777" w:rsidR="00C25F2C" w:rsidRDefault="00C25F2C" w:rsidP="00C25F2C">
      <w:pPr>
        <w:jc w:val="left"/>
        <w:rPr>
          <w:rFonts w:asciiTheme="minorHAnsi" w:eastAsiaTheme="minorEastAsia" w:hAnsiTheme="minorHAnsi" w:cstheme="minorHAnsi"/>
        </w:rPr>
      </w:pPr>
      <w:r>
        <w:rPr>
          <w:rFonts w:asciiTheme="minorHAnsi" w:eastAsiaTheme="minorEastAsia" w:hAnsiTheme="minorHAnsi" w:cstheme="minorHAnsi"/>
        </w:rPr>
        <w:t xml:space="preserve">    Or you can just follow our folder structure, create a folder as the following: (this repo will be removed before release to customer, which is used to place 3rd party libraries.) </w:t>
      </w:r>
    </w:p>
    <w:p w14:paraId="5AFAE3D4" w14:textId="5C6178DD" w:rsidR="00B62CD0" w:rsidRPr="00B62CD0" w:rsidRDefault="00C25F2C" w:rsidP="00B62CD0">
      <w:pPr>
        <w:pStyle w:val="af0"/>
        <w:jc w:val="left"/>
      </w:pPr>
      <w:r>
        <w:rPr>
          <w:rFonts w:ascii="Courier New" w:eastAsiaTheme="minorEastAsia" w:hAnsi="Courier New" w:cs="Courier New"/>
          <w:color w:val="4F81BD" w:themeColor="accent1"/>
          <w:sz w:val="16"/>
          <w:szCs w:val="20"/>
        </w:rPr>
        <w:t>/vendor/mediatek/proprietary/tinysys/adsp/license/prebuilt/RV55/3rd_party/aurisys</w:t>
      </w:r>
    </w:p>
    <w:p w14:paraId="6B6D1932" w14:textId="2405F52D" w:rsidR="00B62CD0" w:rsidRDefault="00B62CD0">
      <w:pPr>
        <w:pStyle w:val="2"/>
      </w:pPr>
      <w:bookmarkStart w:id="58" w:name="_Download_by_Flashtool"/>
      <w:bookmarkStart w:id="59" w:name="_Toc229437587"/>
      <w:bookmarkEnd w:id="58"/>
      <w:r>
        <w:rPr>
          <w:rFonts w:hint="eastAsia"/>
        </w:rPr>
        <w:t>C</w:t>
      </w:r>
      <w:r>
        <w:t>ompile</w:t>
      </w:r>
      <w:r w:rsidR="004253EB">
        <w:t xml:space="preserve"> MTK In-house</w:t>
      </w:r>
      <w:r>
        <w:t xml:space="preserve"> DSP</w:t>
      </w:r>
      <w:r w:rsidR="00DD49C8">
        <w:rPr>
          <w:rFonts w:hint="eastAsia"/>
        </w:rPr>
        <w:t>/RV55V &amp; /RV55</w:t>
      </w:r>
      <w:r>
        <w:t xml:space="preserve"> – Standalone ADSP</w:t>
      </w:r>
      <w:r w:rsidR="00DD49C8">
        <w:rPr>
          <w:rFonts w:hint="eastAsia"/>
        </w:rPr>
        <w:t xml:space="preserve"> software</w:t>
      </w:r>
      <w:bookmarkEnd w:id="59"/>
    </w:p>
    <w:p w14:paraId="25DCB722" w14:textId="23636E64" w:rsidR="00B62CD0" w:rsidRDefault="00B62CD0" w:rsidP="00B62CD0">
      <w:pPr>
        <w:pStyle w:val="3"/>
      </w:pPr>
      <w:bookmarkStart w:id="60" w:name="_Toc229437588"/>
      <w:r>
        <w:rPr>
          <w:rFonts w:hint="eastAsia"/>
        </w:rPr>
        <w:t>C</w:t>
      </w:r>
      <w:r>
        <w:t>onfiguration</w:t>
      </w:r>
      <w:bookmarkEnd w:id="60"/>
    </w:p>
    <w:p w14:paraId="2E50496A" w14:textId="632C5B31" w:rsidR="00C26088" w:rsidRPr="00AE0AC8" w:rsidRDefault="00C26088" w:rsidP="0039545E">
      <w:r>
        <w:rPr>
          <w:rFonts w:eastAsiaTheme="minorEastAsia" w:hint="eastAsia"/>
        </w:rPr>
        <w:t>F</w:t>
      </w:r>
      <w:r>
        <w:rPr>
          <w:rFonts w:eastAsiaTheme="minorEastAsia"/>
        </w:rPr>
        <w:t xml:space="preserve">or platforms </w:t>
      </w:r>
      <w:r w:rsidR="00C7797B">
        <w:rPr>
          <w:rFonts w:eastAsiaTheme="minorEastAsia"/>
        </w:rPr>
        <w:t>using</w:t>
      </w:r>
      <w:r>
        <w:rPr>
          <w:rFonts w:eastAsiaTheme="minorEastAsia"/>
        </w:rPr>
        <w:t xml:space="preserve"> </w:t>
      </w:r>
      <w:r w:rsidR="009B5AE5">
        <w:rPr>
          <w:rFonts w:eastAsiaTheme="minorEastAsia"/>
        </w:rPr>
        <w:t xml:space="preserve">MTK In-house </w:t>
      </w:r>
      <w:r>
        <w:rPr>
          <w:rFonts w:eastAsiaTheme="minorEastAsia"/>
        </w:rPr>
        <w:t xml:space="preserve">RV </w:t>
      </w:r>
      <w:r w:rsidR="00010A69">
        <w:rPr>
          <w:rFonts w:eastAsiaTheme="minorEastAsia"/>
        </w:rPr>
        <w:t>DSP (</w:t>
      </w:r>
      <w:r>
        <w:rPr>
          <w:rFonts w:eastAsiaTheme="minorEastAsia"/>
        </w:rPr>
        <w:t>standalone ADSP</w:t>
      </w:r>
      <w:r w:rsidR="00010A69">
        <w:rPr>
          <w:rFonts w:eastAsiaTheme="minorEastAsia"/>
        </w:rPr>
        <w:t>)</w:t>
      </w:r>
      <w:r>
        <w:rPr>
          <w:rFonts w:eastAsiaTheme="minorEastAsia"/>
        </w:rPr>
        <w:t xml:space="preserve">, </w:t>
      </w:r>
      <w:r w:rsidR="00C7797B">
        <w:rPr>
          <w:rFonts w:eastAsiaTheme="minorEastAsia"/>
        </w:rPr>
        <w:t>features and options are the same as the platforms using Cadence Hifi DSP.</w:t>
      </w:r>
    </w:p>
    <w:tbl>
      <w:tblPr>
        <w:tblStyle w:val="21"/>
        <w:tblW w:w="8805" w:type="dxa"/>
        <w:jc w:val="center"/>
        <w:tblLayout w:type="fixed"/>
        <w:tblLook w:val="04A0" w:firstRow="1" w:lastRow="0" w:firstColumn="1" w:lastColumn="0" w:noHBand="0" w:noVBand="1"/>
      </w:tblPr>
      <w:tblGrid>
        <w:gridCol w:w="3130"/>
        <w:gridCol w:w="3707"/>
        <w:gridCol w:w="1968"/>
      </w:tblGrid>
      <w:tr w:rsidR="00C26088" w14:paraId="2BDC6464" w14:textId="77777777" w:rsidTr="00C26088">
        <w:trPr>
          <w:cnfStyle w:val="100000000000" w:firstRow="1" w:lastRow="0" w:firstColumn="0" w:lastColumn="0" w:oddVBand="0" w:evenVBand="0" w:oddHBand="0"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12" w:space="0" w:color="auto"/>
              <w:left w:val="nil"/>
              <w:bottom w:val="double" w:sz="4" w:space="0" w:color="auto"/>
              <w:right w:val="nil"/>
            </w:tcBorders>
            <w:hideMark/>
          </w:tcPr>
          <w:p w14:paraId="4CE6439B" w14:textId="77777777" w:rsidR="00C26088" w:rsidRDefault="00C26088">
            <w:pPr>
              <w:adjustRightInd/>
              <w:snapToGrid/>
              <w:spacing w:before="0" w:after="0"/>
              <w:jc w:val="center"/>
              <w:rPr>
                <w:rFonts w:eastAsia="新細明體" w:cs="Calibri"/>
              </w:rPr>
            </w:pPr>
            <w:r>
              <w:rPr>
                <w:rFonts w:eastAsia="新細明體" w:cs="Calibri"/>
                <w:kern w:val="0"/>
              </w:rPr>
              <w:t>Feature</w:t>
            </w:r>
          </w:p>
        </w:tc>
        <w:tc>
          <w:tcPr>
            <w:tcW w:w="3704" w:type="dxa"/>
            <w:tcBorders>
              <w:top w:val="single" w:sz="12" w:space="0" w:color="auto"/>
              <w:left w:val="nil"/>
              <w:bottom w:val="double" w:sz="4" w:space="0" w:color="auto"/>
              <w:right w:val="nil"/>
            </w:tcBorders>
            <w:hideMark/>
          </w:tcPr>
          <w:p w14:paraId="38BC79C2" w14:textId="77777777" w:rsidR="00C26088" w:rsidRDefault="00C26088">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Option</w:t>
            </w:r>
          </w:p>
        </w:tc>
        <w:tc>
          <w:tcPr>
            <w:tcW w:w="1966" w:type="dxa"/>
            <w:tcBorders>
              <w:top w:val="single" w:sz="12" w:space="0" w:color="auto"/>
              <w:left w:val="nil"/>
              <w:bottom w:val="double" w:sz="4" w:space="0" w:color="auto"/>
              <w:right w:val="nil"/>
            </w:tcBorders>
            <w:hideMark/>
          </w:tcPr>
          <w:p w14:paraId="3197E942" w14:textId="77777777" w:rsidR="00C26088" w:rsidRDefault="00C26088">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Location</w:t>
            </w:r>
          </w:p>
        </w:tc>
      </w:tr>
      <w:tr w:rsidR="00C26088" w14:paraId="00D4BD14" w14:textId="77777777" w:rsidTr="00C26088">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3128" w:type="dxa"/>
            <w:tcBorders>
              <w:top w:val="double" w:sz="4" w:space="0" w:color="auto"/>
              <w:left w:val="nil"/>
              <w:bottom w:val="single" w:sz="4" w:space="0" w:color="666666" w:themeColor="text1" w:themeTint="99"/>
              <w:right w:val="nil"/>
            </w:tcBorders>
            <w:vAlign w:val="center"/>
            <w:hideMark/>
          </w:tcPr>
          <w:p w14:paraId="41041AE2" w14:textId="77777777" w:rsidR="00C26088" w:rsidRDefault="00C26088">
            <w:pPr>
              <w:adjustRightInd/>
              <w:snapToGrid/>
              <w:spacing w:before="0" w:after="0"/>
              <w:rPr>
                <w:rFonts w:eastAsia="新細明體" w:cs="Calibri"/>
                <w:b w:val="0"/>
                <w:bCs w:val="0"/>
              </w:rPr>
            </w:pPr>
            <w:r>
              <w:rPr>
                <w:rFonts w:eastAsia="新細明體" w:cs="Calibri"/>
                <w:b w:val="0"/>
                <w:bCs w:val="0"/>
              </w:rPr>
              <w:t>Audio DSP (main switch of DSP)</w:t>
            </w:r>
          </w:p>
        </w:tc>
        <w:tc>
          <w:tcPr>
            <w:tcW w:w="3704" w:type="dxa"/>
            <w:tcBorders>
              <w:top w:val="double" w:sz="4" w:space="0" w:color="auto"/>
              <w:left w:val="nil"/>
              <w:bottom w:val="single" w:sz="4" w:space="0" w:color="666666" w:themeColor="text1" w:themeTint="99"/>
              <w:right w:val="nil"/>
            </w:tcBorders>
            <w:vAlign w:val="center"/>
            <w:hideMark/>
          </w:tcPr>
          <w:p w14:paraId="55881FAD" w14:textId="77777777" w:rsidR="00C26088" w:rsidRDefault="00C26088">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MTK_AUDIODSP_SUPPORT</w:t>
            </w:r>
          </w:p>
        </w:tc>
        <w:tc>
          <w:tcPr>
            <w:tcW w:w="1966" w:type="dxa"/>
            <w:tcBorders>
              <w:top w:val="double" w:sz="4" w:space="0" w:color="auto"/>
              <w:left w:val="nil"/>
              <w:bottom w:val="single" w:sz="4" w:space="0" w:color="666666" w:themeColor="text1" w:themeTint="99"/>
              <w:right w:val="nil"/>
            </w:tcBorders>
            <w:vAlign w:val="center"/>
            <w:hideMark/>
          </w:tcPr>
          <w:p w14:paraId="623405F0" w14:textId="77777777" w:rsidR="00C26088" w:rsidRDefault="00C26088">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ProjectConfig.mk</w:t>
            </w:r>
          </w:p>
        </w:tc>
      </w:tr>
      <w:tr w:rsidR="00C26088" w14:paraId="2207C7C8" w14:textId="77777777" w:rsidTr="00C26088">
        <w:trPr>
          <w:trHeight w:val="24"/>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4" w:space="0" w:color="666666" w:themeColor="text1" w:themeTint="99"/>
              <w:right w:val="nil"/>
            </w:tcBorders>
            <w:vAlign w:val="center"/>
            <w:hideMark/>
          </w:tcPr>
          <w:p w14:paraId="7C666986" w14:textId="77777777" w:rsidR="00C26088" w:rsidRDefault="00C26088">
            <w:pPr>
              <w:adjustRightInd/>
              <w:snapToGrid/>
              <w:spacing w:before="0" w:after="0"/>
              <w:rPr>
                <w:rFonts w:eastAsia="新細明體" w:cs="Calibri"/>
                <w:b w:val="0"/>
                <w:bCs w:val="0"/>
              </w:rPr>
            </w:pPr>
            <w:r>
              <w:rPr>
                <w:rFonts w:eastAsia="新細明體" w:cs="Calibri"/>
                <w:b w:val="0"/>
                <w:bCs w:val="0"/>
              </w:rPr>
              <w:t>Offload Codec</w:t>
            </w:r>
          </w:p>
        </w:tc>
        <w:tc>
          <w:tcPr>
            <w:tcW w:w="3704" w:type="dxa"/>
            <w:tcBorders>
              <w:top w:val="single" w:sz="4" w:space="0" w:color="666666" w:themeColor="text1" w:themeTint="99"/>
              <w:left w:val="nil"/>
              <w:bottom w:val="single" w:sz="4" w:space="0" w:color="666666" w:themeColor="text1" w:themeTint="99"/>
              <w:right w:val="nil"/>
            </w:tcBorders>
            <w:vAlign w:val="center"/>
            <w:hideMark/>
          </w:tcPr>
          <w:p w14:paraId="7FEB41E6" w14:textId="77777777" w:rsidR="00C26088" w:rsidRDefault="00C26088">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MTK_AUDIO_TUNNELING_SUPPORT</w:t>
            </w:r>
          </w:p>
        </w:tc>
        <w:tc>
          <w:tcPr>
            <w:tcW w:w="1966" w:type="dxa"/>
            <w:tcBorders>
              <w:top w:val="single" w:sz="4" w:space="0" w:color="666666" w:themeColor="text1" w:themeTint="99"/>
              <w:left w:val="nil"/>
              <w:bottom w:val="single" w:sz="4" w:space="0" w:color="666666" w:themeColor="text1" w:themeTint="99"/>
              <w:right w:val="nil"/>
            </w:tcBorders>
            <w:vAlign w:val="center"/>
            <w:hideMark/>
          </w:tcPr>
          <w:p w14:paraId="7F4C0279" w14:textId="77777777" w:rsidR="00C26088" w:rsidRDefault="00C26088">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ProjectConfig.mk</w:t>
            </w:r>
          </w:p>
        </w:tc>
      </w:tr>
      <w:tr w:rsidR="00C26088" w14:paraId="7C5B0701" w14:textId="77777777" w:rsidTr="00C26088">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4" w:space="0" w:color="666666" w:themeColor="text1" w:themeTint="99"/>
              <w:right w:val="nil"/>
            </w:tcBorders>
            <w:vAlign w:val="center"/>
            <w:hideMark/>
          </w:tcPr>
          <w:p w14:paraId="1F8805D2" w14:textId="77777777" w:rsidR="00C26088" w:rsidRDefault="00C26088">
            <w:pPr>
              <w:adjustRightInd/>
              <w:snapToGrid/>
              <w:spacing w:before="0" w:after="0"/>
              <w:rPr>
                <w:rFonts w:eastAsia="新細明體" w:cs="Calibri"/>
                <w:b w:val="0"/>
                <w:bCs w:val="0"/>
              </w:rPr>
            </w:pPr>
            <w:r>
              <w:rPr>
                <w:rFonts w:eastAsia="新細明體" w:cs="Calibri"/>
                <w:b w:val="0"/>
                <w:bCs w:val="0"/>
              </w:rPr>
              <w:t>Voice Call Speech Enhancement in Audio DSP</w:t>
            </w:r>
          </w:p>
        </w:tc>
        <w:tc>
          <w:tcPr>
            <w:tcW w:w="3704" w:type="dxa"/>
            <w:tcBorders>
              <w:top w:val="single" w:sz="4" w:space="0" w:color="666666" w:themeColor="text1" w:themeTint="99"/>
              <w:left w:val="nil"/>
              <w:bottom w:val="single" w:sz="4" w:space="0" w:color="666666" w:themeColor="text1" w:themeTint="99"/>
              <w:right w:val="nil"/>
            </w:tcBorders>
            <w:vAlign w:val="center"/>
            <w:hideMark/>
          </w:tcPr>
          <w:p w14:paraId="40540BAD" w14:textId="77777777" w:rsidR="00C26088" w:rsidRDefault="00C26088">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MTK_AURISYS_PHONE_CALL_SUPPORT</w:t>
            </w:r>
          </w:p>
        </w:tc>
        <w:tc>
          <w:tcPr>
            <w:tcW w:w="1966" w:type="dxa"/>
            <w:tcBorders>
              <w:top w:val="single" w:sz="4" w:space="0" w:color="666666" w:themeColor="text1" w:themeTint="99"/>
              <w:left w:val="nil"/>
              <w:bottom w:val="single" w:sz="4" w:space="0" w:color="666666" w:themeColor="text1" w:themeTint="99"/>
              <w:right w:val="nil"/>
            </w:tcBorders>
            <w:vAlign w:val="center"/>
            <w:hideMark/>
          </w:tcPr>
          <w:p w14:paraId="7350C323" w14:textId="77777777" w:rsidR="00C26088" w:rsidRDefault="00C26088">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ProjectConfig.mk</w:t>
            </w:r>
          </w:p>
        </w:tc>
      </w:tr>
      <w:tr w:rsidR="00C26088" w14:paraId="4EA1C02A" w14:textId="77777777" w:rsidTr="00C26088">
        <w:trPr>
          <w:trHeight w:val="19"/>
          <w:jc w:val="center"/>
        </w:trPr>
        <w:tc>
          <w:tcPr>
            <w:cnfStyle w:val="001000000000" w:firstRow="0" w:lastRow="0" w:firstColumn="1" w:lastColumn="0" w:oddVBand="0" w:evenVBand="0" w:oddHBand="0" w:evenHBand="0" w:firstRowFirstColumn="0" w:firstRowLastColumn="0" w:lastRowFirstColumn="0" w:lastRowLastColumn="0"/>
            <w:tcW w:w="3128" w:type="dxa"/>
            <w:tcBorders>
              <w:top w:val="single" w:sz="4" w:space="0" w:color="666666" w:themeColor="text1" w:themeTint="99"/>
              <w:left w:val="nil"/>
              <w:bottom w:val="single" w:sz="12" w:space="0" w:color="auto"/>
              <w:right w:val="nil"/>
            </w:tcBorders>
            <w:vAlign w:val="center"/>
            <w:hideMark/>
          </w:tcPr>
          <w:p w14:paraId="4B28A3C7" w14:textId="77777777" w:rsidR="00C26088" w:rsidRDefault="00C26088">
            <w:pPr>
              <w:adjustRightInd/>
              <w:snapToGrid/>
              <w:spacing w:before="0" w:after="0"/>
              <w:rPr>
                <w:rFonts w:asciiTheme="minorHAnsi" w:eastAsiaTheme="minorEastAsia" w:hAnsiTheme="minorHAnsi" w:cstheme="minorBidi"/>
                <w:b w:val="0"/>
                <w:bCs w:val="0"/>
              </w:rPr>
            </w:pPr>
            <w:r>
              <w:rPr>
                <w:rFonts w:asciiTheme="minorHAnsi" w:eastAsiaTheme="minorEastAsia" w:hAnsiTheme="minorHAnsi" w:cstheme="minorBidi"/>
                <w:b w:val="0"/>
                <w:bCs w:val="0"/>
              </w:rPr>
              <w:t>Offload VOIP/Record</w:t>
            </w:r>
          </w:p>
        </w:tc>
        <w:tc>
          <w:tcPr>
            <w:tcW w:w="3704" w:type="dxa"/>
            <w:tcBorders>
              <w:top w:val="single" w:sz="4" w:space="0" w:color="666666" w:themeColor="text1" w:themeTint="99"/>
              <w:left w:val="nil"/>
              <w:bottom w:val="single" w:sz="12" w:space="0" w:color="auto"/>
              <w:right w:val="nil"/>
            </w:tcBorders>
            <w:vAlign w:val="center"/>
            <w:hideMark/>
          </w:tcPr>
          <w:p w14:paraId="711FF137" w14:textId="77777777" w:rsidR="00C26088" w:rsidRDefault="00C26088">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VIR_VOIP_RECORD_AUDIODSP_SUPPORT</w:t>
            </w:r>
          </w:p>
        </w:tc>
        <w:tc>
          <w:tcPr>
            <w:tcW w:w="1966" w:type="dxa"/>
            <w:tcBorders>
              <w:top w:val="single" w:sz="4" w:space="0" w:color="666666" w:themeColor="text1" w:themeTint="99"/>
              <w:left w:val="nil"/>
              <w:bottom w:val="single" w:sz="12" w:space="0" w:color="auto"/>
              <w:right w:val="nil"/>
            </w:tcBorders>
            <w:vAlign w:val="center"/>
            <w:hideMark/>
          </w:tcPr>
          <w:p w14:paraId="7175C8B5" w14:textId="77777777" w:rsidR="00C26088" w:rsidRDefault="00C26088">
            <w:pPr>
              <w:cnfStyle w:val="000000000000" w:firstRow="0" w:lastRow="0" w:firstColumn="0" w:lastColumn="0" w:oddVBand="0" w:evenVBand="0" w:oddHBand="0" w:evenHBand="0" w:firstRowFirstColumn="0" w:firstRowLastColumn="0" w:lastRowFirstColumn="0" w:lastRowLastColumn="0"/>
              <w:rPr>
                <w:rFonts w:eastAsia="新細明體" w:cs="Calibri"/>
              </w:rPr>
            </w:pPr>
          </w:p>
        </w:tc>
      </w:tr>
    </w:tbl>
    <w:p w14:paraId="2E55E134" w14:textId="77777777" w:rsidR="00C26088" w:rsidRDefault="00C26088" w:rsidP="00C26088">
      <w:pPr>
        <w:adjustRightInd/>
        <w:snapToGrid/>
        <w:spacing w:before="0" w:after="0"/>
        <w:ind w:left="340"/>
        <w:rPr>
          <w:rFonts w:asciiTheme="minorHAnsi" w:hAnsiTheme="minorHAnsi" w:cstheme="minorHAnsi"/>
          <w:b/>
          <w:sz w:val="22"/>
          <w:szCs w:val="22"/>
        </w:rPr>
      </w:pPr>
    </w:p>
    <w:p w14:paraId="25C26031" w14:textId="31C8451D" w:rsidR="00C26088" w:rsidRPr="00000315"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Build Server</w:t>
      </w:r>
    </w:p>
    <w:p w14:paraId="2CF0F28C" w14:textId="450AAA91" w:rsidR="00C26088" w:rsidRPr="0039545E" w:rsidRDefault="00000315" w:rsidP="00732398">
      <w:pPr>
        <w:numPr>
          <w:ilvl w:val="1"/>
          <w:numId w:val="40"/>
        </w:numPr>
        <w:adjustRightInd/>
        <w:snapToGrid/>
        <w:spacing w:before="0" w:after="0"/>
        <w:jc w:val="left"/>
      </w:pPr>
      <w:r>
        <w:t xml:space="preserve">The Ubuntu 16.04 is recommended for MTK In-house RV SDK tools. Other environment requirements please refer to the document </w:t>
      </w:r>
      <w:r w:rsidRPr="0039545E">
        <w:rPr>
          <w:rFonts w:ascii="Courier New" w:hAnsi="Courier New" w:cs="Courier New"/>
        </w:rPr>
        <w:t>Mediatek DSP – MRV Platform SDK User Manual.pdf</w:t>
      </w:r>
      <w:r>
        <w:t xml:space="preserve">  from DMS release.</w:t>
      </w:r>
    </w:p>
    <w:p w14:paraId="3295A7EC" w14:textId="77777777" w:rsidR="00C26088"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Makefile Locations:</w:t>
      </w:r>
    </w:p>
    <w:p w14:paraId="3257D204"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Android: </w:t>
      </w:r>
      <w:r>
        <w:rPr>
          <w:rFonts w:ascii="Courier New" w:eastAsiaTheme="minorEastAsia" w:hAnsi="Courier New" w:cs="Courier New"/>
          <w:sz w:val="18"/>
          <w:szCs w:val="18"/>
        </w:rPr>
        <w:t>device\mediatekprojects</w:t>
      </w:r>
    </w:p>
    <w:p w14:paraId="6E20AFA7"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Kernel:</w:t>
      </w:r>
    </w:p>
    <w:p w14:paraId="67E8A913" w14:textId="00721588" w:rsidR="00A019D7" w:rsidRDefault="00A019D7"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RV55:</w:t>
      </w:r>
      <w:r>
        <w:rPr>
          <w:rFonts w:asciiTheme="minorHAnsi" w:hAnsiTheme="minorHAnsi" w:cstheme="minorBidi"/>
          <w:b/>
          <w:bCs/>
        </w:rPr>
        <w:t xml:space="preserve"> </w:t>
      </w:r>
      <w:r>
        <w:rPr>
          <w:rFonts w:ascii="Courier New" w:eastAsiaTheme="minorEastAsia" w:hAnsi="Courier New" w:cs="Courier New"/>
          <w:sz w:val="18"/>
          <w:szCs w:val="18"/>
        </w:rPr>
        <w:t>vendor\mediatek\proprietary\tinysys\adsp\riscv</w:t>
      </w:r>
    </w:p>
    <w:p w14:paraId="063B205C" w14:textId="77777777" w:rsidR="00C26088"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Audio DSP (The main switch of Audio DSP)</w:t>
      </w:r>
    </w:p>
    <w:p w14:paraId="255528AA"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Configuration Check</w:t>
      </w:r>
    </w:p>
    <w:p w14:paraId="4F05C0EC" w14:textId="77777777" w:rsidR="00C26088" w:rsidRDefault="00C26088" w:rsidP="00732398">
      <w:pPr>
        <w:numPr>
          <w:ilvl w:val="2"/>
          <w:numId w:val="40"/>
        </w:numPr>
        <w:adjustRightInd/>
        <w:snapToGrid/>
        <w:spacing w:before="0" w:after="0"/>
        <w:rPr>
          <w:rFonts w:asciiTheme="minorHAnsi" w:eastAsiaTheme="minorEastAsia" w:hAnsiTheme="minorHAnsi" w:cstheme="minorBidi"/>
        </w:rPr>
      </w:pPr>
      <w:r>
        <w:rPr>
          <w:rFonts w:asciiTheme="minorHAnsi" w:eastAsiaTheme="minorEastAsia" w:hAnsiTheme="minorHAnsi" w:cstheme="minorBidi"/>
        </w:rPr>
        <w:lastRenderedPageBreak/>
        <w:t>We have an inspection mechanism that the configurations of Android, Kernel, and DSP should be matched.</w:t>
      </w:r>
    </w:p>
    <w:p w14:paraId="2AC6FC4C" w14:textId="77777777" w:rsidR="00C26088" w:rsidRDefault="00C26088" w:rsidP="00732398">
      <w:pPr>
        <w:numPr>
          <w:ilvl w:val="1"/>
          <w:numId w:val="40"/>
        </w:numPr>
        <w:adjustRightInd/>
        <w:snapToGrid/>
        <w:spacing w:before="0" w:after="0"/>
        <w:rPr>
          <w:rFonts w:asciiTheme="minorHAnsi" w:hAnsiTheme="minorHAnsi" w:cstheme="minorBidi"/>
        </w:rPr>
      </w:pPr>
      <w:r>
        <w:rPr>
          <w:rFonts w:asciiTheme="minorHAnsi" w:eastAsiaTheme="minorEastAsia" w:hAnsiTheme="minorHAnsi" w:cstheme="minorBidi"/>
          <w:b/>
          <w:bCs/>
        </w:rPr>
        <w:t xml:space="preserve">AP Configuration: </w:t>
      </w:r>
      <w:r>
        <w:rPr>
          <w:rFonts w:ascii="Courier New" w:eastAsiaTheme="minorEastAsia" w:hAnsi="Courier New" w:cs="Courier New"/>
        </w:rPr>
        <w:t>MTK_AUDIODSP_SUPPORT</w:t>
      </w:r>
    </w:p>
    <w:p w14:paraId="2EC9ABEE"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Kernel Configuration: </w:t>
      </w:r>
      <w:r>
        <w:rPr>
          <w:rFonts w:ascii="Courier New" w:eastAsiaTheme="minorEastAsia" w:hAnsi="Courier New" w:cs="Courier New"/>
        </w:rPr>
        <w:t>CONFIG_MTK_AUDIODSP_SUPPORT</w:t>
      </w:r>
    </w:p>
    <w:p w14:paraId="09D58568"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DSP Configuration: </w:t>
      </w:r>
      <w:r>
        <w:rPr>
          <w:rFonts w:ascii="Courier New" w:eastAsiaTheme="minorEastAsia" w:hAnsi="Courier New" w:cs="Courier New"/>
        </w:rPr>
        <w:t>CFG_MTK_AUDIODSP_SUPPORT</w:t>
      </w:r>
    </w:p>
    <w:p w14:paraId="5F6BA63E" w14:textId="77777777" w:rsidR="00C26088"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Voice Call Speech Enhanement</w:t>
      </w:r>
    </w:p>
    <w:p w14:paraId="3FD592F5"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Note</w:t>
      </w:r>
    </w:p>
    <w:p w14:paraId="7F739332" w14:textId="77777777" w:rsidR="00C26088" w:rsidRDefault="00C26088" w:rsidP="00732398">
      <w:pPr>
        <w:numPr>
          <w:ilvl w:val="2"/>
          <w:numId w:val="40"/>
        </w:numPr>
        <w:adjustRightInd/>
        <w:snapToGrid/>
        <w:spacing w:before="0" w:after="0"/>
        <w:rPr>
          <w:rFonts w:asciiTheme="minorHAnsi" w:hAnsiTheme="minorHAnsi" w:cstheme="minorBidi"/>
        </w:rPr>
      </w:pPr>
      <w:r>
        <w:rPr>
          <w:rFonts w:asciiTheme="minorHAnsi" w:eastAsiaTheme="minorEastAsia" w:hAnsiTheme="minorHAnsi" w:cstheme="minorBidi"/>
        </w:rPr>
        <w:t>An Inspection mechanism to check consistency of Android, Kernel, and DSP configurations</w:t>
      </w:r>
    </w:p>
    <w:p w14:paraId="0FE2EF56" w14:textId="77777777" w:rsidR="00C26088" w:rsidRDefault="00C26088" w:rsidP="00732398">
      <w:pPr>
        <w:numPr>
          <w:ilvl w:val="2"/>
          <w:numId w:val="40"/>
        </w:numPr>
        <w:adjustRightInd/>
        <w:snapToGrid/>
        <w:spacing w:before="0" w:after="0"/>
        <w:rPr>
          <w:rFonts w:asciiTheme="minorHAnsi" w:hAnsiTheme="minorHAnsi" w:cstheme="minorBidi"/>
        </w:rPr>
      </w:pPr>
      <w:r>
        <w:rPr>
          <w:rFonts w:asciiTheme="minorHAnsi" w:eastAsiaTheme="minorEastAsia" w:hAnsiTheme="minorHAnsi" w:cstheme="minorBidi"/>
        </w:rPr>
        <w:t>The speech enhancement would be executed in the Modem side if we disable the option.</w:t>
      </w:r>
    </w:p>
    <w:p w14:paraId="100467A0"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AP Configuration: </w:t>
      </w:r>
      <w:r>
        <w:rPr>
          <w:rFonts w:ascii="Courier New" w:eastAsia="新細明體" w:hAnsi="Courier New" w:cs="Courier New"/>
          <w:kern w:val="0"/>
        </w:rPr>
        <w:t>MTK_AURISYS_PHONE_CALL_SUPPORT</w:t>
      </w:r>
    </w:p>
    <w:p w14:paraId="14080D24"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Kernel Configuration: </w:t>
      </w:r>
      <w:r>
        <w:rPr>
          <w:rFonts w:ascii="Courier New" w:eastAsiaTheme="minorEastAsia" w:hAnsi="Courier New" w:cs="Courier New"/>
        </w:rPr>
        <w:t>CONFIG_MTK_AURISYS_PHONE_CALL_SUPPORT</w:t>
      </w:r>
    </w:p>
    <w:p w14:paraId="13ECD168"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 xml:space="preserve">DSP Configuration: </w:t>
      </w:r>
      <w:r>
        <w:rPr>
          <w:rFonts w:ascii="Courier New" w:eastAsiaTheme="minorEastAsia" w:hAnsi="Courier New" w:cs="Courier New"/>
        </w:rPr>
        <w:t>CFG_MTK_AURISYS_PHONE_CALL_SUPPORT</w:t>
      </w:r>
    </w:p>
    <w:p w14:paraId="7F2A4683" w14:textId="77777777" w:rsidR="00C26088"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VOIP/Recording</w:t>
      </w:r>
    </w:p>
    <w:p w14:paraId="13E01796" w14:textId="77777777" w:rsidR="00C26088" w:rsidRDefault="00C26088" w:rsidP="00732398">
      <w:pPr>
        <w:numPr>
          <w:ilvl w:val="1"/>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Note</w:t>
      </w:r>
    </w:p>
    <w:p w14:paraId="16F5A30C" w14:textId="77777777" w:rsidR="00C26088" w:rsidRDefault="00C26088" w:rsidP="00732398">
      <w:pPr>
        <w:numPr>
          <w:ilvl w:val="2"/>
          <w:numId w:val="40"/>
        </w:numPr>
        <w:adjustRightInd/>
        <w:snapToGrid/>
        <w:spacing w:before="0" w:after="0"/>
        <w:rPr>
          <w:rFonts w:asciiTheme="minorHAnsi" w:hAnsiTheme="minorHAnsi" w:cstheme="minorBidi"/>
        </w:rPr>
      </w:pPr>
      <w:r>
        <w:rPr>
          <w:rFonts w:asciiTheme="minorHAnsi" w:eastAsiaTheme="minorEastAsia" w:hAnsiTheme="minorHAnsi" w:cstheme="minorBidi"/>
        </w:rPr>
        <w:t>DSP option is always on</w:t>
      </w:r>
    </w:p>
    <w:p w14:paraId="687CB6C2" w14:textId="77777777" w:rsidR="00C26088" w:rsidRDefault="00C26088" w:rsidP="00732398">
      <w:pPr>
        <w:numPr>
          <w:ilvl w:val="2"/>
          <w:numId w:val="40"/>
        </w:numPr>
        <w:adjustRightInd/>
        <w:snapToGrid/>
        <w:spacing w:before="0" w:after="0"/>
        <w:rPr>
          <w:rFonts w:asciiTheme="minorHAnsi" w:hAnsiTheme="minorHAnsi" w:cstheme="minorBidi"/>
        </w:rPr>
      </w:pPr>
      <w:r>
        <w:rPr>
          <w:rFonts w:asciiTheme="minorHAnsi" w:eastAsiaTheme="minorEastAsia" w:hAnsiTheme="minorHAnsi" w:cstheme="minorBidi"/>
        </w:rPr>
        <w:t xml:space="preserve">Use </w:t>
      </w:r>
      <w:r>
        <w:rPr>
          <w:rFonts w:ascii="Courier New" w:eastAsiaTheme="minorEastAsia" w:hAnsi="Courier New" w:cs="Courier New"/>
        </w:rPr>
        <w:t>VIR_VOIP_RECORD_AUDIODSP_SUPPORT</w:t>
      </w:r>
      <w:r>
        <w:rPr>
          <w:rFonts w:asciiTheme="minorHAnsi" w:eastAsiaTheme="minorEastAsia" w:hAnsiTheme="minorHAnsi" w:cstheme="minorBidi"/>
        </w:rPr>
        <w:t xml:space="preserve"> defined in the XML to enable/disable the DSP feature</w:t>
      </w:r>
    </w:p>
    <w:p w14:paraId="137C218C" w14:textId="77777777" w:rsidR="00C26088" w:rsidRDefault="00C26088" w:rsidP="00732398">
      <w:pPr>
        <w:numPr>
          <w:ilvl w:val="0"/>
          <w:numId w:val="40"/>
        </w:numPr>
        <w:adjustRightInd/>
        <w:snapToGrid/>
        <w:spacing w:before="0" w:after="0"/>
        <w:rPr>
          <w:rFonts w:asciiTheme="minorHAnsi" w:hAnsiTheme="minorHAnsi" w:cstheme="minorBidi"/>
          <w:b/>
          <w:bCs/>
        </w:rPr>
      </w:pPr>
      <w:r>
        <w:rPr>
          <w:rFonts w:asciiTheme="minorHAnsi" w:eastAsiaTheme="minorEastAsia" w:hAnsiTheme="minorHAnsi" w:cstheme="minorBidi"/>
          <w:b/>
          <w:bCs/>
        </w:rPr>
        <w:t>3</w:t>
      </w:r>
      <w:r>
        <w:rPr>
          <w:rFonts w:asciiTheme="minorHAnsi" w:eastAsiaTheme="minorEastAsia" w:hAnsiTheme="minorHAnsi" w:cstheme="minorBidi"/>
          <w:b/>
          <w:bCs/>
          <w:vertAlign w:val="superscript"/>
        </w:rPr>
        <w:t>rd</w:t>
      </w:r>
      <w:r>
        <w:rPr>
          <w:rFonts w:asciiTheme="minorHAnsi" w:eastAsiaTheme="minorEastAsia" w:hAnsiTheme="minorHAnsi" w:cstheme="minorBidi"/>
          <w:b/>
          <w:bCs/>
        </w:rPr>
        <w:t xml:space="preserve"> party Library</w:t>
      </w:r>
    </w:p>
    <w:p w14:paraId="1C1FAF02" w14:textId="77777777" w:rsidR="00C26088" w:rsidRDefault="00C26088" w:rsidP="00732398">
      <w:pPr>
        <w:numPr>
          <w:ilvl w:val="1"/>
          <w:numId w:val="40"/>
        </w:numPr>
        <w:adjustRightInd/>
        <w:snapToGrid/>
        <w:spacing w:before="0" w:after="0"/>
        <w:rPr>
          <w:rFonts w:asciiTheme="minorHAnsi" w:eastAsiaTheme="minorEastAsia" w:hAnsiTheme="minorHAnsi" w:cstheme="minorBidi"/>
          <w:b/>
          <w:bCs/>
        </w:rPr>
      </w:pPr>
      <w:r>
        <w:rPr>
          <w:rFonts w:asciiTheme="minorHAnsi" w:eastAsiaTheme="minorEastAsia" w:hAnsiTheme="minorHAnsi" w:cstheme="minorBidi"/>
          <w:b/>
          <w:bCs/>
        </w:rPr>
        <w:t>Note</w:t>
      </w:r>
    </w:p>
    <w:p w14:paraId="0689AD95" w14:textId="77777777" w:rsidR="00C26088" w:rsidRDefault="00C26088" w:rsidP="00732398">
      <w:pPr>
        <w:numPr>
          <w:ilvl w:val="2"/>
          <w:numId w:val="40"/>
        </w:numPr>
        <w:adjustRightInd/>
        <w:snapToGrid/>
        <w:spacing w:before="0" w:after="0"/>
        <w:rPr>
          <w:rFonts w:asciiTheme="minorHAnsi" w:eastAsiaTheme="minorEastAsia" w:hAnsiTheme="minorHAnsi" w:cstheme="minorBidi"/>
        </w:rPr>
      </w:pPr>
      <w:r>
        <w:rPr>
          <w:rFonts w:asciiTheme="minorHAnsi" w:eastAsiaTheme="minorEastAsia" w:hAnsiTheme="minorHAnsi" w:cstheme="minorBidi"/>
        </w:rPr>
        <w:t>The 3rd party library should be released by the 3rd party. MTK will verify 3rd party library internally and remove them before release</w:t>
      </w:r>
    </w:p>
    <w:p w14:paraId="6AD4D60A" w14:textId="5D157C2D" w:rsidR="00C26088" w:rsidRDefault="00A019D7" w:rsidP="00732398">
      <w:pPr>
        <w:numPr>
          <w:ilvl w:val="2"/>
          <w:numId w:val="40"/>
        </w:numPr>
        <w:adjustRightInd/>
        <w:snapToGrid/>
        <w:spacing w:before="0" w:after="0"/>
        <w:rPr>
          <w:rFonts w:asciiTheme="minorHAnsi" w:eastAsiaTheme="minorEastAsia" w:hAnsiTheme="minorHAnsi" w:cstheme="minorBidi"/>
        </w:rPr>
      </w:pPr>
      <w:r>
        <w:rPr>
          <w:rFonts w:asciiTheme="minorHAnsi" w:eastAsiaTheme="minorEastAsia" w:hAnsiTheme="minorHAnsi" w:cstheme="minorHAnsi"/>
          <w:szCs w:val="20"/>
        </w:rPr>
        <w:t>Compare to Cadence HiFi series, no DSP configuration is needed for MTK In-house RV DSP platform to enable the functionalities the 3</w:t>
      </w:r>
      <w:r>
        <w:rPr>
          <w:rFonts w:asciiTheme="minorHAnsi" w:eastAsiaTheme="minorEastAsia" w:hAnsiTheme="minorHAnsi" w:cstheme="minorHAnsi"/>
          <w:szCs w:val="20"/>
          <w:vertAlign w:val="superscript"/>
        </w:rPr>
        <w:t>rd</w:t>
      </w:r>
      <w:r>
        <w:rPr>
          <w:rFonts w:asciiTheme="minorHAnsi" w:eastAsiaTheme="minorEastAsia" w:hAnsiTheme="minorHAnsi" w:cstheme="minorHAnsi"/>
          <w:szCs w:val="20"/>
        </w:rPr>
        <w:t xml:space="preserve"> party library</w:t>
      </w:r>
      <w:r w:rsidR="00C26088">
        <w:rPr>
          <w:rFonts w:asciiTheme="minorHAnsi" w:eastAsiaTheme="minorEastAsia" w:hAnsiTheme="minorHAnsi" w:cstheme="minorBidi"/>
        </w:rPr>
        <w:t xml:space="preserve">. </w:t>
      </w:r>
    </w:p>
    <w:p w14:paraId="62B72E38" w14:textId="13439AFF" w:rsidR="00B62CD0" w:rsidRDefault="00B62CD0">
      <w:pPr>
        <w:pStyle w:val="3"/>
        <w:rPr>
          <w:bCs w:val="0"/>
        </w:rPr>
      </w:pPr>
      <w:bookmarkStart w:id="61" w:name="_Toc229437589"/>
      <w:r w:rsidRPr="0039545E">
        <w:rPr>
          <w:bCs w:val="0"/>
        </w:rPr>
        <w:t>Default Image</w:t>
      </w:r>
      <w:bookmarkEnd w:id="61"/>
    </w:p>
    <w:p w14:paraId="6BAE9BEA" w14:textId="0989C692" w:rsidR="009D1CFC" w:rsidRPr="00A224B9" w:rsidRDefault="009D1CFC" w:rsidP="0039545E">
      <w:r>
        <w:t>Compare to Cadence HiFi series, no additional license is required to build DSP images on MTK In-house RV DSP platform. DSP source code is built along with alps project build.</w:t>
      </w:r>
    </w:p>
    <w:p w14:paraId="7B657E30" w14:textId="41C5F434" w:rsidR="00B62CD0" w:rsidRDefault="00B62CD0">
      <w:pPr>
        <w:pStyle w:val="3"/>
      </w:pPr>
      <w:bookmarkStart w:id="62" w:name="_Toc229437590"/>
      <w:r w:rsidRPr="00B62CD0">
        <w:t>Tool Chain</w:t>
      </w:r>
      <w:bookmarkEnd w:id="62"/>
    </w:p>
    <w:p w14:paraId="13EE6884" w14:textId="050E27D9" w:rsidR="009D1CFC" w:rsidRPr="00A224B9" w:rsidRDefault="009D1CFC" w:rsidP="0039545E">
      <w:r>
        <w:rPr>
          <w:rFonts w:eastAsiaTheme="minorEastAsia"/>
        </w:rPr>
        <w:t>Please contact MTK MDSP team to get the suitable version of PDK for the product line.</w:t>
      </w:r>
    </w:p>
    <w:p w14:paraId="3C7F2EEA" w14:textId="4914AF1D" w:rsidR="004253EB" w:rsidRDefault="004253EB" w:rsidP="004253EB">
      <w:pPr>
        <w:pStyle w:val="3"/>
      </w:pPr>
      <w:bookmarkStart w:id="63" w:name="_Toc229437591"/>
      <w:r>
        <w:rPr>
          <w:rFonts w:hint="eastAsia"/>
        </w:rPr>
        <w:t>B</w:t>
      </w:r>
      <w:r>
        <w:t>uild Command</w:t>
      </w:r>
      <w:bookmarkEnd w:id="63"/>
    </w:p>
    <w:p w14:paraId="1AE5C1EA" w14:textId="2900CFE0" w:rsidR="00F84262" w:rsidRDefault="00F84262" w:rsidP="00F84262">
      <w:pPr>
        <w:rPr>
          <w:rFonts w:asciiTheme="minorHAnsi" w:eastAsiaTheme="minorEastAsia" w:hAnsiTheme="minorHAnsi" w:cstheme="minorHAnsi"/>
        </w:rPr>
      </w:pPr>
      <w:r>
        <w:rPr>
          <w:rFonts w:asciiTheme="minorHAnsi" w:eastAsiaTheme="minorEastAsia" w:hAnsiTheme="minorHAnsi" w:cstheme="minorHAnsi"/>
        </w:rPr>
        <w:t>The Android full build and ADSP partial build are both available to build MTK In-house RV DSP image from source code. For ADSP partial build, you can use the following commands,</w:t>
      </w:r>
    </w:p>
    <w:p w14:paraId="7B4CF509" w14:textId="61A89059" w:rsidR="00F84262" w:rsidRDefault="00F84262" w:rsidP="00732398">
      <w:pPr>
        <w:pStyle w:val="af0"/>
        <w:numPr>
          <w:ilvl w:val="0"/>
          <w:numId w:val="41"/>
        </w:numPr>
        <w:rPr>
          <w:rFonts w:asciiTheme="minorHAnsi" w:eastAsiaTheme="minorEastAsia" w:hAnsiTheme="minorHAnsi" w:cstheme="minorHAnsi"/>
        </w:rPr>
      </w:pPr>
      <w:r>
        <w:rPr>
          <w:rFonts w:asciiTheme="minorHAnsi" w:eastAsiaTheme="minorEastAsia" w:hAnsiTheme="minorHAnsi" w:cstheme="minorHAnsi"/>
        </w:rPr>
        <w:t>Build ADSP only</w:t>
      </w:r>
    </w:p>
    <w:p w14:paraId="526161F7" w14:textId="77777777" w:rsidR="00F84262" w:rsidRDefault="00F84262" w:rsidP="00732398">
      <w:pPr>
        <w:pStyle w:val="af0"/>
        <w:numPr>
          <w:ilvl w:val="1"/>
          <w:numId w:val="41"/>
        </w:numPr>
        <w:rPr>
          <w:rFonts w:asciiTheme="minorHAnsi" w:eastAsiaTheme="minorEastAsia" w:hAnsiTheme="minorHAnsi" w:cstheme="minorHAnsi"/>
        </w:rPr>
      </w:pPr>
      <w:r>
        <w:rPr>
          <w:rFonts w:asciiTheme="minorHAnsi" w:eastAsiaTheme="minorEastAsia" w:hAnsiTheme="minorHAnsi" w:cstheme="minorHAnsi"/>
        </w:rPr>
        <w:t>Path</w:t>
      </w:r>
    </w:p>
    <w:p w14:paraId="7CF818C5" w14:textId="422E9962" w:rsidR="00F84262" w:rsidRDefault="00F84262" w:rsidP="00732398">
      <w:pPr>
        <w:pStyle w:val="af0"/>
        <w:numPr>
          <w:ilvl w:val="2"/>
          <w:numId w:val="41"/>
        </w:numPr>
        <w:rPr>
          <w:rFonts w:asciiTheme="minorHAnsi" w:eastAsiaTheme="minorEastAsia" w:hAnsiTheme="minorHAnsi" w:cstheme="minorHAnsi"/>
        </w:rPr>
      </w:pPr>
      <w:r>
        <w:rPr>
          <w:rFonts w:asciiTheme="minorHAnsi" w:eastAsiaTheme="minorEastAsia" w:hAnsiTheme="minorHAnsi" w:cstheme="minorHAnsi"/>
        </w:rPr>
        <w:t>$cd vendor/mediatek/proprietary/tinysys/adsp/riscv</w:t>
      </w:r>
    </w:p>
    <w:p w14:paraId="54DB27D0" w14:textId="7A2E1F2A" w:rsidR="00F84262" w:rsidRDefault="00F84262" w:rsidP="00732398">
      <w:pPr>
        <w:pStyle w:val="af0"/>
        <w:numPr>
          <w:ilvl w:val="1"/>
          <w:numId w:val="41"/>
        </w:numPr>
        <w:rPr>
          <w:rFonts w:ascii="Courier New" w:eastAsiaTheme="minorEastAsia" w:hAnsi="Courier New" w:cs="Courier New"/>
        </w:rPr>
      </w:pPr>
      <w:r>
        <w:rPr>
          <w:rFonts w:ascii="Courier New" w:eastAsiaTheme="minorEastAsia" w:hAnsi="Courier New" w:cs="Courier New"/>
        </w:rPr>
        <w:t>PROJECT={project_name} TARGET_BOARD_PLATFORM={platform} BUILD_TYPE=debug make -j 36 2&gt;&amp;1 | tee adsp.log</w:t>
      </w:r>
    </w:p>
    <w:p w14:paraId="40980F11" w14:textId="77777777" w:rsidR="00D00FCB" w:rsidRDefault="00F84262" w:rsidP="00732398">
      <w:pPr>
        <w:pStyle w:val="af0"/>
        <w:numPr>
          <w:ilvl w:val="1"/>
          <w:numId w:val="41"/>
        </w:numPr>
        <w:rPr>
          <w:rFonts w:asciiTheme="minorHAnsi" w:eastAsiaTheme="minorEastAsia" w:hAnsiTheme="minorHAnsi" w:cstheme="minorHAnsi"/>
        </w:rPr>
      </w:pPr>
      <w:r>
        <w:rPr>
          <w:rFonts w:asciiTheme="minorHAnsi" w:eastAsiaTheme="minorEastAsia" w:hAnsiTheme="minorHAnsi" w:cstheme="minorHAnsi"/>
        </w:rPr>
        <w:t>Output folder:</w:t>
      </w:r>
      <w:r w:rsidR="00D00FCB">
        <w:rPr>
          <w:rFonts w:asciiTheme="minorHAnsi" w:eastAsiaTheme="minorEastAsia" w:hAnsiTheme="minorHAnsi" w:cstheme="minorHAnsi" w:hint="eastAsia"/>
        </w:rPr>
        <w:t xml:space="preserve"> </w:t>
      </w:r>
    </w:p>
    <w:p w14:paraId="7C2BEE2E" w14:textId="5417CC34" w:rsidR="006C404A" w:rsidRPr="0039545E" w:rsidRDefault="00F84262" w:rsidP="00732398">
      <w:pPr>
        <w:pStyle w:val="af0"/>
        <w:numPr>
          <w:ilvl w:val="2"/>
          <w:numId w:val="41"/>
        </w:numPr>
        <w:rPr>
          <w:rFonts w:asciiTheme="minorHAnsi" w:hAnsiTheme="minorHAnsi" w:cstheme="minorHAnsi"/>
        </w:rPr>
      </w:pPr>
      <w:r w:rsidRPr="0039545E">
        <w:rPr>
          <w:rFonts w:ascii="Courier New" w:eastAsiaTheme="minorEastAsia" w:hAnsi="Courier New" w:cs="Courier New"/>
          <w:sz w:val="18"/>
          <w:szCs w:val="18"/>
        </w:rPr>
        <w:t>vendor/mediatek/proprietary/tinysys/adsp/riscv/tinysys_out</w:t>
      </w:r>
    </w:p>
    <w:p w14:paraId="47370757" w14:textId="6C7E0A7A" w:rsidR="004253EB" w:rsidRDefault="004253EB">
      <w:pPr>
        <w:pStyle w:val="3"/>
      </w:pPr>
      <w:bookmarkStart w:id="64" w:name="_Toc229437592"/>
      <w:r>
        <w:rPr>
          <w:rFonts w:hint="eastAsia"/>
        </w:rPr>
        <w:lastRenderedPageBreak/>
        <w:t>S</w:t>
      </w:r>
      <w:r>
        <w:t>uggested Library Build Flags</w:t>
      </w:r>
      <w:bookmarkEnd w:id="64"/>
    </w:p>
    <w:p w14:paraId="7B081407" w14:textId="6DC32FFF" w:rsidR="00866C02" w:rsidRPr="00AE0AC8" w:rsidRDefault="006C404A" w:rsidP="0039545E">
      <w:r>
        <w:rPr>
          <w:rFonts w:asciiTheme="minorHAnsi" w:eastAsiaTheme="minorEastAsia" w:hAnsiTheme="minorHAnsi" w:cstheme="minorBidi"/>
        </w:rPr>
        <w:t>Please refer to</w:t>
      </w:r>
      <w:r>
        <w:rPr>
          <w:rFonts w:ascii="Courier New" w:hAnsi="Courier New" w:cs="Courier New"/>
          <w:sz w:val="18"/>
          <w:szCs w:val="18"/>
        </w:rPr>
        <w:t xml:space="preserve"> Mediatek DSP – MRV Platform SDK User Manual.pdf </w:t>
      </w:r>
      <w:r>
        <w:rPr>
          <w:rFonts w:asciiTheme="minorHAnsi" w:eastAsiaTheme="minorEastAsia" w:hAnsiTheme="minorHAnsi" w:cstheme="minorBidi"/>
        </w:rPr>
        <w:t xml:space="preserve">from DMS release. </w:t>
      </w:r>
    </w:p>
    <w:p w14:paraId="31BD25C0" w14:textId="67BC8AAE" w:rsidR="004253EB" w:rsidRDefault="004253EB">
      <w:pPr>
        <w:pStyle w:val="3"/>
      </w:pPr>
      <w:bookmarkStart w:id="65" w:name="_Toc229437593"/>
      <w:r>
        <w:rPr>
          <w:rFonts w:hint="eastAsia"/>
        </w:rPr>
        <w:t>3</w:t>
      </w:r>
      <w:r w:rsidRPr="0039545E">
        <w:rPr>
          <w:vertAlign w:val="superscript"/>
        </w:rPr>
        <w:t>rd</w:t>
      </w:r>
      <w:r>
        <w:t xml:space="preserve"> Party </w:t>
      </w:r>
      <w:bookmarkEnd w:id="65"/>
      <w:r w:rsidR="00807D0E">
        <w:t>Libraries</w:t>
      </w:r>
    </w:p>
    <w:p w14:paraId="0836454F" w14:textId="77777777" w:rsidR="00866C02" w:rsidRDefault="00866C02" w:rsidP="00866C02">
      <w:pPr>
        <w:jc w:val="left"/>
        <w:rPr>
          <w:rFonts w:asciiTheme="minorHAnsi" w:eastAsiaTheme="minorEastAsia" w:hAnsiTheme="minorHAnsi" w:cstheme="minorHAnsi"/>
        </w:rPr>
      </w:pPr>
      <w:r>
        <w:rPr>
          <w:rFonts w:asciiTheme="minorHAnsi" w:eastAsiaTheme="minorEastAsia" w:hAnsiTheme="minorHAnsi" w:cstheme="minorHAnsi"/>
        </w:rPr>
        <w:t>There is no limitation on the folder path. You can decide the path by yourself and just modify the specified path on the Makefile:</w:t>
      </w:r>
    </w:p>
    <w:p w14:paraId="250D9BB4" w14:textId="77777777" w:rsidR="00866C02" w:rsidRDefault="00866C02" w:rsidP="00732398">
      <w:pPr>
        <w:pStyle w:val="af0"/>
        <w:numPr>
          <w:ilvl w:val="0"/>
          <w:numId w:val="42"/>
        </w:numPr>
        <w:jc w:val="left"/>
        <w:rPr>
          <w:rFonts w:asciiTheme="minorHAnsi" w:eastAsiaTheme="minorEastAsia" w:hAnsiTheme="minorHAnsi" w:cstheme="minorHAnsi"/>
        </w:rPr>
      </w:pPr>
      <w:r>
        <w:rPr>
          <w:rFonts w:asciiTheme="minorHAnsi" w:eastAsiaTheme="minorEastAsia" w:hAnsiTheme="minorHAnsi" w:cstheme="minorHAnsi"/>
        </w:rPr>
        <w:t>INCLUDES, C_FILES, and LIBFLAGS</w:t>
      </w:r>
    </w:p>
    <w:p w14:paraId="161AFE1E" w14:textId="77777777" w:rsidR="00866C02" w:rsidRDefault="00866C02" w:rsidP="00732398">
      <w:pPr>
        <w:pStyle w:val="af0"/>
        <w:numPr>
          <w:ilvl w:val="0"/>
          <w:numId w:val="42"/>
        </w:numPr>
        <w:jc w:val="left"/>
        <w:rPr>
          <w:rFonts w:asciiTheme="minorHAnsi" w:eastAsiaTheme="minorEastAsia" w:hAnsiTheme="minorHAnsi" w:cstheme="minorHAnsi"/>
        </w:rPr>
      </w:pPr>
      <w:r>
        <w:rPr>
          <w:rFonts w:asciiTheme="minorHAnsi" w:eastAsiaTheme="minorEastAsia" w:hAnsiTheme="minorHAnsi" w:cstheme="minorHAnsi"/>
        </w:rPr>
        <w:t xml:space="preserve">Folder existence check command: </w:t>
      </w:r>
      <w:r>
        <w:rPr>
          <w:rFonts w:ascii="Courier New" w:eastAsiaTheme="minorEastAsia" w:hAnsi="Courier New" w:cs="Courier New"/>
          <w:color w:val="4F81BD" w:themeColor="accent1"/>
          <w:sz w:val="18"/>
          <w:szCs w:val="22"/>
        </w:rPr>
        <w:t>ifeq ($(shell test -e $(LICENSE_PREBUILD_DIR) &amp;&amp; echo -n yes),yes)</w:t>
      </w:r>
    </w:p>
    <w:p w14:paraId="24938171" w14:textId="686E5B41" w:rsidR="00866C02" w:rsidRDefault="00866C02" w:rsidP="00866C02">
      <w:pPr>
        <w:jc w:val="left"/>
        <w:rPr>
          <w:rFonts w:asciiTheme="minorHAnsi" w:eastAsiaTheme="minorEastAsia" w:hAnsiTheme="minorHAnsi" w:cstheme="minorHAnsi"/>
        </w:rPr>
      </w:pPr>
      <w:r>
        <w:rPr>
          <w:rFonts w:asciiTheme="minorHAnsi" w:eastAsiaTheme="minorEastAsia" w:hAnsiTheme="minorHAnsi" w:cstheme="minorHAnsi"/>
        </w:rPr>
        <w:t xml:space="preserve">    Or you can just follow our folder structure, create a folder as </w:t>
      </w:r>
      <w:r w:rsidR="00807D0E">
        <w:rPr>
          <w:rFonts w:asciiTheme="minorHAnsi" w:eastAsiaTheme="minorEastAsia" w:hAnsiTheme="minorHAnsi" w:cstheme="minorHAnsi"/>
        </w:rPr>
        <w:t>follows</w:t>
      </w:r>
      <w:r>
        <w:rPr>
          <w:rFonts w:asciiTheme="minorHAnsi" w:eastAsiaTheme="minorEastAsia" w:hAnsiTheme="minorHAnsi" w:cstheme="minorHAnsi"/>
        </w:rPr>
        <w:t xml:space="preserve">: (this repo will be removed before release to customer, which is used to place 3rd party libraries.) </w:t>
      </w:r>
    </w:p>
    <w:p w14:paraId="28DC36F9" w14:textId="1453ADFF" w:rsidR="00866C02" w:rsidRPr="00866C02" w:rsidRDefault="00866C02" w:rsidP="0039545E">
      <w:pPr>
        <w:pStyle w:val="af0"/>
        <w:jc w:val="left"/>
      </w:pPr>
      <w:r>
        <w:rPr>
          <w:rFonts w:ascii="Courier New" w:eastAsiaTheme="minorEastAsia" w:hAnsi="Courier New" w:cs="Courier New"/>
          <w:color w:val="4F81BD" w:themeColor="accent1"/>
          <w:sz w:val="16"/>
          <w:szCs w:val="20"/>
        </w:rPr>
        <w:t>/vendor/mediatek/proprietary/tinysys/adsp/license/prebuilt/RV55/3rd_party/aurisys</w:t>
      </w:r>
    </w:p>
    <w:p w14:paraId="4E39BC1A" w14:textId="77777777" w:rsidR="00E25176" w:rsidRDefault="10853FB9" w:rsidP="00C81149">
      <w:pPr>
        <w:pStyle w:val="2"/>
      </w:pPr>
      <w:bookmarkStart w:id="66" w:name="_Toc229437594"/>
      <w:r>
        <w:t>Download by Flashtool</w:t>
      </w:r>
      <w:bookmarkEnd w:id="66"/>
    </w:p>
    <w:p w14:paraId="41D61234" w14:textId="59629BDF" w:rsidR="001959F0"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DSP image can be downloaded to the MTK devices </w:t>
      </w:r>
      <w:r w:rsidR="005C00EB">
        <w:rPr>
          <w:rFonts w:asciiTheme="minorHAnsi" w:eastAsiaTheme="minorEastAsia" w:hAnsiTheme="minorHAnsi" w:cstheme="minorBidi"/>
        </w:rPr>
        <w:t xml:space="preserve">using Flashtool, as shown in </w:t>
      </w:r>
      <w:r w:rsidRPr="10853FB9">
        <w:rPr>
          <w:rFonts w:asciiTheme="minorHAnsi" w:eastAsiaTheme="minorEastAsia" w:hAnsiTheme="minorHAnsi" w:cstheme="minorBidi"/>
        </w:rPr>
        <w:t>the following figure.</w:t>
      </w:r>
      <w:r w:rsidR="001959F0">
        <w:rPr>
          <w:rFonts w:asciiTheme="minorHAnsi" w:eastAsiaTheme="minorEastAsia" w:hAnsiTheme="minorHAnsi" w:cstheme="minorBidi"/>
        </w:rPr>
        <w:t xml:space="preserve"> </w:t>
      </w:r>
      <w:r w:rsidR="001959F0" w:rsidRPr="001959F0">
        <w:rPr>
          <w:rFonts w:asciiTheme="minorHAnsi" w:eastAsiaTheme="minorEastAsia" w:hAnsiTheme="minorHAnsi" w:cstheme="minorBidi"/>
        </w:rPr>
        <w:t xml:space="preserve">For </w:t>
      </w:r>
      <w:r w:rsidR="005C00EB">
        <w:rPr>
          <w:rFonts w:asciiTheme="minorHAnsi" w:eastAsiaTheme="minorEastAsia" w:hAnsiTheme="minorHAnsi" w:cstheme="minorBidi"/>
        </w:rPr>
        <w:t>the Cadence HiFi series platform and the MTK In-house RV DSP (standalone ADSP), please select the partition</w:t>
      </w:r>
      <w:r w:rsidR="001959F0">
        <w:rPr>
          <w:rFonts w:asciiTheme="minorHAnsi" w:eastAsiaTheme="minorEastAsia" w:hAnsiTheme="minorHAnsi" w:cstheme="minorBidi"/>
        </w:rPr>
        <w:t xml:space="preserve"> name</w:t>
      </w:r>
      <w:r w:rsidR="001959F0" w:rsidRPr="001959F0">
        <w:rPr>
          <w:rFonts w:asciiTheme="minorHAnsi" w:eastAsiaTheme="minorEastAsia" w:hAnsiTheme="minorHAnsi" w:cstheme="minorBidi"/>
        </w:rPr>
        <w:t xml:space="preserve"> audio_dsp.img. For platform</w:t>
      </w:r>
      <w:r w:rsidR="004253EB">
        <w:rPr>
          <w:rFonts w:asciiTheme="minorHAnsi" w:eastAsiaTheme="minorEastAsia" w:hAnsiTheme="minorHAnsi" w:cstheme="minorBidi"/>
        </w:rPr>
        <w:t xml:space="preserve">s </w:t>
      </w:r>
      <w:r w:rsidR="0020766B">
        <w:rPr>
          <w:rFonts w:asciiTheme="minorHAnsi" w:eastAsiaTheme="minorEastAsia" w:hAnsiTheme="minorHAnsi" w:cstheme="minorBidi" w:hint="eastAsia"/>
        </w:rPr>
        <w:t>share</w:t>
      </w:r>
      <w:r w:rsidR="00DD49C8">
        <w:rPr>
          <w:rFonts w:asciiTheme="minorHAnsi" w:eastAsiaTheme="minorEastAsia" w:hAnsiTheme="minorHAnsi" w:cstheme="minorBidi" w:hint="eastAsia"/>
        </w:rPr>
        <w:t>d</w:t>
      </w:r>
      <w:r w:rsidR="0020766B">
        <w:rPr>
          <w:rFonts w:asciiTheme="minorHAnsi" w:eastAsiaTheme="minorEastAsia" w:hAnsiTheme="minorHAnsi" w:cstheme="minorBidi" w:hint="eastAsia"/>
        </w:rPr>
        <w:t xml:space="preserve"> SCP </w:t>
      </w:r>
      <w:r w:rsidR="00DD49C8">
        <w:rPr>
          <w:rFonts w:asciiTheme="minorHAnsi" w:eastAsiaTheme="minorEastAsia" w:hAnsiTheme="minorHAnsi" w:cstheme="minorBidi" w:hint="eastAsia"/>
        </w:rPr>
        <w:t>software</w:t>
      </w:r>
      <w:r w:rsidR="0020766B">
        <w:rPr>
          <w:rFonts w:asciiTheme="minorHAnsi" w:eastAsiaTheme="minorEastAsia" w:hAnsiTheme="minorHAnsi" w:cstheme="minorBidi" w:hint="eastAsia"/>
        </w:rPr>
        <w:t xml:space="preserve">, </w:t>
      </w:r>
      <w:r w:rsidR="004253EB">
        <w:rPr>
          <w:rFonts w:asciiTheme="minorHAnsi" w:eastAsiaTheme="minorEastAsia" w:hAnsiTheme="minorHAnsi" w:cstheme="minorBidi"/>
        </w:rPr>
        <w:t>for example, 24M</w:t>
      </w:r>
      <w:r w:rsidR="001959F0" w:rsidRPr="001959F0">
        <w:rPr>
          <w:rFonts w:asciiTheme="minorHAnsi" w:eastAsiaTheme="minorEastAsia" w:hAnsiTheme="minorHAnsi" w:cstheme="minorBidi"/>
        </w:rPr>
        <w:t>, please select scp.img</w:t>
      </w:r>
      <w:r w:rsidR="0080492B">
        <w:rPr>
          <w:rFonts w:asciiTheme="minorHAnsi" w:eastAsiaTheme="minorEastAsia" w:hAnsiTheme="minorHAnsi" w:cstheme="minorBidi" w:hint="eastAsia"/>
        </w:rPr>
        <w:t>.</w:t>
      </w:r>
    </w:p>
    <w:p w14:paraId="49E58CE2" w14:textId="22E45BB5" w:rsidR="0080492B" w:rsidRPr="001959F0" w:rsidRDefault="0080492B" w:rsidP="10853FB9">
      <w:pPr>
        <w:rPr>
          <w:rFonts w:asciiTheme="minorHAnsi" w:eastAsiaTheme="minorEastAsia" w:hAnsiTheme="minorHAnsi" w:cstheme="minorBidi"/>
        </w:rPr>
      </w:pPr>
      <w:r>
        <w:rPr>
          <w:rFonts w:asciiTheme="minorHAnsi" w:eastAsiaTheme="minorEastAsia" w:hAnsiTheme="minorHAnsi" w:cstheme="minorBidi"/>
        </w:rPr>
        <w:t xml:space="preserve">    </w:t>
      </w:r>
      <w:r w:rsidRPr="0080492B">
        <w:rPr>
          <w:rFonts w:asciiTheme="minorHAnsi" w:eastAsiaTheme="minorEastAsia" w:hAnsiTheme="minorHAnsi" w:cstheme="minorBidi"/>
        </w:rPr>
        <w:t xml:space="preserve">In addition to replacing the adsp image, the preloader image also needs to be replaced with the DIS_SBOOT version, such as preloader_$PROJECT_DIS_SBOOT.bin. If there are two preloader images, preloader_a and preloader_b, on the </w:t>
      </w:r>
      <w:r>
        <w:rPr>
          <w:rFonts w:asciiTheme="minorHAnsi" w:eastAsiaTheme="minorEastAsia" w:hAnsiTheme="minorHAnsi" w:cstheme="minorBidi"/>
        </w:rPr>
        <w:t>F</w:t>
      </w:r>
      <w:r w:rsidRPr="0080492B">
        <w:rPr>
          <w:rFonts w:asciiTheme="minorHAnsi" w:eastAsiaTheme="minorEastAsia" w:hAnsiTheme="minorHAnsi" w:cstheme="minorBidi"/>
        </w:rPr>
        <w:t>lashtool, please replace both with the DIS_SBOOT version of the image.</w:t>
      </w:r>
      <w:r>
        <w:rPr>
          <w:rFonts w:asciiTheme="minorHAnsi" w:eastAsiaTheme="minorEastAsia" w:hAnsiTheme="minorHAnsi" w:cstheme="minorBidi"/>
        </w:rPr>
        <w:t xml:space="preserve"> </w:t>
      </w:r>
    </w:p>
    <w:p w14:paraId="3EB59E04" w14:textId="77777777" w:rsidR="00C42119" w:rsidRDefault="00B1353F" w:rsidP="007A7F2E">
      <w:pPr>
        <w:jc w:val="center"/>
        <w:rPr>
          <w:rFonts w:eastAsiaTheme="minorEastAsia"/>
        </w:rPr>
      </w:pPr>
      <w:r>
        <w:rPr>
          <w:rFonts w:eastAsiaTheme="minorEastAsia" w:hint="eastAsia"/>
          <w:noProof/>
        </w:rPr>
        <w:drawing>
          <wp:inline distT="0" distB="0" distL="0" distR="0" wp14:anchorId="7C41B040" wp14:editId="7DD85EC4">
            <wp:extent cx="5535883" cy="3439236"/>
            <wp:effectExtent l="0" t="0" r="0"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srcRect/>
                    <a:stretch>
                      <a:fillRect/>
                    </a:stretch>
                  </pic:blipFill>
                  <pic:spPr bwMode="auto">
                    <a:xfrm>
                      <a:off x="0" y="0"/>
                      <a:ext cx="5540587" cy="3442159"/>
                    </a:xfrm>
                    <a:prstGeom prst="rect">
                      <a:avLst/>
                    </a:prstGeom>
                    <a:noFill/>
                    <a:ln w="9525">
                      <a:noFill/>
                      <a:miter lim="800000"/>
                      <a:headEnd/>
                      <a:tailEnd/>
                    </a:ln>
                  </pic:spPr>
                </pic:pic>
              </a:graphicData>
            </a:graphic>
          </wp:inline>
        </w:drawing>
      </w:r>
    </w:p>
    <w:p w14:paraId="7FFEB8A9" w14:textId="4533A4EF" w:rsidR="00E25176" w:rsidRDefault="007A7F2E" w:rsidP="10853FB9">
      <w:pPr>
        <w:pStyle w:val="FigureCaption"/>
        <w:rPr>
          <w:rFonts w:asciiTheme="minorHAnsi" w:eastAsiaTheme="minorEastAsia" w:hAnsiTheme="minorHAnsi" w:cstheme="minorBidi"/>
        </w:rPr>
      </w:pPr>
      <w:r w:rsidRPr="10853FB9">
        <w:rPr>
          <w:rFonts w:asciiTheme="minorHAnsi" w:hAnsiTheme="minorHAnsi" w:cstheme="minorBidi"/>
        </w:rPr>
        <w:t xml:space="preserve">Figure </w:t>
      </w:r>
      <w:r w:rsidR="00897274" w:rsidRPr="10853FB9">
        <w:fldChar w:fldCharType="begin"/>
      </w:r>
      <w:r w:rsidRPr="008132EE">
        <w:rPr>
          <w:rFonts w:asciiTheme="minorHAnsi" w:hAnsiTheme="minorHAnsi" w:cstheme="minorHAnsi"/>
        </w:rPr>
        <w:instrText xml:space="preserve"> STYLEREF 1 \s </w:instrText>
      </w:r>
      <w:r w:rsidR="00897274" w:rsidRPr="10853FB9">
        <w:rPr>
          <w:rFonts w:asciiTheme="minorHAnsi" w:hAnsiTheme="minorHAnsi" w:cstheme="minorHAnsi"/>
        </w:rPr>
        <w:fldChar w:fldCharType="separate"/>
      </w:r>
      <w:r w:rsidR="0050781B" w:rsidRPr="10853FB9">
        <w:rPr>
          <w:rFonts w:asciiTheme="minorHAnsi" w:hAnsiTheme="minorHAnsi" w:cstheme="minorBidi"/>
          <w:noProof/>
        </w:rPr>
        <w:t>1</w:t>
      </w:r>
      <w:r w:rsidR="00897274" w:rsidRPr="10853FB9">
        <w:fldChar w:fldCharType="end"/>
      </w:r>
      <w:r w:rsidRPr="008132EE">
        <w:rPr>
          <w:rFonts w:asciiTheme="minorHAnsi" w:hAnsiTheme="minorHAnsi" w:cstheme="minorHAnsi"/>
        </w:rPr>
        <w:noBreakHyphen/>
      </w:r>
      <w:r w:rsidR="00054E0C" w:rsidRPr="10853FB9">
        <w:rPr>
          <w:rFonts w:asciiTheme="minorHAnsi" w:hAnsiTheme="minorHAnsi" w:cstheme="minorBidi"/>
        </w:rPr>
        <w:t>4</w:t>
      </w:r>
      <w:r w:rsidRPr="10853FB9">
        <w:rPr>
          <w:rFonts w:asciiTheme="minorHAnsi" w:hAnsiTheme="minorHAnsi" w:cstheme="minorBidi"/>
        </w:rPr>
        <w:t xml:space="preserve">. </w:t>
      </w:r>
      <w:r w:rsidRPr="10853FB9">
        <w:rPr>
          <w:rFonts w:asciiTheme="minorHAnsi" w:eastAsiaTheme="minorEastAsia" w:hAnsiTheme="minorHAnsi" w:cstheme="minorBidi"/>
        </w:rPr>
        <w:t>Flashtool to update Audio DSP Image</w:t>
      </w:r>
    </w:p>
    <w:p w14:paraId="4FADC7FB" w14:textId="77777777" w:rsidR="006662CC" w:rsidRDefault="006662CC" w:rsidP="0039545E">
      <w:pPr>
        <w:keepNext/>
      </w:pPr>
      <w:r>
        <w:rPr>
          <w:rFonts w:eastAsiaTheme="minorEastAsia" w:hint="eastAsia"/>
          <w:noProof/>
        </w:rPr>
        <w:lastRenderedPageBreak/>
        <w:drawing>
          <wp:inline distT="0" distB="0" distL="0" distR="0" wp14:anchorId="489862C7" wp14:editId="0A67B992">
            <wp:extent cx="5725160" cy="37465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3746500"/>
                    </a:xfrm>
                    <a:prstGeom prst="rect">
                      <a:avLst/>
                    </a:prstGeom>
                    <a:noFill/>
                    <a:ln>
                      <a:noFill/>
                    </a:ln>
                  </pic:spPr>
                </pic:pic>
              </a:graphicData>
            </a:graphic>
          </wp:inline>
        </w:drawing>
      </w:r>
    </w:p>
    <w:p w14:paraId="1F520364" w14:textId="312C3F90" w:rsidR="0080492B" w:rsidRPr="0039545E" w:rsidRDefault="006662CC" w:rsidP="0039545E">
      <w:pPr>
        <w:pStyle w:val="a3"/>
        <w:rPr>
          <w:rFonts w:eastAsiaTheme="minorEastAsia"/>
        </w:rPr>
      </w:pPr>
      <w:r>
        <w:t xml:space="preserve">Figure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Figure \* ARABIC \s 1 </w:instrText>
      </w:r>
      <w:r>
        <w:fldChar w:fldCharType="separate"/>
      </w:r>
      <w:r>
        <w:rPr>
          <w:noProof/>
        </w:rPr>
        <w:t>5</w:t>
      </w:r>
      <w:r>
        <w:rPr>
          <w:noProof/>
        </w:rPr>
        <w:fldChar w:fldCharType="end"/>
      </w:r>
      <w:r>
        <w:t xml:space="preserve"> Flashtool to Update Preloader Image</w:t>
      </w:r>
    </w:p>
    <w:p w14:paraId="69FF1A23" w14:textId="77777777" w:rsidR="00E25176" w:rsidRDefault="10853FB9" w:rsidP="00C81149">
      <w:pPr>
        <w:pStyle w:val="1"/>
      </w:pPr>
      <w:bookmarkStart w:id="67" w:name="_Toc229437595"/>
      <w:r>
        <w:lastRenderedPageBreak/>
        <w:t>Software Architecture</w:t>
      </w:r>
      <w:bookmarkEnd w:id="67"/>
    </w:p>
    <w:p w14:paraId="7A9A9C89" w14:textId="77777777" w:rsidR="00537412" w:rsidRDefault="10853FB9" w:rsidP="00C81149">
      <w:pPr>
        <w:pStyle w:val="2"/>
      </w:pPr>
      <w:bookmarkStart w:id="68" w:name="_Toc229437596"/>
      <w:r>
        <w:t>Free-RTOS</w:t>
      </w:r>
      <w:bookmarkEnd w:id="68"/>
    </w:p>
    <w:p w14:paraId="18741C39" w14:textId="191CA98B" w:rsidR="001A6C7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The current FreeRTOS version </w:t>
      </w:r>
      <w:r w:rsidR="00B1358D">
        <w:rPr>
          <w:rFonts w:asciiTheme="minorHAnsi" w:eastAsiaTheme="minorEastAsia" w:hAnsiTheme="minorHAnsi" w:cstheme="minorBidi"/>
        </w:rPr>
        <w:t>for all</w:t>
      </w:r>
      <w:r w:rsidR="00000315">
        <w:rPr>
          <w:rFonts w:asciiTheme="minorHAnsi" w:eastAsiaTheme="minorEastAsia" w:hAnsiTheme="minorHAnsi" w:cstheme="minorBidi"/>
        </w:rPr>
        <w:t xml:space="preserve"> </w:t>
      </w:r>
      <w:r w:rsidR="00B1358D">
        <w:rPr>
          <w:rFonts w:asciiTheme="minorHAnsi" w:eastAsiaTheme="minorEastAsia" w:hAnsiTheme="minorHAnsi" w:cstheme="minorBidi"/>
        </w:rPr>
        <w:t>projects</w:t>
      </w:r>
      <w:r w:rsidR="00000315">
        <w:rPr>
          <w:rFonts w:asciiTheme="minorHAnsi" w:eastAsiaTheme="minorEastAsia" w:hAnsiTheme="minorHAnsi" w:cstheme="minorBidi"/>
        </w:rPr>
        <w:t xml:space="preserve"> is shown in the below table</w:t>
      </w:r>
      <w:r w:rsidRPr="10853FB9">
        <w:rPr>
          <w:rFonts w:asciiTheme="minorHAnsi" w:eastAsiaTheme="minorEastAsia" w:hAnsiTheme="minorHAnsi" w:cstheme="minorBidi"/>
        </w:rPr>
        <w:t>. Generally, the user of Audio DSP doesn’t need to modify the code of the RTOS.</w:t>
      </w:r>
    </w:p>
    <w:tbl>
      <w:tblPr>
        <w:tblStyle w:val="21"/>
        <w:tblW w:w="6875" w:type="dxa"/>
        <w:jc w:val="center"/>
        <w:tblLook w:val="04A0" w:firstRow="1" w:lastRow="0" w:firstColumn="1" w:lastColumn="0" w:noHBand="0" w:noVBand="1"/>
      </w:tblPr>
      <w:tblGrid>
        <w:gridCol w:w="3192"/>
        <w:gridCol w:w="3683"/>
      </w:tblGrid>
      <w:tr w:rsidR="00000315" w14:paraId="06B10914" w14:textId="77777777" w:rsidTr="0039545E">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left w:val="nil"/>
              <w:bottom w:val="double" w:sz="4" w:space="0" w:color="auto"/>
              <w:right w:val="nil"/>
            </w:tcBorders>
            <w:noWrap/>
            <w:hideMark/>
          </w:tcPr>
          <w:p w14:paraId="0F82D4CF" w14:textId="77777777" w:rsidR="00000315" w:rsidRDefault="00000315">
            <w:pPr>
              <w:adjustRightInd/>
              <w:snapToGrid/>
              <w:spacing w:before="0" w:after="0" w:line="240" w:lineRule="auto"/>
              <w:jc w:val="center"/>
              <w:rPr>
                <w:rFonts w:asciiTheme="minorHAnsi" w:eastAsia="Times New Roman" w:hAnsiTheme="minorHAnsi"/>
                <w:color w:val="000000" w:themeColor="text1"/>
                <w:lang w:eastAsia="zh-CN"/>
              </w:rPr>
            </w:pPr>
            <w:r>
              <w:rPr>
                <w:rFonts w:asciiTheme="minorHAnsi" w:eastAsia="Times New Roman" w:hAnsiTheme="minorHAnsi"/>
                <w:color w:val="000000"/>
                <w:kern w:val="0"/>
                <w:lang w:eastAsia="zh-CN"/>
              </w:rPr>
              <w:t>Projects</w:t>
            </w:r>
          </w:p>
        </w:tc>
        <w:tc>
          <w:tcPr>
            <w:tcW w:w="0" w:type="dxa"/>
            <w:tcBorders>
              <w:top w:val="single" w:sz="12" w:space="0" w:color="auto"/>
              <w:left w:val="nil"/>
              <w:bottom w:val="double" w:sz="4" w:space="0" w:color="auto"/>
              <w:right w:val="nil"/>
            </w:tcBorders>
            <w:noWrap/>
            <w:hideMark/>
          </w:tcPr>
          <w:p w14:paraId="69E80FBF" w14:textId="631308B2" w:rsidR="00000315" w:rsidRDefault="00000315">
            <w:pPr>
              <w:adjustRightInd/>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olor w:val="000000" w:themeColor="text1"/>
              </w:rPr>
            </w:pPr>
            <w:r>
              <w:rPr>
                <w:rFonts w:asciiTheme="minorHAnsi" w:eastAsiaTheme="minorEastAsia" w:hAnsiTheme="minorHAnsi"/>
                <w:color w:val="000000"/>
                <w:kern w:val="0"/>
              </w:rPr>
              <w:t>FreeRTOS version</w:t>
            </w:r>
          </w:p>
        </w:tc>
      </w:tr>
      <w:tr w:rsidR="00000315" w14:paraId="332CD825" w14:textId="77777777" w:rsidTr="0039545E">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666666" w:themeColor="text1" w:themeTint="99"/>
              <w:left w:val="nil"/>
              <w:bottom w:val="single" w:sz="4" w:space="0" w:color="666666" w:themeColor="text1" w:themeTint="99"/>
              <w:right w:val="nil"/>
            </w:tcBorders>
            <w:hideMark/>
          </w:tcPr>
          <w:p w14:paraId="27DABD8D" w14:textId="77777777" w:rsidR="00000315" w:rsidRDefault="00000315">
            <w:pPr>
              <w:adjustRightInd/>
              <w:snapToGrid/>
              <w:spacing w:before="0" w:after="0" w:line="240" w:lineRule="auto"/>
              <w:jc w:val="left"/>
              <w:rPr>
                <w:rFonts w:asciiTheme="minorHAnsi" w:eastAsiaTheme="minorEastAsia" w:hAnsiTheme="minorHAnsi"/>
                <w:b w:val="0"/>
                <w:bCs w:val="0"/>
                <w:color w:val="000000" w:themeColor="text1"/>
              </w:rPr>
            </w:pPr>
            <w:r>
              <w:rPr>
                <w:rFonts w:asciiTheme="minorHAnsi" w:eastAsiaTheme="minorEastAsia" w:hAnsiTheme="minorHAnsi"/>
                <w:b w:val="0"/>
                <w:bCs w:val="0"/>
                <w:color w:val="000000"/>
                <w:kern w:val="0"/>
              </w:rPr>
              <w:t>5G-L/H/H+, 5G-A, 5G-B, 5G-C,</w:t>
            </w:r>
          </w:p>
          <w:p w14:paraId="0DA69F45" w14:textId="77777777" w:rsidR="00000315" w:rsidRDefault="00000315">
            <w:pPr>
              <w:adjustRightInd/>
              <w:snapToGrid/>
              <w:spacing w:before="0" w:after="0" w:line="240" w:lineRule="auto"/>
              <w:jc w:val="left"/>
              <w:rPr>
                <w:rFonts w:asciiTheme="minorHAnsi" w:eastAsiaTheme="minorEastAsia" w:hAnsiTheme="minorHAnsi"/>
                <w:b w:val="0"/>
                <w:bCs w:val="0"/>
                <w:color w:val="000000" w:themeColor="text1"/>
              </w:rPr>
            </w:pPr>
            <w:r>
              <w:rPr>
                <w:rFonts w:asciiTheme="minorHAnsi" w:eastAsiaTheme="minorEastAsia" w:hAnsiTheme="minorHAnsi"/>
                <w:b w:val="0"/>
                <w:bCs w:val="0"/>
                <w:color w:val="000000"/>
                <w:kern w:val="0"/>
              </w:rPr>
              <w:t>Next D, Next A, Next A2, 22H, 23P, 24P,</w:t>
            </w:r>
          </w:p>
          <w:p w14:paraId="4C38D3C3" w14:textId="022F9C69" w:rsidR="00000315" w:rsidRDefault="00000315">
            <w:pPr>
              <w:adjustRightInd/>
              <w:snapToGrid/>
              <w:spacing w:before="0" w:after="0" w:line="240" w:lineRule="auto"/>
              <w:jc w:val="left"/>
              <w:rPr>
                <w:rFonts w:asciiTheme="minorHAnsi" w:eastAsiaTheme="minorEastAsia" w:hAnsiTheme="minorHAnsi"/>
                <w:b w:val="0"/>
                <w:bCs w:val="0"/>
                <w:color w:val="000000" w:themeColor="text1"/>
              </w:rPr>
            </w:pPr>
            <w:r>
              <w:rPr>
                <w:rFonts w:asciiTheme="minorHAnsi" w:eastAsiaTheme="minorEastAsia" w:hAnsiTheme="minorHAnsi"/>
                <w:b w:val="0"/>
                <w:bCs w:val="0"/>
                <w:color w:val="000000"/>
                <w:kern w:val="0"/>
              </w:rPr>
              <w:t>DX-1, DX-1 Pro, DX-P, DX-2, DX-3, DX-4</w:t>
            </w:r>
          </w:p>
        </w:tc>
        <w:tc>
          <w:tcPr>
            <w:tcW w:w="0" w:type="dxa"/>
            <w:tcBorders>
              <w:top w:val="single" w:sz="4" w:space="0" w:color="666666" w:themeColor="text1" w:themeTint="99"/>
              <w:left w:val="nil"/>
              <w:bottom w:val="single" w:sz="4" w:space="0" w:color="666666" w:themeColor="text1" w:themeTint="99"/>
              <w:right w:val="nil"/>
            </w:tcBorders>
            <w:vAlign w:val="center"/>
            <w:hideMark/>
          </w:tcPr>
          <w:p w14:paraId="70B6E2EF" w14:textId="535189CB" w:rsidR="00000315" w:rsidRDefault="00000315">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themeColor="text1"/>
              </w:rPr>
            </w:pPr>
            <w:r>
              <w:rPr>
                <w:rFonts w:asciiTheme="minorHAnsi" w:eastAsiaTheme="minorEastAsia" w:hAnsiTheme="minorHAnsi"/>
                <w:color w:val="000000"/>
                <w:kern w:val="0"/>
              </w:rPr>
              <w:t>10.1.0</w:t>
            </w:r>
          </w:p>
        </w:tc>
      </w:tr>
      <w:tr w:rsidR="00000315" w14:paraId="03E84FA2" w14:textId="77777777" w:rsidTr="0039545E">
        <w:trPr>
          <w:trHeight w:val="249"/>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666666" w:themeColor="text1" w:themeTint="99"/>
              <w:left w:val="nil"/>
              <w:bottom w:val="single" w:sz="4" w:space="0" w:color="666666" w:themeColor="text1" w:themeTint="99"/>
              <w:right w:val="nil"/>
            </w:tcBorders>
            <w:hideMark/>
          </w:tcPr>
          <w:p w14:paraId="5A6CDDE1" w14:textId="77777777" w:rsidR="00000315" w:rsidRDefault="00000315">
            <w:pPr>
              <w:adjustRightInd/>
              <w:snapToGrid/>
              <w:spacing w:before="0" w:after="0" w:line="240" w:lineRule="auto"/>
              <w:jc w:val="left"/>
              <w:rPr>
                <w:rFonts w:asciiTheme="minorHAnsi" w:eastAsiaTheme="minorEastAsia" w:hAnsiTheme="minorHAnsi"/>
                <w:b w:val="0"/>
                <w:bCs w:val="0"/>
                <w:color w:val="000000"/>
                <w:kern w:val="0"/>
              </w:rPr>
            </w:pPr>
            <w:r>
              <w:rPr>
                <w:rFonts w:asciiTheme="minorHAnsi" w:eastAsiaTheme="minorEastAsia" w:hAnsiTheme="minorHAnsi"/>
                <w:b w:val="0"/>
                <w:bCs w:val="0"/>
                <w:color w:val="000000"/>
                <w:kern w:val="0"/>
              </w:rPr>
              <w:t>24M</w:t>
            </w:r>
          </w:p>
        </w:tc>
        <w:tc>
          <w:tcPr>
            <w:tcW w:w="0" w:type="dxa"/>
            <w:tcBorders>
              <w:top w:val="single" w:sz="4" w:space="0" w:color="666666" w:themeColor="text1" w:themeTint="99"/>
              <w:left w:val="nil"/>
              <w:bottom w:val="single" w:sz="4" w:space="0" w:color="666666" w:themeColor="text1" w:themeTint="99"/>
              <w:right w:val="nil"/>
            </w:tcBorders>
            <w:vAlign w:val="center"/>
            <w:hideMark/>
          </w:tcPr>
          <w:p w14:paraId="2797C188" w14:textId="0E47099E" w:rsidR="00000315" w:rsidRDefault="00000315">
            <w:pPr>
              <w:adjustRightInd/>
              <w:snapToGrid/>
              <w:spacing w:before="0" w:after="0"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olor w:val="000000"/>
                <w:kern w:val="0"/>
              </w:rPr>
              <w:t>10.1.0.1</w:t>
            </w:r>
          </w:p>
        </w:tc>
      </w:tr>
      <w:tr w:rsidR="00000315" w14:paraId="61A50AB3" w14:textId="77777777" w:rsidTr="0039545E">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666666" w:themeColor="text1" w:themeTint="99"/>
              <w:left w:val="nil"/>
              <w:bottom w:val="single" w:sz="12" w:space="0" w:color="auto"/>
              <w:right w:val="nil"/>
            </w:tcBorders>
            <w:hideMark/>
          </w:tcPr>
          <w:p w14:paraId="0243A96F" w14:textId="6F56EB94" w:rsidR="00000315" w:rsidRDefault="00000315">
            <w:pPr>
              <w:adjustRightInd/>
              <w:snapToGrid/>
              <w:spacing w:before="0" w:after="0" w:line="240" w:lineRule="auto"/>
              <w:jc w:val="left"/>
              <w:rPr>
                <w:rFonts w:asciiTheme="minorHAnsi" w:eastAsiaTheme="minorEastAsia" w:hAnsiTheme="minorHAnsi"/>
                <w:b w:val="0"/>
                <w:bCs w:val="0"/>
                <w:color w:val="000000"/>
                <w:kern w:val="0"/>
              </w:rPr>
            </w:pPr>
            <w:r>
              <w:rPr>
                <w:rFonts w:asciiTheme="minorHAnsi" w:eastAsiaTheme="minorEastAsia" w:hAnsiTheme="minorHAnsi"/>
                <w:b w:val="0"/>
                <w:bCs w:val="0"/>
                <w:color w:val="000000"/>
                <w:kern w:val="0"/>
              </w:rPr>
              <w:t>DX-5</w:t>
            </w:r>
            <w:r w:rsidR="0020766B">
              <w:rPr>
                <w:rFonts w:asciiTheme="minorHAnsi" w:eastAsiaTheme="minorEastAsia" w:hAnsiTheme="minorHAnsi" w:hint="eastAsia"/>
                <w:b w:val="0"/>
                <w:bCs w:val="0"/>
                <w:color w:val="000000"/>
                <w:kern w:val="0"/>
              </w:rPr>
              <w:t xml:space="preserve">, </w:t>
            </w:r>
            <w:r w:rsidR="005C00EB">
              <w:rPr>
                <w:rFonts w:asciiTheme="minorHAnsi" w:eastAsiaTheme="minorEastAsia" w:hAnsiTheme="minorHAnsi" w:hint="eastAsia"/>
                <w:b w:val="0"/>
                <w:bCs w:val="0"/>
                <w:color w:val="000000"/>
                <w:kern w:val="0"/>
              </w:rPr>
              <w:t xml:space="preserve">25Ms, </w:t>
            </w:r>
            <w:r w:rsidR="0020766B">
              <w:rPr>
                <w:rFonts w:asciiTheme="minorHAnsi" w:eastAsiaTheme="minorEastAsia" w:hAnsiTheme="minorHAnsi" w:hint="eastAsia"/>
                <w:b w:val="0"/>
                <w:bCs w:val="0"/>
                <w:color w:val="000000"/>
                <w:kern w:val="0"/>
              </w:rPr>
              <w:t>26M</w:t>
            </w:r>
          </w:p>
        </w:tc>
        <w:tc>
          <w:tcPr>
            <w:tcW w:w="0" w:type="dxa"/>
            <w:tcBorders>
              <w:top w:val="single" w:sz="4" w:space="0" w:color="666666" w:themeColor="text1" w:themeTint="99"/>
              <w:left w:val="nil"/>
              <w:bottom w:val="single" w:sz="12" w:space="0" w:color="auto"/>
              <w:right w:val="nil"/>
            </w:tcBorders>
            <w:vAlign w:val="center"/>
            <w:hideMark/>
          </w:tcPr>
          <w:p w14:paraId="234D2584" w14:textId="6C239771" w:rsidR="00000315" w:rsidRDefault="00000315">
            <w:pPr>
              <w:adjustRightInd/>
              <w:snapToGrid/>
              <w:spacing w:before="0"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olor w:val="000000"/>
                <w:kern w:val="0"/>
              </w:rPr>
            </w:pPr>
            <w:r>
              <w:rPr>
                <w:rFonts w:asciiTheme="minorHAnsi" w:eastAsiaTheme="minorEastAsia" w:hAnsiTheme="minorHAnsi"/>
                <w:color w:val="000000"/>
                <w:kern w:val="0"/>
              </w:rPr>
              <w:t>11.0.0</w:t>
            </w:r>
          </w:p>
        </w:tc>
      </w:tr>
    </w:tbl>
    <w:p w14:paraId="5F6AE673" w14:textId="77777777" w:rsidR="00000315" w:rsidRDefault="00000315" w:rsidP="10853FB9">
      <w:pPr>
        <w:rPr>
          <w:rFonts w:asciiTheme="minorHAnsi" w:eastAsiaTheme="minorEastAsia" w:hAnsiTheme="minorHAnsi" w:cstheme="minorBidi"/>
        </w:rPr>
      </w:pPr>
    </w:p>
    <w:p w14:paraId="396B7247" w14:textId="77777777" w:rsidR="009F4266" w:rsidRDefault="10853FB9" w:rsidP="00C81149">
      <w:pPr>
        <w:pStyle w:val="3"/>
      </w:pPr>
      <w:bookmarkStart w:id="69" w:name="_Toc229437597"/>
      <w:r>
        <w:t>Heap Size</w:t>
      </w:r>
      <w:bookmarkEnd w:id="69"/>
    </w:p>
    <w:p w14:paraId="03BC9E79" w14:textId="6863A96C" w:rsidR="00B1358D"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heap size of </w:t>
      </w:r>
      <w:r w:rsidR="00B1358D">
        <w:rPr>
          <w:rFonts w:asciiTheme="minorHAnsi" w:eastAsiaTheme="minorEastAsia" w:hAnsiTheme="minorHAnsi" w:cstheme="minorBidi"/>
        </w:rPr>
        <w:t xml:space="preserve">Cadence HiFi </w:t>
      </w:r>
      <w:r w:rsidRPr="10853FB9">
        <w:rPr>
          <w:rFonts w:asciiTheme="minorHAnsi" w:eastAsiaTheme="minorEastAsia" w:hAnsiTheme="minorHAnsi" w:cstheme="minorBidi"/>
        </w:rPr>
        <w:t xml:space="preserve">DSP </w:t>
      </w:r>
      <w:r w:rsidR="00B1358D">
        <w:rPr>
          <w:rFonts w:asciiTheme="minorHAnsi" w:eastAsiaTheme="minorEastAsia" w:hAnsiTheme="minorHAnsi" w:cstheme="minorBidi"/>
        </w:rPr>
        <w:t xml:space="preserve">and </w:t>
      </w:r>
      <w:r w:rsidR="009B5AE5">
        <w:rPr>
          <w:rFonts w:asciiTheme="minorHAnsi" w:eastAsiaTheme="minorEastAsia" w:hAnsiTheme="minorHAnsi" w:cstheme="minorBidi"/>
        </w:rPr>
        <w:t xml:space="preserve">MTK In-house </w:t>
      </w:r>
      <w:r w:rsidR="00B1358D">
        <w:rPr>
          <w:rFonts w:asciiTheme="minorHAnsi" w:eastAsiaTheme="minorEastAsia" w:hAnsiTheme="minorHAnsi" w:cstheme="minorBidi"/>
        </w:rPr>
        <w:t xml:space="preserve">RV </w:t>
      </w:r>
      <w:r w:rsidR="00010A69">
        <w:rPr>
          <w:rFonts w:asciiTheme="minorHAnsi" w:eastAsiaTheme="minorEastAsia" w:hAnsiTheme="minorHAnsi" w:cstheme="minorBidi"/>
        </w:rPr>
        <w:t>DSP (</w:t>
      </w:r>
      <w:r w:rsidR="00B1358D">
        <w:rPr>
          <w:rFonts w:asciiTheme="minorHAnsi" w:eastAsiaTheme="minorEastAsia" w:hAnsiTheme="minorHAnsi" w:cstheme="minorBidi"/>
        </w:rPr>
        <w:t>standalone ADSP</w:t>
      </w:r>
      <w:r w:rsidR="00010A69">
        <w:rPr>
          <w:rFonts w:asciiTheme="minorHAnsi" w:eastAsiaTheme="minorEastAsia" w:hAnsiTheme="minorHAnsi" w:cstheme="minorBidi"/>
        </w:rPr>
        <w:t>)</w:t>
      </w:r>
      <w:r w:rsidR="00B1358D">
        <w:rPr>
          <w:rFonts w:asciiTheme="minorHAnsi" w:eastAsiaTheme="minorEastAsia" w:hAnsiTheme="minorHAnsi" w:cstheme="minorBidi"/>
        </w:rPr>
        <w:t xml:space="preserve"> </w:t>
      </w:r>
      <w:r w:rsidRPr="10853FB9">
        <w:rPr>
          <w:rFonts w:asciiTheme="minorHAnsi" w:eastAsiaTheme="minorEastAsia" w:hAnsiTheme="minorHAnsi" w:cstheme="minorBidi"/>
        </w:rPr>
        <w:t>is defined in:</w:t>
      </w:r>
    </w:p>
    <w:p w14:paraId="6A0BD0C7" w14:textId="7BA10745" w:rsidR="009F4266" w:rsidRPr="0039545E" w:rsidRDefault="00B1358D" w:rsidP="00732398">
      <w:pPr>
        <w:pStyle w:val="af0"/>
        <w:numPr>
          <w:ilvl w:val="0"/>
          <w:numId w:val="43"/>
        </w:numPr>
        <w:rPr>
          <w:rFonts w:asciiTheme="minorHAnsi" w:eastAsiaTheme="minorEastAsia" w:hAnsiTheme="minorHAnsi" w:cstheme="minorBidi"/>
        </w:rPr>
      </w:pPr>
      <w:r>
        <w:rPr>
          <w:rFonts w:asciiTheme="minorHAnsi" w:eastAsiaTheme="minorEastAsia" w:hAnsiTheme="minorHAnsi" w:cstheme="minorBidi"/>
        </w:rPr>
        <w:t>A0 structure:</w:t>
      </w:r>
    </w:p>
    <w:p w14:paraId="62554AF7" w14:textId="73DE5F0C" w:rsidR="009F4266" w:rsidRPr="00BB2406" w:rsidRDefault="10853FB9" w:rsidP="10853FB9">
      <w:pPr>
        <w:pStyle w:val="af0"/>
        <w:numPr>
          <w:ilvl w:val="0"/>
          <w:numId w:val="9"/>
        </w:numPr>
        <w:rPr>
          <w:rFonts w:ascii="Courier New" w:eastAsiaTheme="minorEastAsia" w:hAnsi="Courier New" w:cs="Courier New"/>
          <w:sz w:val="18"/>
          <w:szCs w:val="18"/>
        </w:rPr>
      </w:pPr>
      <w:r w:rsidRPr="10853FB9">
        <w:rPr>
          <w:rFonts w:ascii="Courier New" w:eastAsiaTheme="minorEastAsia" w:hAnsi="Courier New" w:cs="Courier New"/>
          <w:sz w:val="18"/>
          <w:szCs w:val="18"/>
        </w:rPr>
        <w:t>\vendor\mediatek\proprietary\tinysys\freertos\source\project\HIFIx_A\mtxxxx\platform\platform.mk</w:t>
      </w:r>
    </w:p>
    <w:tbl>
      <w:tblPr>
        <w:tblpPr w:leftFromText="180" w:rightFromText="180" w:vertAnchor="text" w:horzAnchor="page" w:tblpX="2509" w:tblpY="15"/>
        <w:tblW w:w="5590" w:type="dxa"/>
        <w:tblLayout w:type="fixed"/>
        <w:tblCellMar>
          <w:left w:w="0" w:type="dxa"/>
          <w:right w:w="0" w:type="dxa"/>
        </w:tblCellMar>
        <w:tblLook w:val="0000" w:firstRow="0" w:lastRow="0" w:firstColumn="0" w:lastColumn="0" w:noHBand="0" w:noVBand="0"/>
      </w:tblPr>
      <w:tblGrid>
        <w:gridCol w:w="5590"/>
      </w:tblGrid>
      <w:tr w:rsidR="009F4266" w:rsidRPr="00D651FA" w14:paraId="1204765B" w14:textId="77777777" w:rsidTr="10853FB9">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14:paraId="7D29DC6A"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w:t>
            </w:r>
          </w:p>
          <w:p w14:paraId="49F9C3EC"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 Heap size config</w:t>
            </w:r>
          </w:p>
          <w:p w14:paraId="0DDE007E"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w:t>
            </w:r>
          </w:p>
          <w:p w14:paraId="18C58764"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 default heap size</w:t>
            </w:r>
          </w:p>
          <w:p w14:paraId="6CE7C1D8" w14:textId="77777777" w:rsidR="009F4266" w:rsidRPr="00981893" w:rsidRDefault="10853FB9" w:rsidP="10853FB9">
            <w:pPr>
              <w:adjustRightInd/>
              <w:snapToGrid/>
              <w:spacing w:before="0" w:after="0"/>
              <w:jc w:val="left"/>
              <w:rPr>
                <w:rFonts w:eastAsiaTheme="minorEastAsia"/>
              </w:rPr>
            </w:pPr>
            <w:r w:rsidRPr="10853FB9">
              <w:rPr>
                <w:rFonts w:eastAsiaTheme="minorEastAsia"/>
                <w:i/>
                <w:iCs/>
                <w:sz w:val="16"/>
                <w:szCs w:val="16"/>
              </w:rPr>
              <w:t>CFLAGS += -DconfigTOTAL_HEAP_SIZE='( ( size_t ) ( 2 * 1024 * 1024 ) )'</w:t>
            </w:r>
          </w:p>
        </w:tc>
      </w:tr>
    </w:tbl>
    <w:p w14:paraId="503D3056" w14:textId="77777777" w:rsidR="009F4266" w:rsidRDefault="009F4266" w:rsidP="009F4266">
      <w:pPr>
        <w:pStyle w:val="af0"/>
        <w:rPr>
          <w:rFonts w:asciiTheme="minorHAnsi" w:eastAsiaTheme="minorEastAsia" w:hAnsiTheme="minorHAnsi" w:cstheme="minorHAnsi"/>
        </w:rPr>
      </w:pPr>
    </w:p>
    <w:p w14:paraId="567444AF" w14:textId="1C131D48" w:rsidR="009F4266" w:rsidRPr="00BB2406" w:rsidRDefault="10853FB9" w:rsidP="10853FB9">
      <w:pPr>
        <w:pStyle w:val="af0"/>
        <w:numPr>
          <w:ilvl w:val="0"/>
          <w:numId w:val="9"/>
        </w:numPr>
        <w:rPr>
          <w:rFonts w:ascii="Courier New" w:eastAsiaTheme="minorEastAsia" w:hAnsi="Courier New" w:cs="Courier New"/>
          <w:sz w:val="18"/>
          <w:szCs w:val="18"/>
        </w:rPr>
      </w:pPr>
      <w:r w:rsidRPr="10853FB9">
        <w:rPr>
          <w:rFonts w:ascii="Courier New" w:eastAsiaTheme="minorEastAsia" w:hAnsi="Courier New" w:cs="Courier New"/>
          <w:sz w:val="18"/>
          <w:szCs w:val="18"/>
        </w:rPr>
        <w:t>\vendor\mediatek\proprietary\tinysys\freertos\source\project\HIFIx_A\mtxxxx\platform\inc\FreeRTOSConfig.h</w:t>
      </w:r>
    </w:p>
    <w:tbl>
      <w:tblPr>
        <w:tblpPr w:leftFromText="180" w:rightFromText="180" w:vertAnchor="text" w:horzAnchor="page" w:tblpX="2524" w:tblpY="46"/>
        <w:tblW w:w="5590" w:type="dxa"/>
        <w:tblLayout w:type="fixed"/>
        <w:tblCellMar>
          <w:left w:w="0" w:type="dxa"/>
          <w:right w:w="0" w:type="dxa"/>
        </w:tblCellMar>
        <w:tblLook w:val="0000" w:firstRow="0" w:lastRow="0" w:firstColumn="0" w:lastColumn="0" w:noHBand="0" w:noVBand="0"/>
      </w:tblPr>
      <w:tblGrid>
        <w:gridCol w:w="5590"/>
      </w:tblGrid>
      <w:tr w:rsidR="009F4266" w:rsidRPr="00D651FA" w14:paraId="1C43AFB2" w14:textId="77777777" w:rsidTr="10853FB9">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14:paraId="457BC790"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 Minimal heap size to make sure examples can run on memory limited</w:t>
            </w:r>
          </w:p>
          <w:p w14:paraId="38A3BEEC"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 xml:space="preserve">   configs. Adjust this to suit your system. */</w:t>
            </w:r>
          </w:p>
          <w:p w14:paraId="7CE034E1"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#ifndef configTOTAL_HEAP_SIZE</w:t>
            </w:r>
          </w:p>
          <w:p w14:paraId="40599114" w14:textId="77777777" w:rsidR="009F4266" w:rsidRPr="009F4266"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#define configTOTAL_HEAP_SIZE           ( ( size_t ) (256 * 1024) )</w:t>
            </w:r>
          </w:p>
          <w:p w14:paraId="471F7120" w14:textId="77777777" w:rsidR="009F4266" w:rsidRPr="00981893" w:rsidRDefault="10853FB9" w:rsidP="10853FB9">
            <w:pPr>
              <w:adjustRightInd/>
              <w:snapToGrid/>
              <w:spacing w:before="0" w:after="0"/>
              <w:jc w:val="left"/>
              <w:rPr>
                <w:rFonts w:eastAsiaTheme="minorEastAsia"/>
              </w:rPr>
            </w:pPr>
            <w:r w:rsidRPr="10853FB9">
              <w:rPr>
                <w:rFonts w:eastAsiaTheme="minorEastAsia"/>
                <w:i/>
                <w:iCs/>
                <w:sz w:val="16"/>
                <w:szCs w:val="16"/>
              </w:rPr>
              <w:t>#endif</w:t>
            </w:r>
          </w:p>
        </w:tc>
      </w:tr>
    </w:tbl>
    <w:p w14:paraId="6BB7F5AF" w14:textId="77777777" w:rsidR="009F4266" w:rsidRDefault="009F4266" w:rsidP="001A6C78">
      <w:pPr>
        <w:rPr>
          <w:rFonts w:asciiTheme="minorHAnsi" w:eastAsiaTheme="minorEastAsia" w:hAnsiTheme="minorHAnsi" w:cstheme="minorHAnsi"/>
        </w:rPr>
      </w:pPr>
    </w:p>
    <w:p w14:paraId="0B59395B" w14:textId="77777777" w:rsidR="001A6C78" w:rsidRDefault="001A6C78" w:rsidP="001A6C78">
      <w:pPr>
        <w:rPr>
          <w:rFonts w:asciiTheme="minorHAnsi" w:eastAsiaTheme="minorEastAsia" w:hAnsiTheme="minorHAnsi" w:cstheme="minorHAnsi"/>
        </w:rPr>
      </w:pPr>
    </w:p>
    <w:p w14:paraId="78FA186B" w14:textId="77777777" w:rsidR="009F4266" w:rsidRDefault="009F4266" w:rsidP="001A6C78">
      <w:pPr>
        <w:rPr>
          <w:rFonts w:eastAsiaTheme="minorEastAsia"/>
        </w:rPr>
      </w:pPr>
    </w:p>
    <w:p w14:paraId="3E893370" w14:textId="1AB34BA8" w:rsidR="00B1358D" w:rsidRDefault="00B1358D" w:rsidP="00732398">
      <w:pPr>
        <w:pStyle w:val="af0"/>
        <w:numPr>
          <w:ilvl w:val="0"/>
          <w:numId w:val="43"/>
        </w:numPr>
        <w:rPr>
          <w:rFonts w:eastAsiaTheme="minorEastAsia"/>
        </w:rPr>
      </w:pPr>
      <w:r>
        <w:rPr>
          <w:rFonts w:eastAsiaTheme="minorEastAsia" w:hint="eastAsia"/>
        </w:rPr>
        <w:t>B</w:t>
      </w:r>
      <w:r>
        <w:rPr>
          <w:rFonts w:eastAsiaTheme="minorEastAsia"/>
        </w:rPr>
        <w:t>0 structure</w:t>
      </w:r>
      <w:r w:rsidR="00DB6501">
        <w:rPr>
          <w:rFonts w:eastAsiaTheme="minorEastAsia"/>
        </w:rPr>
        <w:t xml:space="preserve"> for Cadence HiFi DSP</w:t>
      </w:r>
      <w:r>
        <w:rPr>
          <w:rFonts w:eastAsiaTheme="minorEastAsia"/>
        </w:rPr>
        <w:t>:</w:t>
      </w:r>
    </w:p>
    <w:p w14:paraId="2552CC2C" w14:textId="37899663" w:rsidR="00B1358D" w:rsidRPr="0039545E" w:rsidRDefault="00B1358D" w:rsidP="00732398">
      <w:pPr>
        <w:pStyle w:val="af0"/>
        <w:numPr>
          <w:ilvl w:val="0"/>
          <w:numId w:val="44"/>
        </w:numPr>
        <w:rPr>
          <w:rFonts w:eastAsiaTheme="minorEastAsia"/>
        </w:rPr>
      </w:pPr>
      <w:r>
        <w:rPr>
          <w:rFonts w:ascii="Courier New" w:eastAsiaTheme="minorEastAsia" w:hAnsi="Courier New" w:cs="Courier New"/>
          <w:sz w:val="18"/>
          <w:szCs w:val="18"/>
        </w:rPr>
        <w:t>\vendor\mediatek\proprietary\tinysys\adsp\HIFI3\project\mtxxxx\HIFI</w:t>
      </w:r>
      <w:r w:rsidR="00093130">
        <w:rPr>
          <w:rFonts w:ascii="Courier New" w:eastAsiaTheme="minorEastAsia" w:hAnsi="Courier New" w:cs="Courier New"/>
          <w:sz w:val="18"/>
          <w:szCs w:val="18"/>
        </w:rPr>
        <w:t>3</w:t>
      </w:r>
      <w:r>
        <w:rPr>
          <w:rFonts w:ascii="Courier New" w:eastAsiaTheme="minorEastAsia" w:hAnsi="Courier New" w:cs="Courier New"/>
          <w:sz w:val="18"/>
          <w:szCs w:val="18"/>
        </w:rPr>
        <w:t>_</w:t>
      </w:r>
      <w:r w:rsidR="00463D71">
        <w:rPr>
          <w:rFonts w:ascii="Courier New" w:eastAsiaTheme="minorEastAsia" w:hAnsi="Courier New" w:cs="Courier New"/>
          <w:sz w:val="18"/>
          <w:szCs w:val="18"/>
        </w:rPr>
        <w:t>x</w:t>
      </w:r>
      <w:r>
        <w:rPr>
          <w:rFonts w:ascii="Courier New" w:eastAsiaTheme="minorEastAsia" w:hAnsi="Courier New" w:cs="Courier New"/>
          <w:sz w:val="18"/>
          <w:szCs w:val="18"/>
        </w:rPr>
        <w:t xml:space="preserve"> \platform\platform.mk</w:t>
      </w:r>
      <w:r w:rsidR="00463D71">
        <w:rPr>
          <w:rFonts w:ascii="Courier New" w:eastAsiaTheme="minorEastAsia" w:hAnsi="Courier New" w:cs="Courier New"/>
          <w:sz w:val="18"/>
          <w:szCs w:val="18"/>
        </w:rPr>
        <w:br/>
        <w:t>\vendor\mediatek\proprietary\tinysys\adsp\HIFI5_SP\project\mtxxxx\HIFI5_x \platform\platform.mk</w:t>
      </w:r>
    </w:p>
    <w:tbl>
      <w:tblPr>
        <w:tblpPr w:leftFromText="180" w:rightFromText="180" w:vertAnchor="text" w:horzAnchor="page" w:tblpX="2509" w:tblpY="15"/>
        <w:tblW w:w="5595" w:type="dxa"/>
        <w:tblLayout w:type="fixed"/>
        <w:tblCellMar>
          <w:left w:w="0" w:type="dxa"/>
          <w:right w:w="0" w:type="dxa"/>
        </w:tblCellMar>
        <w:tblLook w:val="04A0" w:firstRow="1" w:lastRow="0" w:firstColumn="1" w:lastColumn="0" w:noHBand="0" w:noVBand="1"/>
      </w:tblPr>
      <w:tblGrid>
        <w:gridCol w:w="5595"/>
      </w:tblGrid>
      <w:tr w:rsidR="00B1358D" w14:paraId="273B112C" w14:textId="77777777" w:rsidTr="00B1358D">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hideMark/>
          </w:tcPr>
          <w:p w14:paraId="3A2FC3C8" w14:textId="77777777" w:rsidR="00B1358D" w:rsidRDefault="00B1358D">
            <w:pPr>
              <w:adjustRightInd/>
              <w:snapToGrid/>
              <w:spacing w:before="0" w:after="0"/>
              <w:jc w:val="left"/>
              <w:rPr>
                <w:rFonts w:eastAsiaTheme="minorEastAsia"/>
                <w:i/>
                <w:iCs/>
                <w:sz w:val="16"/>
                <w:szCs w:val="16"/>
              </w:rPr>
            </w:pPr>
            <w:r>
              <w:rPr>
                <w:rFonts w:eastAsiaTheme="minorEastAsia"/>
                <w:i/>
                <w:iCs/>
                <w:sz w:val="16"/>
                <w:szCs w:val="16"/>
              </w:rPr>
              <w:t>###################################################################</w:t>
            </w:r>
          </w:p>
          <w:p w14:paraId="5576A2C0" w14:textId="77777777" w:rsidR="00B1358D" w:rsidRDefault="00B1358D">
            <w:pPr>
              <w:adjustRightInd/>
              <w:snapToGrid/>
              <w:spacing w:before="0" w:after="0"/>
              <w:jc w:val="left"/>
              <w:rPr>
                <w:rFonts w:eastAsiaTheme="minorEastAsia"/>
                <w:i/>
                <w:iCs/>
                <w:sz w:val="16"/>
                <w:szCs w:val="16"/>
              </w:rPr>
            </w:pPr>
            <w:r>
              <w:rPr>
                <w:rFonts w:eastAsiaTheme="minorEastAsia"/>
                <w:i/>
                <w:iCs/>
                <w:sz w:val="16"/>
                <w:szCs w:val="16"/>
              </w:rPr>
              <w:t># Heap size config</w:t>
            </w:r>
          </w:p>
          <w:p w14:paraId="434E8A73" w14:textId="77777777" w:rsidR="00B1358D" w:rsidRDefault="00B1358D">
            <w:pPr>
              <w:adjustRightInd/>
              <w:snapToGrid/>
              <w:spacing w:before="0" w:after="0"/>
              <w:jc w:val="left"/>
              <w:rPr>
                <w:rFonts w:eastAsiaTheme="minorEastAsia"/>
                <w:i/>
                <w:iCs/>
                <w:sz w:val="16"/>
                <w:szCs w:val="16"/>
              </w:rPr>
            </w:pPr>
            <w:r>
              <w:rPr>
                <w:rFonts w:eastAsiaTheme="minorEastAsia"/>
                <w:i/>
                <w:iCs/>
                <w:sz w:val="16"/>
                <w:szCs w:val="16"/>
              </w:rPr>
              <w:t>###################################################################</w:t>
            </w:r>
          </w:p>
          <w:p w14:paraId="37222A6E" w14:textId="77777777" w:rsidR="00B1358D" w:rsidRDefault="00B1358D">
            <w:pPr>
              <w:adjustRightInd/>
              <w:snapToGrid/>
              <w:spacing w:before="0" w:after="0"/>
              <w:jc w:val="left"/>
              <w:rPr>
                <w:rFonts w:eastAsiaTheme="minorEastAsia"/>
                <w:i/>
                <w:iCs/>
                <w:sz w:val="16"/>
                <w:szCs w:val="16"/>
              </w:rPr>
            </w:pPr>
            <w:r>
              <w:rPr>
                <w:rFonts w:eastAsiaTheme="minorEastAsia"/>
                <w:i/>
                <w:iCs/>
                <w:sz w:val="16"/>
                <w:szCs w:val="16"/>
              </w:rPr>
              <w:t># default heap size</w:t>
            </w:r>
          </w:p>
          <w:p w14:paraId="34C290D5" w14:textId="77777777" w:rsidR="00B1358D" w:rsidRDefault="00B1358D">
            <w:pPr>
              <w:adjustRightInd/>
              <w:snapToGrid/>
              <w:spacing w:before="0" w:after="0"/>
              <w:jc w:val="left"/>
              <w:rPr>
                <w:rFonts w:eastAsiaTheme="minorEastAsia"/>
              </w:rPr>
            </w:pPr>
            <w:r>
              <w:rPr>
                <w:rFonts w:eastAsiaTheme="minorEastAsia"/>
                <w:i/>
                <w:iCs/>
                <w:sz w:val="16"/>
                <w:szCs w:val="16"/>
              </w:rPr>
              <w:lastRenderedPageBreak/>
              <w:t>CFLAGS += -DconfigTOTAL_HEAP_SIZE='( ( size_t ) ( 2 * 1024 * 1024 ) )'</w:t>
            </w:r>
          </w:p>
        </w:tc>
      </w:tr>
    </w:tbl>
    <w:p w14:paraId="47F8F639" w14:textId="77777777" w:rsidR="00B1358D" w:rsidRDefault="00B1358D" w:rsidP="00B1358D">
      <w:pPr>
        <w:rPr>
          <w:rFonts w:eastAsiaTheme="minorEastAsia"/>
        </w:rPr>
      </w:pPr>
    </w:p>
    <w:p w14:paraId="038F9CF5" w14:textId="77777777" w:rsidR="00B1358D" w:rsidRDefault="00B1358D" w:rsidP="00B1358D">
      <w:pPr>
        <w:rPr>
          <w:rFonts w:eastAsiaTheme="minorEastAsia"/>
        </w:rPr>
      </w:pPr>
    </w:p>
    <w:p w14:paraId="1165F172" w14:textId="77777777" w:rsidR="00B1358D" w:rsidRDefault="00B1358D" w:rsidP="00B1358D">
      <w:pPr>
        <w:rPr>
          <w:rFonts w:eastAsiaTheme="minorEastAsia"/>
        </w:rPr>
      </w:pPr>
    </w:p>
    <w:p w14:paraId="0664197E" w14:textId="4CACEAAA" w:rsidR="00B1358D" w:rsidRPr="0039545E" w:rsidRDefault="00B1358D" w:rsidP="00732398">
      <w:pPr>
        <w:pStyle w:val="af0"/>
        <w:numPr>
          <w:ilvl w:val="0"/>
          <w:numId w:val="45"/>
        </w:numPr>
        <w:rPr>
          <w:rFonts w:eastAsiaTheme="minorEastAsia"/>
        </w:rPr>
      </w:pPr>
      <w:r>
        <w:rPr>
          <w:rFonts w:ascii="Courier New" w:eastAsiaTheme="minorEastAsia" w:hAnsi="Courier New" w:cs="Courier New"/>
          <w:sz w:val="18"/>
          <w:szCs w:val="18"/>
        </w:rPr>
        <w:t>\vendor\mediatek\proprietary\tinysys\</w:t>
      </w:r>
      <w:r w:rsidR="00463D71">
        <w:rPr>
          <w:rFonts w:ascii="Courier New" w:eastAsiaTheme="minorEastAsia" w:hAnsi="Courier New" w:cs="Courier New"/>
          <w:sz w:val="18"/>
          <w:szCs w:val="18"/>
        </w:rPr>
        <w:t>adsp\HIFI3</w:t>
      </w:r>
      <w:r>
        <w:rPr>
          <w:rFonts w:ascii="Courier New" w:eastAsiaTheme="minorEastAsia" w:hAnsi="Courier New" w:cs="Courier New"/>
          <w:sz w:val="18"/>
          <w:szCs w:val="18"/>
        </w:rPr>
        <w:t>\project\mtxxxx</w:t>
      </w:r>
      <w:r w:rsidR="009B5AE5">
        <w:rPr>
          <w:rFonts w:ascii="Courier New" w:eastAsiaTheme="minorEastAsia" w:hAnsi="Courier New" w:cs="Courier New"/>
          <w:sz w:val="18"/>
          <w:szCs w:val="18"/>
        </w:rPr>
        <w:t xml:space="preserve">\HIFI3_x </w:t>
      </w:r>
      <w:r>
        <w:rPr>
          <w:rFonts w:ascii="Courier New" w:eastAsiaTheme="minorEastAsia" w:hAnsi="Courier New" w:cs="Courier New"/>
          <w:sz w:val="18"/>
          <w:szCs w:val="18"/>
        </w:rPr>
        <w:t>\platform\inc\FreeRTOSConfig.h</w:t>
      </w:r>
      <w:r w:rsidR="00156F03">
        <w:rPr>
          <w:rFonts w:ascii="Courier New" w:eastAsiaTheme="minorEastAsia" w:hAnsi="Courier New" w:cs="Courier New"/>
          <w:sz w:val="18"/>
          <w:szCs w:val="18"/>
        </w:rPr>
        <w:br/>
        <w:t>\vendor\mediatek\proprietary\tinysys\adsp\HIFI5_SP\project</w:t>
      </w:r>
      <w:r w:rsidR="009B5AE5">
        <w:rPr>
          <w:rFonts w:ascii="Courier New" w:eastAsiaTheme="minorEastAsia" w:hAnsi="Courier New" w:cs="Courier New"/>
          <w:sz w:val="18"/>
          <w:szCs w:val="18"/>
        </w:rPr>
        <w:t>\mtxxxx</w:t>
      </w:r>
      <w:r w:rsidR="00156F03">
        <w:rPr>
          <w:rFonts w:ascii="Courier New" w:eastAsiaTheme="minorEastAsia" w:hAnsi="Courier New" w:cs="Courier New"/>
          <w:sz w:val="18"/>
          <w:szCs w:val="18"/>
        </w:rPr>
        <w:t>\HIFI5_x</w:t>
      </w:r>
      <w:r w:rsidR="009B5AE5">
        <w:rPr>
          <w:rFonts w:ascii="Courier New" w:eastAsiaTheme="minorEastAsia" w:hAnsi="Courier New" w:cs="Courier New"/>
          <w:sz w:val="18"/>
          <w:szCs w:val="18"/>
        </w:rPr>
        <w:t xml:space="preserve"> </w:t>
      </w:r>
      <w:r w:rsidR="00156F03">
        <w:rPr>
          <w:rFonts w:ascii="Courier New" w:eastAsiaTheme="minorEastAsia" w:hAnsi="Courier New" w:cs="Courier New"/>
          <w:sz w:val="18"/>
          <w:szCs w:val="18"/>
        </w:rPr>
        <w:t>\platform\inc\FreeRTOSConfig.h</w:t>
      </w:r>
    </w:p>
    <w:tbl>
      <w:tblPr>
        <w:tblpPr w:leftFromText="180" w:rightFromText="180" w:vertAnchor="text" w:horzAnchor="page" w:tblpX="2524" w:tblpY="46"/>
        <w:tblW w:w="5595" w:type="dxa"/>
        <w:tblLayout w:type="fixed"/>
        <w:tblCellMar>
          <w:left w:w="0" w:type="dxa"/>
          <w:right w:w="0" w:type="dxa"/>
        </w:tblCellMar>
        <w:tblLook w:val="04A0" w:firstRow="1" w:lastRow="0" w:firstColumn="1" w:lastColumn="0" w:noHBand="0" w:noVBand="1"/>
      </w:tblPr>
      <w:tblGrid>
        <w:gridCol w:w="5595"/>
      </w:tblGrid>
      <w:tr w:rsidR="00463D71" w14:paraId="1D1AA200" w14:textId="77777777" w:rsidTr="00463D71">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hideMark/>
          </w:tcPr>
          <w:p w14:paraId="7E372800" w14:textId="77777777" w:rsidR="00463D71" w:rsidRDefault="00463D71">
            <w:pPr>
              <w:adjustRightInd/>
              <w:snapToGrid/>
              <w:spacing w:before="0" w:after="0"/>
              <w:jc w:val="left"/>
              <w:rPr>
                <w:rFonts w:eastAsiaTheme="minorEastAsia"/>
                <w:i/>
                <w:iCs/>
                <w:sz w:val="16"/>
                <w:szCs w:val="16"/>
              </w:rPr>
            </w:pPr>
            <w:r>
              <w:rPr>
                <w:rFonts w:eastAsiaTheme="minorEastAsia"/>
                <w:i/>
                <w:iCs/>
                <w:sz w:val="16"/>
                <w:szCs w:val="16"/>
              </w:rPr>
              <w:t>/* Minimal heap size to make sure examples can run on memory limited</w:t>
            </w:r>
          </w:p>
          <w:p w14:paraId="25068894" w14:textId="77777777" w:rsidR="00463D71" w:rsidRDefault="00463D71">
            <w:pPr>
              <w:adjustRightInd/>
              <w:snapToGrid/>
              <w:spacing w:before="0" w:after="0"/>
              <w:jc w:val="left"/>
              <w:rPr>
                <w:rFonts w:eastAsiaTheme="minorEastAsia"/>
                <w:i/>
                <w:iCs/>
                <w:sz w:val="16"/>
                <w:szCs w:val="16"/>
              </w:rPr>
            </w:pPr>
            <w:r>
              <w:rPr>
                <w:rFonts w:eastAsiaTheme="minorEastAsia"/>
                <w:i/>
                <w:iCs/>
                <w:sz w:val="16"/>
                <w:szCs w:val="16"/>
              </w:rPr>
              <w:t xml:space="preserve">   configs. Adjust this to suit your system. */</w:t>
            </w:r>
          </w:p>
          <w:p w14:paraId="06B263EB" w14:textId="77777777" w:rsidR="00463D71" w:rsidRDefault="00463D71">
            <w:pPr>
              <w:adjustRightInd/>
              <w:snapToGrid/>
              <w:spacing w:before="0" w:after="0"/>
              <w:jc w:val="left"/>
              <w:rPr>
                <w:rFonts w:eastAsiaTheme="minorEastAsia"/>
                <w:i/>
                <w:iCs/>
                <w:sz w:val="16"/>
                <w:szCs w:val="16"/>
              </w:rPr>
            </w:pPr>
            <w:r>
              <w:rPr>
                <w:rFonts w:eastAsiaTheme="minorEastAsia"/>
                <w:i/>
                <w:iCs/>
                <w:sz w:val="16"/>
                <w:szCs w:val="16"/>
              </w:rPr>
              <w:t>#ifndef configTOTAL_HEAP_SIZE</w:t>
            </w:r>
          </w:p>
          <w:p w14:paraId="04AFF329" w14:textId="77777777" w:rsidR="00463D71" w:rsidRDefault="00463D71">
            <w:pPr>
              <w:adjustRightInd/>
              <w:snapToGrid/>
              <w:spacing w:before="0" w:after="0"/>
              <w:jc w:val="left"/>
              <w:rPr>
                <w:rFonts w:eastAsiaTheme="minorEastAsia"/>
                <w:i/>
                <w:iCs/>
                <w:sz w:val="16"/>
                <w:szCs w:val="16"/>
              </w:rPr>
            </w:pPr>
            <w:r>
              <w:rPr>
                <w:rFonts w:eastAsiaTheme="minorEastAsia"/>
                <w:i/>
                <w:iCs/>
                <w:sz w:val="16"/>
                <w:szCs w:val="16"/>
              </w:rPr>
              <w:t>#define configTOTAL_HEAP_SIZE           ( ( size_t ) (256 * 1024) )</w:t>
            </w:r>
          </w:p>
          <w:p w14:paraId="6D1015A1" w14:textId="77777777" w:rsidR="00463D71" w:rsidRDefault="00463D71">
            <w:pPr>
              <w:adjustRightInd/>
              <w:snapToGrid/>
              <w:spacing w:before="0" w:after="0"/>
              <w:jc w:val="left"/>
              <w:rPr>
                <w:rFonts w:eastAsiaTheme="minorEastAsia"/>
              </w:rPr>
            </w:pPr>
            <w:r>
              <w:rPr>
                <w:rFonts w:eastAsiaTheme="minorEastAsia"/>
                <w:i/>
                <w:iCs/>
                <w:sz w:val="16"/>
                <w:szCs w:val="16"/>
              </w:rPr>
              <w:t>#endif</w:t>
            </w:r>
          </w:p>
        </w:tc>
      </w:tr>
    </w:tbl>
    <w:p w14:paraId="2DC0571A" w14:textId="77777777" w:rsidR="00463D71" w:rsidRDefault="00463D71" w:rsidP="00463D71">
      <w:pPr>
        <w:rPr>
          <w:rFonts w:eastAsiaTheme="minorEastAsia"/>
        </w:rPr>
      </w:pPr>
    </w:p>
    <w:p w14:paraId="593DD444" w14:textId="77777777" w:rsidR="00463D71" w:rsidRDefault="00463D71" w:rsidP="00463D71">
      <w:pPr>
        <w:rPr>
          <w:rFonts w:eastAsiaTheme="minorEastAsia"/>
        </w:rPr>
      </w:pPr>
    </w:p>
    <w:p w14:paraId="0B073C78" w14:textId="77777777" w:rsidR="00463D71" w:rsidRDefault="00463D71" w:rsidP="00463D71">
      <w:pPr>
        <w:rPr>
          <w:rFonts w:eastAsiaTheme="minorEastAsia"/>
        </w:rPr>
      </w:pPr>
    </w:p>
    <w:p w14:paraId="71A5558C" w14:textId="5E5AAF75" w:rsidR="00DB6501" w:rsidRDefault="00DB6501" w:rsidP="00732398">
      <w:pPr>
        <w:pStyle w:val="af0"/>
        <w:numPr>
          <w:ilvl w:val="0"/>
          <w:numId w:val="43"/>
        </w:numPr>
        <w:rPr>
          <w:rFonts w:eastAsiaTheme="minorEastAsia"/>
        </w:rPr>
      </w:pPr>
      <w:r>
        <w:rPr>
          <w:rFonts w:eastAsiaTheme="minorEastAsia" w:hint="eastAsia"/>
        </w:rPr>
        <w:t>B</w:t>
      </w:r>
      <w:r>
        <w:rPr>
          <w:rFonts w:eastAsiaTheme="minorEastAsia"/>
        </w:rPr>
        <w:t>0 structure for</w:t>
      </w:r>
      <w:r w:rsidR="009B5AE5">
        <w:rPr>
          <w:rFonts w:eastAsiaTheme="minorEastAsia"/>
        </w:rPr>
        <w:t xml:space="preserve"> MTK In-house</w:t>
      </w:r>
      <w:r>
        <w:rPr>
          <w:rFonts w:eastAsiaTheme="minorEastAsia"/>
        </w:rPr>
        <w:t xml:space="preserve"> RV </w:t>
      </w:r>
      <w:r w:rsidR="009B5AE5">
        <w:rPr>
          <w:rFonts w:eastAsiaTheme="minorEastAsia"/>
        </w:rPr>
        <w:t>s</w:t>
      </w:r>
      <w:r>
        <w:rPr>
          <w:rFonts w:eastAsiaTheme="minorEastAsia"/>
        </w:rPr>
        <w:t>tandalone ADSP</w:t>
      </w:r>
    </w:p>
    <w:p w14:paraId="7794C8A3" w14:textId="1F1DAB91" w:rsidR="00463D71" w:rsidRPr="0039545E" w:rsidRDefault="00463D71" w:rsidP="00732398">
      <w:pPr>
        <w:pStyle w:val="af0"/>
        <w:numPr>
          <w:ilvl w:val="0"/>
          <w:numId w:val="46"/>
        </w:numPr>
        <w:rPr>
          <w:rFonts w:eastAsiaTheme="minorEastAsia"/>
        </w:rPr>
      </w:pPr>
      <w:r>
        <w:rPr>
          <w:rFonts w:ascii="Courier New" w:eastAsiaTheme="minorEastAsia" w:hAnsi="Courier New" w:cs="Courier New"/>
          <w:sz w:val="18"/>
          <w:szCs w:val="18"/>
        </w:rPr>
        <w:t>\vendor\mediatek\proprietary\tinysys\adsp\riscv\project\mtxxxx\RV55_X \platform\platform.mk</w:t>
      </w:r>
    </w:p>
    <w:tbl>
      <w:tblPr>
        <w:tblpPr w:leftFromText="180" w:rightFromText="180" w:vertAnchor="text" w:horzAnchor="page" w:tblpX="2509" w:tblpY="15"/>
        <w:tblW w:w="5595" w:type="dxa"/>
        <w:tblLayout w:type="fixed"/>
        <w:tblCellMar>
          <w:left w:w="0" w:type="dxa"/>
          <w:right w:w="0" w:type="dxa"/>
        </w:tblCellMar>
        <w:tblLook w:val="04A0" w:firstRow="1" w:lastRow="0" w:firstColumn="1" w:lastColumn="0" w:noHBand="0" w:noVBand="1"/>
      </w:tblPr>
      <w:tblGrid>
        <w:gridCol w:w="5595"/>
      </w:tblGrid>
      <w:tr w:rsidR="00A518F0" w14:paraId="58B7C0C3" w14:textId="77777777" w:rsidTr="00A518F0">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hideMark/>
          </w:tcPr>
          <w:p w14:paraId="1059C988"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w:t>
            </w:r>
          </w:p>
          <w:p w14:paraId="5F9524F8"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 Heap size config</w:t>
            </w:r>
          </w:p>
          <w:p w14:paraId="77B831A1"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w:t>
            </w:r>
          </w:p>
          <w:p w14:paraId="7054F122"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 default heap size</w:t>
            </w:r>
          </w:p>
          <w:p w14:paraId="05B3AB1A" w14:textId="320DC8EB" w:rsidR="00A518F0" w:rsidRDefault="00A518F0">
            <w:pPr>
              <w:adjustRightInd/>
              <w:snapToGrid/>
              <w:spacing w:before="0" w:after="0"/>
              <w:jc w:val="left"/>
              <w:rPr>
                <w:rFonts w:eastAsiaTheme="minorEastAsia"/>
              </w:rPr>
            </w:pPr>
            <w:r>
              <w:rPr>
                <w:rFonts w:eastAsiaTheme="minorEastAsia"/>
                <w:i/>
                <w:iCs/>
                <w:sz w:val="16"/>
                <w:szCs w:val="16"/>
              </w:rPr>
              <w:t xml:space="preserve">CFLAGS += -DconfigTOTAL_HEAP_SIZE='( ( size_t ) ( </w:t>
            </w:r>
            <w:r w:rsidR="009B5AE5">
              <w:rPr>
                <w:rFonts w:eastAsiaTheme="minorEastAsia"/>
                <w:i/>
                <w:iCs/>
                <w:sz w:val="16"/>
                <w:szCs w:val="16"/>
              </w:rPr>
              <w:t>4.5</w:t>
            </w:r>
            <w:r>
              <w:rPr>
                <w:rFonts w:eastAsiaTheme="minorEastAsia"/>
                <w:i/>
                <w:iCs/>
                <w:sz w:val="16"/>
                <w:szCs w:val="16"/>
              </w:rPr>
              <w:t xml:space="preserve"> * 1024 * 1024 ) )'</w:t>
            </w:r>
          </w:p>
        </w:tc>
      </w:tr>
    </w:tbl>
    <w:p w14:paraId="61A61626" w14:textId="77777777" w:rsidR="00A518F0" w:rsidRDefault="00A518F0" w:rsidP="00A518F0">
      <w:pPr>
        <w:rPr>
          <w:rFonts w:eastAsiaTheme="minorEastAsia"/>
        </w:rPr>
      </w:pPr>
    </w:p>
    <w:p w14:paraId="0589E5DA" w14:textId="77777777" w:rsidR="00A518F0" w:rsidRDefault="00A518F0" w:rsidP="00A518F0">
      <w:pPr>
        <w:rPr>
          <w:rFonts w:eastAsiaTheme="minorEastAsia"/>
        </w:rPr>
      </w:pPr>
    </w:p>
    <w:p w14:paraId="659D95CA" w14:textId="77777777" w:rsidR="00A518F0" w:rsidRDefault="00A518F0" w:rsidP="00A518F0">
      <w:pPr>
        <w:rPr>
          <w:rFonts w:eastAsiaTheme="minorEastAsia"/>
        </w:rPr>
      </w:pPr>
    </w:p>
    <w:p w14:paraId="243BD0B4" w14:textId="1DCF1B84" w:rsidR="00A518F0" w:rsidRPr="0039545E" w:rsidRDefault="00A518F0" w:rsidP="00732398">
      <w:pPr>
        <w:pStyle w:val="af0"/>
        <w:numPr>
          <w:ilvl w:val="0"/>
          <w:numId w:val="46"/>
        </w:numPr>
        <w:rPr>
          <w:rFonts w:eastAsiaTheme="minorEastAsia"/>
        </w:rPr>
      </w:pPr>
      <w:r w:rsidRPr="0039545E">
        <w:rPr>
          <w:rFonts w:ascii="Courier New" w:eastAsiaTheme="minorEastAsia" w:hAnsi="Courier New" w:cs="Courier New"/>
        </w:rPr>
        <w:t>\</w:t>
      </w:r>
      <w:r>
        <w:rPr>
          <w:rFonts w:ascii="Courier New" w:eastAsiaTheme="minorEastAsia" w:hAnsi="Courier New" w:cs="Courier New"/>
          <w:sz w:val="18"/>
          <w:szCs w:val="18"/>
        </w:rPr>
        <w:t>vendor\mediatek\proprietary\tinysys\adsp\</w:t>
      </w:r>
      <w:r w:rsidR="00C97330">
        <w:rPr>
          <w:rFonts w:ascii="Courier New" w:eastAsiaTheme="minorEastAsia" w:hAnsi="Courier New" w:cs="Courier New"/>
          <w:sz w:val="18"/>
          <w:szCs w:val="18"/>
        </w:rPr>
        <w:t>riscv</w:t>
      </w:r>
      <w:r>
        <w:rPr>
          <w:rFonts w:ascii="Courier New" w:eastAsiaTheme="minorEastAsia" w:hAnsi="Courier New" w:cs="Courier New"/>
          <w:sz w:val="18"/>
          <w:szCs w:val="18"/>
        </w:rPr>
        <w:t>\project</w:t>
      </w:r>
      <w:r w:rsidR="009B5AE5">
        <w:rPr>
          <w:rFonts w:ascii="Courier New" w:eastAsiaTheme="minorEastAsia" w:hAnsi="Courier New" w:cs="Courier New"/>
          <w:sz w:val="18"/>
          <w:szCs w:val="18"/>
        </w:rPr>
        <w:t>\mtxxxx</w:t>
      </w:r>
      <w:r>
        <w:rPr>
          <w:rFonts w:ascii="Courier New" w:eastAsiaTheme="minorEastAsia" w:hAnsi="Courier New" w:cs="Courier New"/>
          <w:sz w:val="18"/>
          <w:szCs w:val="18"/>
        </w:rPr>
        <w:t>\</w:t>
      </w:r>
      <w:r w:rsidR="00C97330">
        <w:rPr>
          <w:rFonts w:ascii="Courier New" w:eastAsiaTheme="minorEastAsia" w:hAnsi="Courier New" w:cs="Courier New"/>
          <w:sz w:val="18"/>
          <w:szCs w:val="18"/>
        </w:rPr>
        <w:t>RV5</w:t>
      </w:r>
      <w:r>
        <w:rPr>
          <w:rFonts w:ascii="Courier New" w:eastAsiaTheme="minorEastAsia" w:hAnsi="Courier New" w:cs="Courier New"/>
          <w:sz w:val="18"/>
          <w:szCs w:val="18"/>
        </w:rPr>
        <w:t>5_x</w:t>
      </w:r>
      <w:r w:rsidR="009B5AE5">
        <w:rPr>
          <w:rFonts w:ascii="Courier New" w:eastAsiaTheme="minorEastAsia" w:hAnsi="Courier New" w:cs="Courier New"/>
          <w:sz w:val="18"/>
          <w:szCs w:val="18"/>
        </w:rPr>
        <w:t xml:space="preserve"> </w:t>
      </w:r>
      <w:r>
        <w:rPr>
          <w:rFonts w:ascii="Courier New" w:eastAsiaTheme="minorEastAsia" w:hAnsi="Courier New" w:cs="Courier New"/>
          <w:sz w:val="18"/>
          <w:szCs w:val="18"/>
        </w:rPr>
        <w:t>\platform\inc\FreeRTOSConfig.h</w:t>
      </w:r>
    </w:p>
    <w:tbl>
      <w:tblPr>
        <w:tblpPr w:leftFromText="180" w:rightFromText="180" w:vertAnchor="text" w:horzAnchor="page" w:tblpX="2524" w:tblpY="46"/>
        <w:tblW w:w="5595" w:type="dxa"/>
        <w:tblLayout w:type="fixed"/>
        <w:tblCellMar>
          <w:left w:w="0" w:type="dxa"/>
          <w:right w:w="0" w:type="dxa"/>
        </w:tblCellMar>
        <w:tblLook w:val="04A0" w:firstRow="1" w:lastRow="0" w:firstColumn="1" w:lastColumn="0" w:noHBand="0" w:noVBand="1"/>
      </w:tblPr>
      <w:tblGrid>
        <w:gridCol w:w="5595"/>
      </w:tblGrid>
      <w:tr w:rsidR="00A518F0" w14:paraId="7B7206C1" w14:textId="77777777" w:rsidTr="00A518F0">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hideMark/>
          </w:tcPr>
          <w:p w14:paraId="12355365"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 Minimal heap size to make sure examples can run on memory limited</w:t>
            </w:r>
          </w:p>
          <w:p w14:paraId="22CCFDC5"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 xml:space="preserve">   configs. Adjust this to suit your system. */</w:t>
            </w:r>
          </w:p>
          <w:p w14:paraId="2D302B43"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#ifndef configTOTAL_HEAP_SIZE</w:t>
            </w:r>
          </w:p>
          <w:p w14:paraId="2BF861C3" w14:textId="77777777" w:rsidR="00A518F0" w:rsidRDefault="00A518F0">
            <w:pPr>
              <w:adjustRightInd/>
              <w:snapToGrid/>
              <w:spacing w:before="0" w:after="0"/>
              <w:jc w:val="left"/>
              <w:rPr>
                <w:rFonts w:eastAsiaTheme="minorEastAsia"/>
                <w:i/>
                <w:iCs/>
                <w:sz w:val="16"/>
                <w:szCs w:val="16"/>
              </w:rPr>
            </w:pPr>
            <w:r>
              <w:rPr>
                <w:rFonts w:eastAsiaTheme="minorEastAsia"/>
                <w:i/>
                <w:iCs/>
                <w:sz w:val="16"/>
                <w:szCs w:val="16"/>
              </w:rPr>
              <w:t>#define configTOTAL_HEAP_SIZE           ( ( size_t ) (256 * 1024) )</w:t>
            </w:r>
          </w:p>
          <w:p w14:paraId="72CB470F" w14:textId="77777777" w:rsidR="00A518F0" w:rsidRDefault="00A518F0">
            <w:pPr>
              <w:adjustRightInd/>
              <w:snapToGrid/>
              <w:spacing w:before="0" w:after="0"/>
              <w:jc w:val="left"/>
              <w:rPr>
                <w:rFonts w:eastAsiaTheme="minorEastAsia"/>
              </w:rPr>
            </w:pPr>
            <w:r>
              <w:rPr>
                <w:rFonts w:eastAsiaTheme="minorEastAsia"/>
                <w:i/>
                <w:iCs/>
                <w:sz w:val="16"/>
                <w:szCs w:val="16"/>
              </w:rPr>
              <w:t>#endif</w:t>
            </w:r>
          </w:p>
        </w:tc>
      </w:tr>
    </w:tbl>
    <w:p w14:paraId="10019F4F" w14:textId="77777777" w:rsidR="00A518F0" w:rsidRDefault="00A518F0" w:rsidP="00A518F0">
      <w:pPr>
        <w:rPr>
          <w:rFonts w:eastAsiaTheme="minorEastAsia"/>
        </w:rPr>
      </w:pPr>
    </w:p>
    <w:p w14:paraId="73EBB13F" w14:textId="77777777" w:rsidR="00A518F0" w:rsidRDefault="00A518F0" w:rsidP="00A518F0">
      <w:pPr>
        <w:rPr>
          <w:rFonts w:eastAsiaTheme="minorEastAsia"/>
        </w:rPr>
      </w:pPr>
    </w:p>
    <w:p w14:paraId="067175AB" w14:textId="77777777" w:rsidR="00A518F0" w:rsidRPr="0039545E" w:rsidRDefault="00A518F0" w:rsidP="00A518F0">
      <w:pPr>
        <w:rPr>
          <w:rFonts w:eastAsiaTheme="minorEastAsia"/>
        </w:rPr>
      </w:pPr>
    </w:p>
    <w:p w14:paraId="2413D6A3" w14:textId="17BF7022" w:rsidR="000653F1" w:rsidRDefault="10853FB9" w:rsidP="10853FB9">
      <w:pPr>
        <w:rPr>
          <w:rFonts w:eastAsiaTheme="minorEastAsia"/>
        </w:rPr>
      </w:pPr>
      <w:r w:rsidRPr="10853FB9">
        <w:rPr>
          <w:rFonts w:eastAsiaTheme="minorEastAsia"/>
        </w:rPr>
        <w:t>The heap size of SCP is defined in:</w:t>
      </w:r>
    </w:p>
    <w:p w14:paraId="73CEC252" w14:textId="3DE6895E" w:rsidR="000653F1" w:rsidRPr="008F3F46" w:rsidRDefault="10853FB9" w:rsidP="00732398">
      <w:pPr>
        <w:pStyle w:val="af0"/>
        <w:numPr>
          <w:ilvl w:val="0"/>
          <w:numId w:val="32"/>
        </w:numPr>
        <w:rPr>
          <w:rFonts w:ascii="Courier New" w:eastAsia="Malgun Gothic" w:hAnsi="Courier New" w:cs="Courier New"/>
          <w:sz w:val="18"/>
          <w:szCs w:val="18"/>
        </w:rPr>
      </w:pPr>
      <w:r w:rsidRPr="10853FB9">
        <w:rPr>
          <w:rFonts w:ascii="Courier New" w:hAnsi="Courier New" w:cs="Courier New"/>
          <w:sz w:val="18"/>
          <w:szCs w:val="18"/>
        </w:rPr>
        <w:t>\vendor\mediatek\proprietary\tinysys\scp\project\RV55_A\mtxxxx\platform\platform.mk</w:t>
      </w:r>
    </w:p>
    <w:tbl>
      <w:tblPr>
        <w:tblpPr w:leftFromText="180" w:rightFromText="180" w:vertAnchor="text" w:horzAnchor="page" w:tblpX="2509" w:tblpY="15"/>
        <w:tblW w:w="5590" w:type="dxa"/>
        <w:tblLayout w:type="fixed"/>
        <w:tblCellMar>
          <w:left w:w="0" w:type="dxa"/>
          <w:right w:w="0" w:type="dxa"/>
        </w:tblCellMar>
        <w:tblLook w:val="0000" w:firstRow="0" w:lastRow="0" w:firstColumn="0" w:lastColumn="0" w:noHBand="0" w:noVBand="0"/>
      </w:tblPr>
      <w:tblGrid>
        <w:gridCol w:w="5590"/>
      </w:tblGrid>
      <w:tr w:rsidR="000653F1" w:rsidRPr="00D651FA" w14:paraId="242AC838" w14:textId="77777777" w:rsidTr="10853FB9">
        <w:trPr>
          <w:trHeight w:val="476"/>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14:paraId="25DDF60E" w14:textId="77777777" w:rsidR="000653F1" w:rsidRPr="000653F1"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ifeq ($(CFG_MTK_AURISYS_PHONE_CALL_SUPPORT),yes)</w:t>
            </w:r>
          </w:p>
          <w:p w14:paraId="4F353041" w14:textId="447F71E6" w:rsidR="000653F1" w:rsidRPr="000653F1" w:rsidRDefault="10853FB9" w:rsidP="10853FB9">
            <w:pPr>
              <w:adjustRightInd/>
              <w:snapToGrid/>
              <w:spacing w:before="0" w:after="0"/>
              <w:jc w:val="left"/>
              <w:rPr>
                <w:rFonts w:eastAsiaTheme="minorEastAsia"/>
                <w:i/>
                <w:iCs/>
                <w:sz w:val="16"/>
                <w:szCs w:val="16"/>
              </w:rPr>
            </w:pPr>
            <w:r w:rsidRPr="10853FB9">
              <w:rPr>
                <w:rFonts w:eastAsiaTheme="minorEastAsia"/>
                <w:i/>
                <w:iCs/>
                <w:sz w:val="16"/>
                <w:szCs w:val="16"/>
              </w:rPr>
              <w:t>$(eval TOTAL_HEAP_SIZE=$(shell echo $$(($(TOTAL_HEAP_SIZE) +</w:t>
            </w:r>
            <w:r w:rsidRPr="10853FB9">
              <w:rPr>
                <w:rFonts w:eastAsiaTheme="minorEastAsia"/>
                <w:b/>
                <w:bCs/>
                <w:i/>
                <w:iCs/>
                <w:sz w:val="16"/>
                <w:szCs w:val="16"/>
              </w:rPr>
              <w:t xml:space="preserve"> (2 * 1024)</w:t>
            </w:r>
            <w:r w:rsidRPr="10853FB9">
              <w:rPr>
                <w:rFonts w:eastAsiaTheme="minorEastAsia"/>
                <w:i/>
                <w:iCs/>
                <w:sz w:val="16"/>
                <w:szCs w:val="16"/>
              </w:rPr>
              <w:t>))))</w:t>
            </w:r>
          </w:p>
          <w:p w14:paraId="59DA3B88" w14:textId="46891E28" w:rsidR="000653F1" w:rsidRPr="00981893" w:rsidRDefault="10853FB9" w:rsidP="10853FB9">
            <w:pPr>
              <w:adjustRightInd/>
              <w:snapToGrid/>
              <w:spacing w:before="0" w:after="0"/>
              <w:jc w:val="left"/>
              <w:rPr>
                <w:rFonts w:eastAsiaTheme="minorEastAsia"/>
              </w:rPr>
            </w:pPr>
            <w:r w:rsidRPr="10853FB9">
              <w:rPr>
                <w:rFonts w:eastAsiaTheme="minorEastAsia"/>
                <w:i/>
                <w:iCs/>
                <w:sz w:val="16"/>
                <w:szCs w:val="16"/>
              </w:rPr>
              <w:t>endif</w:t>
            </w:r>
          </w:p>
        </w:tc>
      </w:tr>
    </w:tbl>
    <w:p w14:paraId="5030B523" w14:textId="77777777" w:rsidR="000653F1" w:rsidRPr="000653F1" w:rsidRDefault="000653F1" w:rsidP="000653F1">
      <w:pPr>
        <w:pStyle w:val="af0"/>
        <w:rPr>
          <w:rFonts w:eastAsia="Malgun Gothic" w:cs="Calibri"/>
          <w:kern w:val="0"/>
          <w:sz w:val="22"/>
          <w:szCs w:val="22"/>
        </w:rPr>
      </w:pPr>
    </w:p>
    <w:p w14:paraId="4F8D7068" w14:textId="77777777" w:rsidR="000653F1" w:rsidRPr="000653F1" w:rsidRDefault="000653F1" w:rsidP="001A6C78">
      <w:pPr>
        <w:rPr>
          <w:rFonts w:eastAsiaTheme="minorEastAsia"/>
        </w:rPr>
      </w:pPr>
    </w:p>
    <w:p w14:paraId="2D87C233" w14:textId="334974D5" w:rsidR="009F4266" w:rsidRPr="001A6C78" w:rsidRDefault="10853FB9" w:rsidP="10853FB9">
      <w:pPr>
        <w:rPr>
          <w:rFonts w:eastAsiaTheme="minorEastAsia"/>
        </w:rPr>
      </w:pPr>
      <w:r w:rsidRPr="10853FB9">
        <w:rPr>
          <w:rFonts w:eastAsiaTheme="minorEastAsia"/>
        </w:rPr>
        <w:t xml:space="preserve">    You can modify the heapsize if needed. If the heap size is defined both in platform.mk and FreeRTOSConfig.h, the value of platform.mk will be adopted.</w:t>
      </w:r>
    </w:p>
    <w:p w14:paraId="4C31E5C9" w14:textId="77777777" w:rsidR="00536648" w:rsidRDefault="10853FB9" w:rsidP="00C81149">
      <w:pPr>
        <w:pStyle w:val="2"/>
      </w:pPr>
      <w:bookmarkStart w:id="70" w:name="_Toc229437598"/>
      <w:r>
        <w:t>Audio Framework</w:t>
      </w:r>
      <w:bookmarkEnd w:id="70"/>
    </w:p>
    <w:p w14:paraId="31491FE5" w14:textId="530293D9" w:rsidR="003F55C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As the following figure depicts, the data path of each scenario is already defined, and the required task will be created. What the user need to do is to add or replace your audio/voice effect upon the created tasks. For example, the user can add more supported offload codec in the offload task, and add audio effect (please refer </w:t>
      </w:r>
      <w:r w:rsidRPr="10853FB9">
        <w:rPr>
          <w:rFonts w:asciiTheme="minorHAnsi" w:eastAsiaTheme="minorEastAsia" w:hAnsiTheme="minorHAnsi" w:cstheme="minorBidi"/>
        </w:rPr>
        <w:lastRenderedPageBreak/>
        <w:t xml:space="preserve">to the </w:t>
      </w:r>
      <w:r w:rsidRPr="10853FB9">
        <w:rPr>
          <w:rFonts w:ascii="Courier New" w:eastAsiaTheme="minorEastAsia" w:hAnsi="Courier New" w:cs="Courier New"/>
        </w:rPr>
        <w:t>Aurisys Introduction.pptx</w:t>
      </w:r>
      <w:r w:rsidRPr="10853FB9">
        <w:rPr>
          <w:rFonts w:asciiTheme="minorHAnsi" w:eastAsiaTheme="minorEastAsia" w:hAnsiTheme="minorHAnsi" w:cstheme="minorBidi"/>
        </w:rPr>
        <w:t>)in the primary task, etc. Please contact Mediatek if you need to create a new scenario or an application with different data flow.</w:t>
      </w:r>
    </w:p>
    <w:p w14:paraId="5D595FCB" w14:textId="77777777" w:rsidR="003F55C8" w:rsidRPr="003F55C8" w:rsidRDefault="003F55C8" w:rsidP="003F55C8">
      <w:pPr>
        <w:rPr>
          <w:rFonts w:eastAsiaTheme="minorEastAsia"/>
        </w:rPr>
      </w:pPr>
    </w:p>
    <w:p w14:paraId="48BCD326" w14:textId="6BA0D0BC" w:rsidR="003F55C8" w:rsidRDefault="00D00FCB" w:rsidP="003F55C8">
      <w:pPr>
        <w:jc w:val="center"/>
        <w:rPr>
          <w:rFonts w:eastAsiaTheme="minorEastAsia"/>
        </w:rPr>
      </w:pPr>
      <w:r>
        <w:rPr>
          <w:rFonts w:eastAsiaTheme="minorEastAsia"/>
          <w:noProof/>
        </w:rPr>
        <w:drawing>
          <wp:inline distT="0" distB="0" distL="0" distR="0" wp14:anchorId="6CF170CF" wp14:editId="331BE1C8">
            <wp:extent cx="5725160" cy="322770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3227705"/>
                    </a:xfrm>
                    <a:prstGeom prst="rect">
                      <a:avLst/>
                    </a:prstGeom>
                    <a:noFill/>
                    <a:ln>
                      <a:noFill/>
                    </a:ln>
                  </pic:spPr>
                </pic:pic>
              </a:graphicData>
            </a:graphic>
          </wp:inline>
        </w:drawing>
      </w:r>
    </w:p>
    <w:p w14:paraId="0EFD41EF" w14:textId="3BB12D61" w:rsidR="003F55C8" w:rsidRPr="003F55C8" w:rsidRDefault="003F55C8" w:rsidP="10853FB9">
      <w:pPr>
        <w:pStyle w:val="FigureCaption"/>
        <w:rPr>
          <w:rFonts w:asciiTheme="minorHAnsi" w:eastAsiaTheme="minorEastAsia" w:hAnsiTheme="minorHAnsi" w:cstheme="minorBidi"/>
        </w:rPr>
      </w:pPr>
      <w:bookmarkStart w:id="71" w:name="_Toc136611233"/>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1</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Audio Framework</w:t>
      </w:r>
      <w:bookmarkEnd w:id="71"/>
    </w:p>
    <w:p w14:paraId="24D71B3C" w14:textId="77777777" w:rsidR="001F6230" w:rsidRDefault="10853FB9" w:rsidP="00C81149">
      <w:pPr>
        <w:pStyle w:val="2"/>
      </w:pPr>
      <w:bookmarkStart w:id="72" w:name="_Toc229437599"/>
      <w:r>
        <w:t>Aurisys</w:t>
      </w:r>
      <w:bookmarkEnd w:id="72"/>
    </w:p>
    <w:p w14:paraId="6B3C831E" w14:textId="77777777" w:rsidR="001F6230" w:rsidRDefault="10853FB9" w:rsidP="00C81149">
      <w:pPr>
        <w:pStyle w:val="3"/>
      </w:pPr>
      <w:bookmarkStart w:id="73" w:name="_Toc229437600"/>
      <w:r>
        <w:t>Abstract</w:t>
      </w:r>
      <w:bookmarkEnd w:id="73"/>
    </w:p>
    <w:p w14:paraId="0B7F0A31" w14:textId="77777777" w:rsidR="001F6230"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The requirement for sound quality enhancements that add listening pleasure has been increasing. To enrich the listening experience of using mobile devices, there is an increasing number of sound processing solutions provided by vendors.</w:t>
      </w:r>
    </w:p>
    <w:p w14:paraId="23B6A9AF" w14:textId="77777777" w:rsidR="001F6230"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Aurisys is introduced to facilitate the sound processing solution development and use of MTK platforms. Aurisys is a framework constructed upon Android Audio Framework. It includes standardized interfaces for sound processing and tuning, integrated DSP sound subsystem, and software debug interface.</w:t>
      </w:r>
    </w:p>
    <w:p w14:paraId="319854AC" w14:textId="77777777" w:rsidR="001F6230" w:rsidRDefault="10853FB9" w:rsidP="00C81149">
      <w:pPr>
        <w:pStyle w:val="3"/>
      </w:pPr>
      <w:bookmarkStart w:id="74" w:name="_Toc229437601"/>
      <w:r>
        <w:t>Aurisys Aims</w:t>
      </w:r>
      <w:bookmarkEnd w:id="74"/>
    </w:p>
    <w:p w14:paraId="3BF529DE" w14:textId="77777777" w:rsidR="001F6230"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As the following figure depicts, our target  is to make the replacement/integration of vendor IPs as convenient as possible. We defined a standardized interface to which is platform-independent, so that the software can be re-used. By following the user interface standards we create a more consistent experience for the developers. Please refer to the following document to get more detailed information: </w:t>
      </w:r>
      <w:r w:rsidRPr="10853FB9">
        <w:rPr>
          <w:rFonts w:asciiTheme="minorHAnsi" w:eastAsiaTheme="minorEastAsia" w:hAnsiTheme="minorHAnsi" w:cstheme="minorBidi"/>
          <w:i/>
          <w:iCs/>
        </w:rPr>
        <w:t>Aurisys_Introduction, Aurisys_Tuning_Guide,  and Lib_Verifier_User_Guide</w:t>
      </w:r>
      <w:r w:rsidRPr="10853FB9">
        <w:rPr>
          <w:rFonts w:asciiTheme="minorHAnsi" w:eastAsiaTheme="minorEastAsia" w:hAnsiTheme="minorHAnsi" w:cstheme="minorBidi"/>
        </w:rPr>
        <w:t>.</w:t>
      </w:r>
    </w:p>
    <w:p w14:paraId="47540C41" w14:textId="77777777" w:rsidR="001F6230" w:rsidRDefault="001F6230" w:rsidP="001F6230">
      <w:pPr>
        <w:rPr>
          <w:rFonts w:asciiTheme="minorHAnsi" w:eastAsiaTheme="minorEastAsia" w:hAnsiTheme="minorHAnsi" w:cstheme="minorHAnsi"/>
        </w:rPr>
      </w:pPr>
      <w:r w:rsidRPr="00E85EC1">
        <w:rPr>
          <w:rFonts w:asciiTheme="minorHAnsi" w:eastAsiaTheme="minorEastAsia" w:hAnsiTheme="minorHAnsi" w:cstheme="minorHAnsi"/>
          <w:noProof/>
        </w:rPr>
        <w:lastRenderedPageBreak/>
        <w:drawing>
          <wp:inline distT="0" distB="0" distL="0" distR="0" wp14:anchorId="1672034B" wp14:editId="2EF514E9">
            <wp:extent cx="5752022" cy="2112147"/>
            <wp:effectExtent l="19050" t="0" r="1078"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5753762" cy="2112786"/>
                    </a:xfrm>
                    <a:prstGeom prst="rect">
                      <a:avLst/>
                    </a:prstGeom>
                    <a:noFill/>
                    <a:ln w="9525">
                      <a:noFill/>
                      <a:miter lim="800000"/>
                      <a:headEnd/>
                      <a:tailEnd/>
                    </a:ln>
                  </pic:spPr>
                </pic:pic>
              </a:graphicData>
            </a:graphic>
          </wp:inline>
        </w:drawing>
      </w:r>
    </w:p>
    <w:p w14:paraId="7E66F4F3" w14:textId="6F38FEF7" w:rsidR="001F6230" w:rsidRDefault="001F6230" w:rsidP="10853FB9">
      <w:pPr>
        <w:pStyle w:val="FigureCaption"/>
        <w:rPr>
          <w:rFonts w:asciiTheme="minorHAnsi" w:eastAsiaTheme="minorEastAsia" w:hAnsiTheme="minorHAnsi" w:cstheme="minorBidi"/>
        </w:rPr>
      </w:pPr>
      <w:bookmarkStart w:id="75" w:name="_Toc136611234"/>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Concept of Aurisys</w:t>
      </w:r>
      <w:bookmarkEnd w:id="75"/>
    </w:p>
    <w:p w14:paraId="4ECFF83A" w14:textId="77777777" w:rsidR="00CD178D" w:rsidRPr="00160F03" w:rsidRDefault="00CD178D" w:rsidP="00CD178D">
      <w:pPr>
        <w:pStyle w:val="af0"/>
        <w:rPr>
          <w:rFonts w:eastAsiaTheme="minorEastAsia"/>
        </w:rPr>
      </w:pPr>
    </w:p>
    <w:p w14:paraId="1B729CEB" w14:textId="77777777" w:rsidR="00640B6A" w:rsidRDefault="10853FB9" w:rsidP="00C81149">
      <w:pPr>
        <w:pStyle w:val="3"/>
      </w:pPr>
      <w:bookmarkStart w:id="76" w:name="_Toc229437602"/>
      <w:r>
        <w:t>Development Flow</w:t>
      </w:r>
      <w:bookmarkEnd w:id="76"/>
    </w:p>
    <w:p w14:paraId="16FAA0AA" w14:textId="77777777" w:rsidR="001F6230" w:rsidRDefault="00CF6364" w:rsidP="00CF6364">
      <w:pPr>
        <w:jc w:val="center"/>
        <w:rPr>
          <w:rFonts w:asciiTheme="minorHAnsi" w:eastAsiaTheme="minorEastAsia" w:hAnsiTheme="minorHAnsi" w:cstheme="minorHAnsi"/>
        </w:rPr>
      </w:pPr>
      <w:r>
        <w:rPr>
          <w:rFonts w:asciiTheme="minorHAnsi" w:eastAsiaTheme="minorEastAsia" w:hAnsiTheme="minorHAnsi" w:cstheme="minorHAnsi"/>
          <w:noProof/>
        </w:rPr>
        <w:drawing>
          <wp:inline distT="0" distB="0" distL="0" distR="0" wp14:anchorId="0B2FFF1F" wp14:editId="4B5AFEE2">
            <wp:extent cx="5734050" cy="126682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266825"/>
                    </a:xfrm>
                    <a:prstGeom prst="rect">
                      <a:avLst/>
                    </a:prstGeom>
                    <a:noFill/>
                    <a:ln>
                      <a:noFill/>
                    </a:ln>
                  </pic:spPr>
                </pic:pic>
              </a:graphicData>
            </a:graphic>
          </wp:inline>
        </w:drawing>
      </w:r>
    </w:p>
    <w:p w14:paraId="27F26390" w14:textId="1A01B588" w:rsidR="00CF6364" w:rsidRDefault="00CF6364" w:rsidP="10853FB9">
      <w:pPr>
        <w:pStyle w:val="FigureCaption"/>
        <w:rPr>
          <w:rFonts w:asciiTheme="minorHAnsi" w:eastAsiaTheme="minorEastAsia" w:hAnsiTheme="minorHAnsi" w:cstheme="minorBidi"/>
        </w:rPr>
      </w:pPr>
      <w:bookmarkStart w:id="77" w:name="_Toc136611235"/>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Aurisys Development Flow</w:t>
      </w:r>
      <w:bookmarkEnd w:id="77"/>
    </w:p>
    <w:p w14:paraId="18E261EF" w14:textId="77777777" w:rsidR="00F93C83" w:rsidRDefault="10853FB9" w:rsidP="00C81149">
      <w:pPr>
        <w:pStyle w:val="1"/>
      </w:pPr>
      <w:bookmarkStart w:id="78" w:name="_Toc229437603"/>
      <w:r>
        <w:lastRenderedPageBreak/>
        <w:t>Software Development Guidance</w:t>
      </w:r>
      <w:bookmarkEnd w:id="78"/>
    </w:p>
    <w:p w14:paraId="3FD3C067" w14:textId="77777777" w:rsidR="006A6587" w:rsidRDefault="10853FB9" w:rsidP="00C81149">
      <w:pPr>
        <w:pStyle w:val="2"/>
      </w:pPr>
      <w:bookmarkStart w:id="79" w:name="_Toc229437604"/>
      <w:r>
        <w:t>Scenario Based DVFS</w:t>
      </w:r>
      <w:bookmarkEnd w:id="79"/>
    </w:p>
    <w:p w14:paraId="3988FA32" w14:textId="77777777" w:rsidR="00DC33C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We don’t have an automatic DVFS mechanism to detect current DSP loading and adjust the DSP clock rate automatically. What we do is to register a clock rate requirement table for a specified application. When the application starts, a provided API would be called to notify the system. Then the system will adjust the clock rate, according to the sum of clock rate requirement for active applications.</w:t>
      </w:r>
    </w:p>
    <w:p w14:paraId="56F334A4" w14:textId="77777777" w:rsidR="00DC33C8"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The clock rate requirement change would happen when an application is active, the sampling rate is changed, or the device is changed. The clock registered API should be called when these events happen.</w:t>
      </w:r>
    </w:p>
    <w:p w14:paraId="4B3767AC" w14:textId="77777777" w:rsidR="00617AD3" w:rsidRDefault="00617AD3" w:rsidP="00617AD3">
      <w:pPr>
        <w:rPr>
          <w:rFonts w:eastAsiaTheme="minorEastAsia"/>
        </w:rPr>
      </w:pPr>
      <w:r>
        <w:rPr>
          <w:rFonts w:eastAsiaTheme="minorEastAsia" w:hint="eastAsia"/>
          <w:noProof/>
        </w:rPr>
        <w:drawing>
          <wp:inline distT="0" distB="0" distL="0" distR="0" wp14:anchorId="7CF10DE6" wp14:editId="46AF1CAD">
            <wp:extent cx="5724525" cy="2381250"/>
            <wp:effectExtent l="19050" t="0" r="952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srcRect/>
                    <a:stretch>
                      <a:fillRect/>
                    </a:stretch>
                  </pic:blipFill>
                  <pic:spPr bwMode="auto">
                    <a:xfrm>
                      <a:off x="0" y="0"/>
                      <a:ext cx="5724525" cy="2381250"/>
                    </a:xfrm>
                    <a:prstGeom prst="rect">
                      <a:avLst/>
                    </a:prstGeom>
                    <a:noFill/>
                    <a:ln w="9525">
                      <a:noFill/>
                      <a:miter lim="800000"/>
                      <a:headEnd/>
                      <a:tailEnd/>
                    </a:ln>
                  </pic:spPr>
                </pic:pic>
              </a:graphicData>
            </a:graphic>
          </wp:inline>
        </w:drawing>
      </w:r>
    </w:p>
    <w:p w14:paraId="27910123" w14:textId="52E35F3D" w:rsidR="00CD1F42" w:rsidRDefault="00CD1F42" w:rsidP="10853FB9">
      <w:pPr>
        <w:pStyle w:val="FigureCaption"/>
        <w:rPr>
          <w:rFonts w:asciiTheme="minorHAnsi" w:eastAsiaTheme="minorEastAsia" w:hAnsiTheme="minorHAnsi" w:cstheme="minorBidi"/>
        </w:rPr>
      </w:pPr>
      <w:bookmarkStart w:id="80" w:name="_Toc136611236"/>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1</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Scenario Based DVFS flow (P80 as example)</w:t>
      </w:r>
      <w:bookmarkEnd w:id="80"/>
    </w:p>
    <w:p w14:paraId="00E5526B" w14:textId="77777777" w:rsidR="00CD1F42" w:rsidRDefault="006D37CB" w:rsidP="10853FB9">
      <w:pPr>
        <w:jc w:val="left"/>
        <w:rPr>
          <w:rFonts w:eastAsiaTheme="minorEastAsia"/>
        </w:rPr>
      </w:pPr>
      <w:r w:rsidRPr="10853FB9">
        <w:rPr>
          <w:rFonts w:asciiTheme="minorHAnsi" w:eastAsiaTheme="minorEastAsia" w:hAnsiTheme="minorHAnsi" w:cstheme="minorBidi"/>
        </w:rPr>
        <w:t>A clock rate requirement callback function should be implemented. This function is used to look up the MCPS under a specified parameter. For customization, what we need to do is to modify the MCPS table. Note that we can register several libraries to one application. For example, a playback application can have SRC, DC removal, shifter, and playback effects. Once a playback application is activated, the clock rate requirements of all libraries registered in this application would be counted.</w:t>
      </w:r>
      <w:r w:rsidR="00CD1F42">
        <w:rPr>
          <w:rFonts w:eastAsiaTheme="minorEastAsia" w:hint="eastAsia"/>
          <w:noProof/>
        </w:rPr>
        <w:drawing>
          <wp:inline distT="0" distB="0" distL="0" distR="0" wp14:anchorId="46EBF6E2" wp14:editId="656B145D">
            <wp:extent cx="5724525" cy="1504950"/>
            <wp:effectExtent l="19050" t="0" r="9525"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srcRect/>
                    <a:stretch>
                      <a:fillRect/>
                    </a:stretch>
                  </pic:blipFill>
                  <pic:spPr bwMode="auto">
                    <a:xfrm>
                      <a:off x="0" y="0"/>
                      <a:ext cx="5724525" cy="1504950"/>
                    </a:xfrm>
                    <a:prstGeom prst="rect">
                      <a:avLst/>
                    </a:prstGeom>
                    <a:noFill/>
                    <a:ln w="9525">
                      <a:noFill/>
                      <a:miter lim="800000"/>
                      <a:headEnd/>
                      <a:tailEnd/>
                    </a:ln>
                  </pic:spPr>
                </pic:pic>
              </a:graphicData>
            </a:graphic>
          </wp:inline>
        </w:drawing>
      </w:r>
    </w:p>
    <w:p w14:paraId="789776E9" w14:textId="316354D6" w:rsidR="00CD1F42" w:rsidRDefault="00CD1F42" w:rsidP="10853FB9">
      <w:pPr>
        <w:pStyle w:val="FigureCaption"/>
        <w:rPr>
          <w:rFonts w:asciiTheme="minorHAnsi" w:eastAsiaTheme="minorEastAsia" w:hAnsiTheme="minorHAnsi" w:cstheme="minorBidi"/>
        </w:rPr>
      </w:pPr>
      <w:bookmarkStart w:id="81" w:name="_Toc136611237"/>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MCPS Lookup Flow</w:t>
      </w:r>
      <w:bookmarkEnd w:id="81"/>
    </w:p>
    <w:p w14:paraId="65B9B0A5" w14:textId="77777777" w:rsidR="006D37CB"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The following are the related files: </w:t>
      </w:r>
    </w:p>
    <w:tbl>
      <w:tblPr>
        <w:tblStyle w:val="22"/>
        <w:tblW w:w="9093" w:type="dxa"/>
        <w:jc w:val="center"/>
        <w:tblLayout w:type="fixed"/>
        <w:tblLook w:val="04A0" w:firstRow="1" w:lastRow="0" w:firstColumn="1" w:lastColumn="0" w:noHBand="0" w:noVBand="1"/>
      </w:tblPr>
      <w:tblGrid>
        <w:gridCol w:w="3294"/>
        <w:gridCol w:w="1984"/>
        <w:gridCol w:w="3815"/>
      </w:tblGrid>
      <w:tr w:rsidR="00264EE4" w:rsidRPr="002E0FED" w14:paraId="6B6919E5" w14:textId="77777777" w:rsidTr="10853FB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3294" w:type="dxa"/>
            <w:tcBorders>
              <w:top w:val="single" w:sz="12" w:space="0" w:color="auto"/>
              <w:bottom w:val="double" w:sz="4" w:space="0" w:color="auto"/>
            </w:tcBorders>
            <w:hideMark/>
          </w:tcPr>
          <w:p w14:paraId="1FBA93D1" w14:textId="3412F6B6" w:rsidR="00264EE4" w:rsidRPr="007962F3" w:rsidRDefault="00264EE4" w:rsidP="10853FB9">
            <w:pPr>
              <w:adjustRightInd/>
              <w:snapToGrid/>
              <w:spacing w:before="0" w:after="0"/>
              <w:jc w:val="center"/>
              <w:rPr>
                <w:rFonts w:eastAsia="新細明體" w:cs="Calibri"/>
              </w:rPr>
            </w:pPr>
            <w:r w:rsidRPr="10853FB9">
              <w:rPr>
                <w:rFonts w:eastAsia="新細明體" w:cs="Calibri"/>
                <w:kern w:val="0"/>
              </w:rPr>
              <w:lastRenderedPageBreak/>
              <w:t>Path</w:t>
            </w:r>
            <w:r w:rsidR="008F11B9" w:rsidRPr="10853FB9">
              <w:rPr>
                <w:rFonts w:eastAsia="新細明體" w:cs="Calibri"/>
                <w:kern w:val="0"/>
              </w:rPr>
              <w:t xml:space="preserve"> (HIFI3/HIFI5)</w:t>
            </w:r>
          </w:p>
        </w:tc>
        <w:tc>
          <w:tcPr>
            <w:tcW w:w="1984" w:type="dxa"/>
            <w:tcBorders>
              <w:top w:val="single" w:sz="12" w:space="0" w:color="auto"/>
              <w:bottom w:val="double" w:sz="4" w:space="0" w:color="auto"/>
            </w:tcBorders>
          </w:tcPr>
          <w:p w14:paraId="53C585A7" w14:textId="77777777" w:rsidR="00264EE4" w:rsidRPr="007962F3" w:rsidRDefault="00264EE4"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3815" w:type="dxa"/>
            <w:tcBorders>
              <w:top w:val="single" w:sz="12" w:space="0" w:color="auto"/>
              <w:bottom w:val="double" w:sz="4" w:space="0" w:color="auto"/>
            </w:tcBorders>
            <w:hideMark/>
          </w:tcPr>
          <w:p w14:paraId="5BA53181" w14:textId="77777777" w:rsidR="00264EE4" w:rsidRPr="007962F3" w:rsidRDefault="00264EE4"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264EE4" w:rsidRPr="002E0FED" w14:paraId="1C48AC40" w14:textId="77777777" w:rsidTr="10853F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3294" w:type="dxa"/>
            <w:tcBorders>
              <w:top w:val="double" w:sz="4" w:space="0" w:color="auto"/>
            </w:tcBorders>
            <w:shd w:val="clear" w:color="auto" w:fill="CCCCCC"/>
            <w:hideMark/>
          </w:tcPr>
          <w:p w14:paraId="3A1365F2" w14:textId="059B8851" w:rsidR="009E68E9" w:rsidRPr="00CE5BB2" w:rsidRDefault="10853FB9" w:rsidP="10853FB9">
            <w:pPr>
              <w:adjustRightInd/>
              <w:snapToGrid/>
              <w:spacing w:before="0" w:after="0"/>
              <w:jc w:val="left"/>
              <w:rPr>
                <w:rFonts w:asciiTheme="minorHAnsi" w:eastAsiaTheme="minorEastAsia" w:hAnsiTheme="minorHAnsi" w:cstheme="minorBidi"/>
                <w:b w:val="0"/>
                <w:bCs w:val="0"/>
              </w:rPr>
            </w:pPr>
            <w:r w:rsidRPr="10853FB9">
              <w:rPr>
                <w:rFonts w:asciiTheme="minorHAnsi" w:eastAsiaTheme="minorEastAsia" w:hAnsiTheme="minorHAnsi" w:cstheme="minorBidi"/>
                <w:b w:val="0"/>
                <w:bCs w:val="0"/>
              </w:rPr>
              <w:t>drivers/HIFIX_A/[project]/feature_manager/inc/</w:t>
            </w:r>
          </w:p>
        </w:tc>
        <w:tc>
          <w:tcPr>
            <w:tcW w:w="1984" w:type="dxa"/>
            <w:tcBorders>
              <w:top w:val="double" w:sz="4" w:space="0" w:color="auto"/>
            </w:tcBorders>
            <w:shd w:val="clear" w:color="auto" w:fill="CCCCCC"/>
          </w:tcPr>
          <w:p w14:paraId="153AC338"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feature_manager.h</w:t>
            </w:r>
          </w:p>
        </w:tc>
        <w:tc>
          <w:tcPr>
            <w:tcW w:w="3815" w:type="dxa"/>
            <w:tcBorders>
              <w:top w:val="double" w:sz="4" w:space="0" w:color="auto"/>
            </w:tcBorders>
            <w:shd w:val="clear" w:color="auto" w:fill="CCCCCC"/>
            <w:hideMark/>
          </w:tcPr>
          <w:p w14:paraId="0A5FE7B4"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Feature ID and SWIP ID definition</w:t>
            </w:r>
          </w:p>
        </w:tc>
      </w:tr>
      <w:tr w:rsidR="00264EE4" w:rsidRPr="002E0FED" w14:paraId="3257714F" w14:textId="77777777" w:rsidTr="10853FB9">
        <w:trPr>
          <w:trHeight w:val="14"/>
          <w:jc w:val="center"/>
        </w:trPr>
        <w:tc>
          <w:tcPr>
            <w:cnfStyle w:val="001000000000" w:firstRow="0" w:lastRow="0" w:firstColumn="1" w:lastColumn="0" w:oddVBand="0" w:evenVBand="0" w:oddHBand="0" w:evenHBand="0" w:firstRowFirstColumn="0" w:firstRowLastColumn="0" w:lastRowFirstColumn="0" w:lastRowLastColumn="0"/>
            <w:tcW w:w="3294" w:type="dxa"/>
            <w:hideMark/>
          </w:tcPr>
          <w:p w14:paraId="2B04CE25" w14:textId="54DB4D78" w:rsidR="009E68E9" w:rsidRPr="00CE5BB2" w:rsidRDefault="10853FB9" w:rsidP="10853FB9">
            <w:pPr>
              <w:adjustRightInd/>
              <w:snapToGrid/>
              <w:spacing w:before="0" w:after="0"/>
              <w:jc w:val="left"/>
              <w:rPr>
                <w:rFonts w:asciiTheme="minorHAnsi" w:eastAsiaTheme="minorEastAsia" w:hAnsiTheme="minorHAnsi" w:cstheme="minorBidi"/>
                <w:b w:val="0"/>
                <w:bCs w:val="0"/>
              </w:rPr>
            </w:pPr>
            <w:r w:rsidRPr="10853FB9">
              <w:rPr>
                <w:rFonts w:asciiTheme="minorHAnsi" w:eastAsiaTheme="minorEastAsia" w:hAnsiTheme="minorHAnsi" w:cstheme="minorBidi"/>
                <w:b w:val="0"/>
                <w:bCs w:val="0"/>
              </w:rPr>
              <w:t>drivers/HIFIX_A/[project]/feature_manager/src</w:t>
            </w:r>
          </w:p>
        </w:tc>
        <w:tc>
          <w:tcPr>
            <w:tcW w:w="1984" w:type="dxa"/>
          </w:tcPr>
          <w:p w14:paraId="72653270"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feature_manager.c</w:t>
            </w:r>
          </w:p>
        </w:tc>
        <w:tc>
          <w:tcPr>
            <w:tcW w:w="3815" w:type="dxa"/>
            <w:hideMark/>
          </w:tcPr>
          <w:p w14:paraId="2F4CDA17"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Feature management; feature enable/disable API; update total MCPS information API</w:t>
            </w:r>
          </w:p>
        </w:tc>
      </w:tr>
      <w:tr w:rsidR="00264EE4" w:rsidRPr="002E0FED" w14:paraId="08B7C00E" w14:textId="77777777" w:rsidTr="10853FB9">
        <w:trPr>
          <w:cnfStyle w:val="000000100000" w:firstRow="0" w:lastRow="0" w:firstColumn="0" w:lastColumn="0" w:oddVBand="0" w:evenVBand="0" w:oddHBand="1" w:evenHBand="0" w:firstRowFirstColumn="0" w:firstRowLastColumn="0" w:lastRowFirstColumn="0" w:lastRowLastColumn="0"/>
          <w:trHeight w:val="10"/>
          <w:jc w:val="center"/>
        </w:trPr>
        <w:tc>
          <w:tcPr>
            <w:cnfStyle w:val="001000000000" w:firstRow="0" w:lastRow="0" w:firstColumn="1" w:lastColumn="0" w:oddVBand="0" w:evenVBand="0" w:oddHBand="0" w:evenHBand="0" w:firstRowFirstColumn="0" w:firstRowLastColumn="0" w:lastRowFirstColumn="0" w:lastRowLastColumn="0"/>
            <w:tcW w:w="3294" w:type="dxa"/>
            <w:vMerge w:val="restart"/>
            <w:shd w:val="clear" w:color="auto" w:fill="BFBFBF" w:themeFill="background1" w:themeFillShade="BF"/>
            <w:hideMark/>
          </w:tcPr>
          <w:p w14:paraId="5FA2AC14" w14:textId="0F956C4C" w:rsidR="009E68E9" w:rsidRPr="00CE5BB2" w:rsidRDefault="10853FB9" w:rsidP="10853FB9">
            <w:pPr>
              <w:adjustRightInd/>
              <w:snapToGrid/>
              <w:spacing w:before="0" w:after="0"/>
              <w:jc w:val="left"/>
              <w:rPr>
                <w:rFonts w:asciiTheme="minorHAnsi" w:eastAsiaTheme="minorEastAsia" w:hAnsiTheme="minorHAnsi" w:cstheme="minorBidi"/>
                <w:b w:val="0"/>
                <w:bCs w:val="0"/>
              </w:rPr>
            </w:pPr>
            <w:r w:rsidRPr="10853FB9">
              <w:rPr>
                <w:rFonts w:asciiTheme="minorHAnsi" w:eastAsiaTheme="minorEastAsia" w:hAnsiTheme="minorHAnsi" w:cstheme="minorBidi"/>
                <w:b w:val="0"/>
                <w:bCs w:val="0"/>
              </w:rPr>
              <w:t>drivers/HIFIX_A/[project]/dvfs/inc</w:t>
            </w:r>
          </w:p>
        </w:tc>
        <w:tc>
          <w:tcPr>
            <w:tcW w:w="1984" w:type="dxa"/>
            <w:shd w:val="clear" w:color="auto" w:fill="BFBFBF" w:themeFill="background1" w:themeFillShade="BF"/>
          </w:tcPr>
          <w:p w14:paraId="7EB066EF"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dvfs_config_parser.h</w:t>
            </w:r>
          </w:p>
        </w:tc>
        <w:tc>
          <w:tcPr>
            <w:tcW w:w="3815" w:type="dxa"/>
            <w:shd w:val="clear" w:color="auto" w:fill="BFBFBF" w:themeFill="background1" w:themeFillShade="BF"/>
            <w:hideMark/>
          </w:tcPr>
          <w:p w14:paraId="5069DFB3"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Declare MCPS lookup callback function and dvfs_swip_config_t</w:t>
            </w:r>
          </w:p>
        </w:tc>
      </w:tr>
      <w:tr w:rsidR="00264EE4" w:rsidRPr="002E0FED" w14:paraId="7882ECA4" w14:textId="77777777" w:rsidTr="10853FB9">
        <w:trPr>
          <w:trHeight w:val="10"/>
          <w:jc w:val="center"/>
        </w:trPr>
        <w:tc>
          <w:tcPr>
            <w:cnfStyle w:val="001000000000" w:firstRow="0" w:lastRow="0" w:firstColumn="1" w:lastColumn="0" w:oddVBand="0" w:evenVBand="0" w:oddHBand="0" w:evenHBand="0" w:firstRowFirstColumn="0" w:firstRowLastColumn="0" w:lastRowFirstColumn="0" w:lastRowLastColumn="0"/>
            <w:tcW w:w="3294" w:type="dxa"/>
            <w:vMerge/>
            <w:shd w:val="clear" w:color="auto" w:fill="BFBFBF" w:themeFill="background1" w:themeFillShade="BF"/>
            <w:hideMark/>
          </w:tcPr>
          <w:p w14:paraId="0C4F8D64" w14:textId="77777777" w:rsidR="00264EE4" w:rsidRPr="00CE5BB2" w:rsidRDefault="00264EE4" w:rsidP="008F11B9">
            <w:pPr>
              <w:adjustRightInd/>
              <w:snapToGrid/>
              <w:spacing w:before="0" w:after="0"/>
              <w:jc w:val="left"/>
              <w:rPr>
                <w:rFonts w:asciiTheme="minorHAnsi" w:eastAsiaTheme="minorEastAsia" w:hAnsiTheme="minorHAnsi" w:cstheme="minorHAnsi"/>
                <w:b w:val="0"/>
                <w:bCs w:val="0"/>
                <w:szCs w:val="20"/>
              </w:rPr>
            </w:pPr>
          </w:p>
        </w:tc>
        <w:tc>
          <w:tcPr>
            <w:tcW w:w="1984" w:type="dxa"/>
            <w:shd w:val="clear" w:color="auto" w:fill="BFBFBF" w:themeFill="background1" w:themeFillShade="BF"/>
          </w:tcPr>
          <w:p w14:paraId="62EFE08F"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dvfs_swip_table.h</w:t>
            </w:r>
          </w:p>
        </w:tc>
        <w:tc>
          <w:tcPr>
            <w:tcW w:w="3815" w:type="dxa"/>
            <w:shd w:val="clear" w:color="auto" w:fill="BFBFBF" w:themeFill="background1" w:themeFillShade="BF"/>
            <w:hideMark/>
          </w:tcPr>
          <w:p w14:paraId="2786C6BC"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MCPS lookup callback function required definitions</w:t>
            </w:r>
          </w:p>
        </w:tc>
      </w:tr>
      <w:tr w:rsidR="00264EE4" w:rsidRPr="002E0FED" w14:paraId="57106727" w14:textId="77777777" w:rsidTr="10853FB9">
        <w:trPr>
          <w:cnfStyle w:val="000000100000" w:firstRow="0" w:lastRow="0" w:firstColumn="0" w:lastColumn="0" w:oddVBand="0" w:evenVBand="0" w:oddHBand="1" w:evenHBand="0" w:firstRowFirstColumn="0" w:firstRowLastColumn="0" w:lastRowFirstColumn="0" w:lastRowLastColumn="0"/>
          <w:trHeight w:val="10"/>
          <w:jc w:val="center"/>
        </w:trPr>
        <w:tc>
          <w:tcPr>
            <w:cnfStyle w:val="001000000000" w:firstRow="0" w:lastRow="0" w:firstColumn="1" w:lastColumn="0" w:oddVBand="0" w:evenVBand="0" w:oddHBand="0" w:evenHBand="0" w:firstRowFirstColumn="0" w:firstRowLastColumn="0" w:lastRowFirstColumn="0" w:lastRowLastColumn="0"/>
            <w:tcW w:w="3294" w:type="dxa"/>
            <w:vMerge/>
            <w:shd w:val="clear" w:color="auto" w:fill="BFBFBF" w:themeFill="background1" w:themeFillShade="BF"/>
            <w:hideMark/>
          </w:tcPr>
          <w:p w14:paraId="51BD4152" w14:textId="77777777" w:rsidR="00264EE4" w:rsidRPr="00CE5BB2" w:rsidRDefault="00264EE4" w:rsidP="008F11B9">
            <w:pPr>
              <w:adjustRightInd/>
              <w:snapToGrid/>
              <w:spacing w:before="0" w:after="0"/>
              <w:jc w:val="left"/>
              <w:rPr>
                <w:rFonts w:asciiTheme="minorHAnsi" w:eastAsiaTheme="minorEastAsia" w:hAnsiTheme="minorHAnsi" w:cstheme="minorHAnsi"/>
                <w:b w:val="0"/>
                <w:bCs w:val="0"/>
                <w:szCs w:val="20"/>
              </w:rPr>
            </w:pPr>
          </w:p>
        </w:tc>
        <w:tc>
          <w:tcPr>
            <w:tcW w:w="1984" w:type="dxa"/>
            <w:shd w:val="clear" w:color="auto" w:fill="BFBFBF" w:themeFill="background1" w:themeFillShade="BF"/>
          </w:tcPr>
          <w:p w14:paraId="647FB670"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dvfs.h, dvfs_common.h</w:t>
            </w:r>
          </w:p>
        </w:tc>
        <w:tc>
          <w:tcPr>
            <w:tcW w:w="3815" w:type="dxa"/>
            <w:shd w:val="clear" w:color="auto" w:fill="BFBFBF" w:themeFill="background1" w:themeFillShade="BF"/>
            <w:hideMark/>
          </w:tcPr>
          <w:p w14:paraId="1286C3C0"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 driver required definitions</w:t>
            </w:r>
          </w:p>
        </w:tc>
      </w:tr>
      <w:tr w:rsidR="00264EE4" w:rsidRPr="002E0FED" w14:paraId="456E92F6" w14:textId="77777777" w:rsidTr="10853FB9">
        <w:trPr>
          <w:trHeight w:val="10"/>
          <w:jc w:val="center"/>
        </w:trPr>
        <w:tc>
          <w:tcPr>
            <w:cnfStyle w:val="001000000000" w:firstRow="0" w:lastRow="0" w:firstColumn="1" w:lastColumn="0" w:oddVBand="0" w:evenVBand="0" w:oddHBand="0" w:evenHBand="0" w:firstRowFirstColumn="0" w:firstRowLastColumn="0" w:lastRowFirstColumn="0" w:lastRowLastColumn="0"/>
            <w:tcW w:w="3294" w:type="dxa"/>
            <w:vMerge w:val="restart"/>
            <w:hideMark/>
          </w:tcPr>
          <w:p w14:paraId="2B522B2C" w14:textId="7396547A" w:rsidR="009E68E9" w:rsidRPr="00CE5BB2" w:rsidRDefault="10853FB9" w:rsidP="10853FB9">
            <w:pPr>
              <w:adjustRightInd/>
              <w:snapToGrid/>
              <w:spacing w:before="0" w:after="0"/>
              <w:jc w:val="left"/>
              <w:rPr>
                <w:rFonts w:asciiTheme="minorHAnsi" w:eastAsiaTheme="minorEastAsia" w:hAnsiTheme="minorHAnsi" w:cstheme="minorBidi"/>
                <w:b w:val="0"/>
                <w:bCs w:val="0"/>
              </w:rPr>
            </w:pPr>
            <w:r w:rsidRPr="10853FB9">
              <w:rPr>
                <w:rFonts w:asciiTheme="minorHAnsi" w:eastAsiaTheme="minorEastAsia" w:hAnsiTheme="minorHAnsi" w:cstheme="minorBidi"/>
                <w:b w:val="0"/>
                <w:bCs w:val="0"/>
              </w:rPr>
              <w:t>drivers/HIFIX_A/[project]/dvfs/src</w:t>
            </w:r>
          </w:p>
        </w:tc>
        <w:tc>
          <w:tcPr>
            <w:tcW w:w="1984" w:type="dxa"/>
          </w:tcPr>
          <w:p w14:paraId="0A4EEEF6"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dvfs_config_parser.c</w:t>
            </w:r>
          </w:p>
        </w:tc>
        <w:tc>
          <w:tcPr>
            <w:tcW w:w="3815" w:type="dxa"/>
            <w:hideMark/>
          </w:tcPr>
          <w:p w14:paraId="1131FAC8" w14:textId="77777777" w:rsidR="00264EE4" w:rsidRPr="00CE5BB2" w:rsidRDefault="10853FB9"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MCPS lookup callback function implementation</w:t>
            </w:r>
          </w:p>
        </w:tc>
      </w:tr>
      <w:tr w:rsidR="00264EE4" w:rsidRPr="002E0FED" w14:paraId="7C32D72F" w14:textId="77777777" w:rsidTr="10853FB9">
        <w:trPr>
          <w:cnfStyle w:val="000000100000" w:firstRow="0" w:lastRow="0" w:firstColumn="0" w:lastColumn="0" w:oddVBand="0" w:evenVBand="0" w:oddHBand="1" w:evenHBand="0" w:firstRowFirstColumn="0" w:firstRowLastColumn="0" w:lastRowFirstColumn="0" w:lastRowLastColumn="0"/>
          <w:trHeight w:val="10"/>
          <w:jc w:val="center"/>
        </w:trPr>
        <w:tc>
          <w:tcPr>
            <w:cnfStyle w:val="001000000000" w:firstRow="0" w:lastRow="0" w:firstColumn="1" w:lastColumn="0" w:oddVBand="0" w:evenVBand="0" w:oddHBand="0" w:evenHBand="0" w:firstRowFirstColumn="0" w:firstRowLastColumn="0" w:lastRowFirstColumn="0" w:lastRowLastColumn="0"/>
            <w:tcW w:w="3294" w:type="dxa"/>
            <w:vMerge/>
            <w:tcBorders>
              <w:bottom w:val="single" w:sz="12" w:space="0" w:color="auto"/>
            </w:tcBorders>
            <w:hideMark/>
          </w:tcPr>
          <w:p w14:paraId="3E08CC12" w14:textId="77777777" w:rsidR="00264EE4" w:rsidRPr="00CE5BB2" w:rsidRDefault="00264EE4" w:rsidP="00221214">
            <w:pPr>
              <w:adjustRightInd/>
              <w:snapToGrid/>
              <w:spacing w:before="0" w:after="0"/>
              <w:jc w:val="left"/>
              <w:rPr>
                <w:rFonts w:asciiTheme="minorHAnsi" w:eastAsiaTheme="minorEastAsia" w:hAnsiTheme="minorHAnsi" w:cstheme="minorHAnsi"/>
                <w:szCs w:val="20"/>
              </w:rPr>
            </w:pPr>
          </w:p>
        </w:tc>
        <w:tc>
          <w:tcPr>
            <w:tcW w:w="1984" w:type="dxa"/>
            <w:tcBorders>
              <w:bottom w:val="single" w:sz="12" w:space="0" w:color="auto"/>
            </w:tcBorders>
          </w:tcPr>
          <w:p w14:paraId="7289AD2C"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dvfs.c, dvfs_common.c</w:t>
            </w:r>
          </w:p>
        </w:tc>
        <w:tc>
          <w:tcPr>
            <w:tcW w:w="3815" w:type="dxa"/>
            <w:tcBorders>
              <w:bottom w:val="single" w:sz="12" w:space="0" w:color="auto"/>
            </w:tcBorders>
            <w:hideMark/>
          </w:tcPr>
          <w:p w14:paraId="26C55AA3" w14:textId="77777777" w:rsidR="00264EE4" w:rsidRPr="00CE5BB2"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rPr>
              <w:t>DVFS driver</w:t>
            </w:r>
          </w:p>
        </w:tc>
      </w:tr>
    </w:tbl>
    <w:p w14:paraId="45761A37" w14:textId="23FB25C0" w:rsidR="00A663A0"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If you want to create a new library by yourself, you need to register a callback function first as the following example. Note that the look up callback function should be registered by each library. Then we can use this API </w:t>
      </w:r>
      <w:r w:rsidRPr="10853FB9">
        <w:rPr>
          <w:rFonts w:ascii="Courier New" w:eastAsiaTheme="minorEastAsia" w:hAnsi="Courier New" w:cs="Courier New"/>
        </w:rPr>
        <w:t>dvfs_add_swip(Feature_ID, SWIP_ID, adsp_dvfs_swip_config)</w:t>
      </w:r>
      <w:r w:rsidRPr="10853FB9">
        <w:rPr>
          <w:rFonts w:asciiTheme="minorHAnsi" w:eastAsiaTheme="minorEastAsia" w:hAnsiTheme="minorHAnsi" w:cstheme="minorBidi"/>
        </w:rPr>
        <w:t xml:space="preserve"> to link the library (SWIP ID) and the application (Feature ID). It is allowed to link multiple libraries to an application.</w:t>
      </w:r>
    </w:p>
    <w:p w14:paraId="5ED8786F" w14:textId="77777777" w:rsidR="00134DC8" w:rsidRDefault="00134DC8" w:rsidP="00134DC8">
      <w:pPr>
        <w:jc w:val="center"/>
        <w:rPr>
          <w:rFonts w:asciiTheme="minorHAnsi" w:eastAsiaTheme="minorEastAsia" w:hAnsiTheme="minorHAnsi" w:cstheme="minorHAnsi"/>
        </w:rPr>
      </w:pPr>
      <w:r>
        <w:rPr>
          <w:rFonts w:asciiTheme="minorHAnsi" w:eastAsiaTheme="minorEastAsia" w:hAnsiTheme="minorHAnsi" w:cstheme="minorHAnsi" w:hint="eastAsia"/>
          <w:noProof/>
        </w:rPr>
        <w:drawing>
          <wp:inline distT="0" distB="0" distL="0" distR="0" wp14:anchorId="57F932F0" wp14:editId="0E240465">
            <wp:extent cx="5124450" cy="771525"/>
            <wp:effectExtent l="1905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srcRect/>
                    <a:stretch>
                      <a:fillRect/>
                    </a:stretch>
                  </pic:blipFill>
                  <pic:spPr bwMode="auto">
                    <a:xfrm>
                      <a:off x="0" y="0"/>
                      <a:ext cx="5124450" cy="771525"/>
                    </a:xfrm>
                    <a:prstGeom prst="rect">
                      <a:avLst/>
                    </a:prstGeom>
                    <a:noFill/>
                    <a:ln w="9525">
                      <a:noFill/>
                      <a:miter lim="800000"/>
                      <a:headEnd/>
                      <a:tailEnd/>
                    </a:ln>
                  </pic:spPr>
                </pic:pic>
              </a:graphicData>
            </a:graphic>
          </wp:inline>
        </w:drawing>
      </w:r>
    </w:p>
    <w:p w14:paraId="31912CF7" w14:textId="79DD268B" w:rsidR="00134DC8" w:rsidRDefault="00134DC8" w:rsidP="10853FB9">
      <w:pPr>
        <w:pStyle w:val="FigureCaption"/>
        <w:rPr>
          <w:rFonts w:asciiTheme="minorHAnsi" w:eastAsiaTheme="minorEastAsia" w:hAnsiTheme="minorHAnsi" w:cstheme="minorBidi"/>
        </w:rPr>
      </w:pPr>
      <w:bookmarkStart w:id="82" w:name="_Toc136611238"/>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Register a callback function</w:t>
      </w:r>
      <w:bookmarkEnd w:id="82"/>
    </w:p>
    <w:p w14:paraId="2976D620" w14:textId="77777777" w:rsidR="00134DC8"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t xml:space="preserve">    Then the second step is to implement a look up callback function as follows:</w:t>
      </w:r>
    </w:p>
    <w:p w14:paraId="4F014DA9" w14:textId="77777777" w:rsidR="00264EE4" w:rsidRDefault="00264EE4" w:rsidP="00264EE4">
      <w:pPr>
        <w:jc w:val="center"/>
        <w:rPr>
          <w:rFonts w:asciiTheme="minorHAnsi" w:eastAsiaTheme="minorEastAsia" w:hAnsiTheme="minorHAnsi" w:cstheme="minorHAnsi"/>
        </w:rPr>
      </w:pPr>
      <w:r>
        <w:rPr>
          <w:rFonts w:asciiTheme="minorHAnsi" w:eastAsiaTheme="minorEastAsia" w:hAnsiTheme="minorHAnsi" w:cstheme="minorHAnsi" w:hint="eastAsia"/>
          <w:noProof/>
        </w:rPr>
        <w:lastRenderedPageBreak/>
        <w:drawing>
          <wp:inline distT="0" distB="0" distL="0" distR="0" wp14:anchorId="16C95D0D" wp14:editId="2C0FE413">
            <wp:extent cx="4404336" cy="3331596"/>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srcRect/>
                    <a:stretch>
                      <a:fillRect/>
                    </a:stretch>
                  </pic:blipFill>
                  <pic:spPr bwMode="auto">
                    <a:xfrm>
                      <a:off x="0" y="0"/>
                      <a:ext cx="4414507" cy="3339290"/>
                    </a:xfrm>
                    <a:prstGeom prst="rect">
                      <a:avLst/>
                    </a:prstGeom>
                    <a:noFill/>
                    <a:ln w="9525">
                      <a:noFill/>
                      <a:miter lim="800000"/>
                      <a:headEnd/>
                      <a:tailEnd/>
                    </a:ln>
                  </pic:spPr>
                </pic:pic>
              </a:graphicData>
            </a:graphic>
          </wp:inline>
        </w:drawing>
      </w:r>
    </w:p>
    <w:p w14:paraId="000D238A" w14:textId="717667D0" w:rsidR="00264EE4" w:rsidRDefault="00264EE4" w:rsidP="10853FB9">
      <w:pPr>
        <w:pStyle w:val="FigureCaption"/>
        <w:rPr>
          <w:rFonts w:asciiTheme="minorHAnsi" w:eastAsiaTheme="minorEastAsia" w:hAnsiTheme="minorHAnsi" w:cstheme="minorBidi"/>
        </w:rPr>
      </w:pPr>
      <w:bookmarkStart w:id="83" w:name="_Toc136611239"/>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4</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MCPS Look up Callback Function Example</w:t>
      </w:r>
      <w:bookmarkEnd w:id="83"/>
    </w:p>
    <w:p w14:paraId="09857FCE" w14:textId="3B6CDEEB" w:rsidR="003A020E" w:rsidRDefault="003A020E" w:rsidP="005F63AF">
      <w:pPr>
        <w:pStyle w:val="FigureCaption"/>
        <w:rPr>
          <w:rFonts w:asciiTheme="minorHAnsi" w:eastAsiaTheme="minorEastAsia" w:hAnsiTheme="minorHAnsi" w:cstheme="minorHAnsi"/>
        </w:rPr>
      </w:pPr>
    </w:p>
    <w:p w14:paraId="6184A93F" w14:textId="77777777" w:rsidR="00221214" w:rsidRPr="00221214" w:rsidRDefault="10853FB9" w:rsidP="00C81149">
      <w:pPr>
        <w:pStyle w:val="2"/>
      </w:pPr>
      <w:bookmarkStart w:id="84" w:name="_Toc229437605"/>
      <w:r w:rsidRPr="10853FB9">
        <w:t>Audio Effects</w:t>
      </w:r>
      <w:bookmarkEnd w:id="84"/>
    </w:p>
    <w:p w14:paraId="395DC48E" w14:textId="041EFDC2" w:rsidR="00221214" w:rsidRDefault="10853FB9" w:rsidP="00C81149">
      <w:pPr>
        <w:pStyle w:val="3"/>
      </w:pPr>
      <w:bookmarkStart w:id="85" w:name="_Toc467247103"/>
      <w:bookmarkStart w:id="86" w:name="_Toc468483341"/>
      <w:bookmarkStart w:id="87" w:name="_Toc506220237"/>
      <w:bookmarkStart w:id="88" w:name="_Toc229437606"/>
      <w:r w:rsidRPr="10853FB9">
        <w:t>ACF Working Flow on DSP</w:t>
      </w:r>
      <w:bookmarkEnd w:id="85"/>
      <w:bookmarkEnd w:id="86"/>
      <w:bookmarkEnd w:id="87"/>
      <w:bookmarkEnd w:id="88"/>
    </w:p>
    <w:p w14:paraId="5D4A604A" w14:textId="23506AAB" w:rsidR="00221214" w:rsidRDefault="10853FB9" w:rsidP="10853FB9">
      <w:pPr>
        <w:pStyle w:val="Web"/>
        <w:ind w:firstLineChars="100" w:firstLine="200"/>
        <w:jc w:val="both"/>
        <w:rPr>
          <w:rFonts w:ascii="Calibri" w:hAnsi="Calibri"/>
          <w:color w:val="000000" w:themeColor="text1"/>
          <w:sz w:val="20"/>
          <w:szCs w:val="20"/>
        </w:rPr>
      </w:pPr>
      <w:r w:rsidRPr="10853FB9">
        <w:rPr>
          <w:rFonts w:ascii="Calibri" w:hAnsi="Calibri"/>
          <w:sz w:val="20"/>
          <w:szCs w:val="20"/>
        </w:rPr>
        <w:t xml:space="preserve">Audio Compensation Filter (ACF) is used for compensating the audio quality according to physical case. ACF is applied on audio stream during audio playback. </w:t>
      </w:r>
      <w:r w:rsidRPr="10853FB9">
        <w:rPr>
          <w:rFonts w:ascii="Calibri" w:hAnsi="Calibri"/>
          <w:color w:val="000000" w:themeColor="text1"/>
          <w:sz w:val="20"/>
          <w:szCs w:val="20"/>
        </w:rPr>
        <w:t>For ACF on HIFI3, ACF related configurations and control flow are controlled by AP side (e.g. IIR coefficient, ACF switch and Loudness switch), and process is on HIFI3 side .</w:t>
      </w:r>
      <w:bookmarkStart w:id="89" w:name="OLE_LINK136"/>
      <w:bookmarkStart w:id="90" w:name="OLE_LINK137"/>
      <w:bookmarkEnd w:id="89"/>
      <w:bookmarkEnd w:id="90"/>
    </w:p>
    <w:p w14:paraId="5F18EF12" w14:textId="33B014F4" w:rsidR="0084641A" w:rsidRPr="00221214" w:rsidRDefault="10853FB9" w:rsidP="10853FB9">
      <w:pPr>
        <w:pStyle w:val="Web"/>
        <w:ind w:firstLineChars="100" w:firstLine="180"/>
        <w:jc w:val="both"/>
        <w:rPr>
          <w:rFonts w:ascii="Calibri" w:hAnsi="Calibri"/>
          <w:color w:val="000000" w:themeColor="text1"/>
          <w:sz w:val="20"/>
          <w:szCs w:val="20"/>
        </w:rPr>
      </w:pPr>
      <w:r w:rsidRPr="10853FB9">
        <w:rPr>
          <w:rFonts w:ascii="Arial" w:hAnsi="Arial"/>
          <w:b/>
          <w:bCs/>
          <w:sz w:val="18"/>
          <w:szCs w:val="18"/>
        </w:rPr>
        <w:t>Android</w:t>
      </w:r>
    </w:p>
    <w:tbl>
      <w:tblPr>
        <w:tblStyle w:val="21"/>
        <w:tblW w:w="9600" w:type="dxa"/>
        <w:tblLayout w:type="fixed"/>
        <w:tblLook w:val="01E0" w:firstRow="1" w:lastRow="1" w:firstColumn="1" w:lastColumn="1" w:noHBand="0" w:noVBand="0"/>
      </w:tblPr>
      <w:tblGrid>
        <w:gridCol w:w="1951"/>
        <w:gridCol w:w="4678"/>
        <w:gridCol w:w="2971"/>
      </w:tblGrid>
      <w:tr w:rsidR="00221214" w14:paraId="21DFC64A" w14:textId="77777777" w:rsidTr="10853FB9">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951" w:type="dxa"/>
            <w:tcBorders>
              <w:top w:val="single" w:sz="12" w:space="0" w:color="auto"/>
              <w:bottom w:val="double" w:sz="4" w:space="0" w:color="auto"/>
            </w:tcBorders>
            <w:shd w:val="clear" w:color="auto" w:fill="FFFFFF" w:themeFill="background1"/>
            <w:hideMark/>
          </w:tcPr>
          <w:p w14:paraId="1E6E7C22" w14:textId="77777777" w:rsidR="00221214" w:rsidRPr="0084641A" w:rsidRDefault="10853FB9" w:rsidP="10853FB9">
            <w:pPr>
              <w:pStyle w:val="Web"/>
              <w:jc w:val="center"/>
              <w:rPr>
                <w:rFonts w:ascii="Arial" w:hAnsi="Arial"/>
                <w:sz w:val="18"/>
                <w:szCs w:val="18"/>
              </w:rPr>
            </w:pPr>
            <w:r w:rsidRPr="10853FB9">
              <w:rPr>
                <w:rFonts w:ascii="Arial" w:hAnsi="Arial"/>
                <w:sz w:val="18"/>
                <w:szCs w:val="18"/>
              </w:rPr>
              <w:t>File Name</w:t>
            </w:r>
          </w:p>
        </w:tc>
        <w:tc>
          <w:tcPr>
            <w:cnfStyle w:val="000010000000" w:firstRow="0" w:lastRow="0" w:firstColumn="0" w:lastColumn="0" w:oddVBand="1" w:evenVBand="0" w:oddHBand="0" w:evenHBand="0" w:firstRowFirstColumn="0" w:firstRowLastColumn="0" w:lastRowFirstColumn="0" w:lastRowLastColumn="0"/>
            <w:tcW w:w="4678" w:type="dxa"/>
            <w:tcBorders>
              <w:top w:val="single" w:sz="12" w:space="0" w:color="auto"/>
              <w:bottom w:val="double" w:sz="4" w:space="0" w:color="auto"/>
            </w:tcBorders>
            <w:shd w:val="clear" w:color="auto" w:fill="FFFFFF" w:themeFill="background1"/>
            <w:hideMark/>
          </w:tcPr>
          <w:p w14:paraId="0F9CE432" w14:textId="77777777" w:rsidR="00221214" w:rsidRPr="0084641A" w:rsidRDefault="10853FB9" w:rsidP="10853FB9">
            <w:pPr>
              <w:pStyle w:val="Web"/>
              <w:jc w:val="center"/>
              <w:rPr>
                <w:rFonts w:ascii="Arial" w:hAnsi="Arial"/>
                <w:sz w:val="18"/>
                <w:szCs w:val="18"/>
              </w:rPr>
            </w:pPr>
            <w:r w:rsidRPr="10853FB9">
              <w:rPr>
                <w:rFonts w:ascii="Arial" w:hAnsi="Arial"/>
                <w:sz w:val="18"/>
                <w:szCs w:val="18"/>
              </w:rPr>
              <w:t>Path</w:t>
            </w:r>
          </w:p>
        </w:tc>
        <w:tc>
          <w:tcPr>
            <w:cnfStyle w:val="000100000000" w:firstRow="0" w:lastRow="0" w:firstColumn="0" w:lastColumn="1" w:oddVBand="0" w:evenVBand="0" w:oddHBand="0" w:evenHBand="0" w:firstRowFirstColumn="0" w:firstRowLastColumn="0" w:lastRowFirstColumn="0" w:lastRowLastColumn="0"/>
            <w:tcW w:w="2971" w:type="dxa"/>
            <w:tcBorders>
              <w:top w:val="single" w:sz="12" w:space="0" w:color="auto"/>
              <w:bottom w:val="double" w:sz="4" w:space="0" w:color="auto"/>
            </w:tcBorders>
            <w:shd w:val="clear" w:color="auto" w:fill="FFFFFF" w:themeFill="background1"/>
            <w:hideMark/>
          </w:tcPr>
          <w:p w14:paraId="10EAFC5A" w14:textId="77777777" w:rsidR="00221214" w:rsidRPr="0084641A" w:rsidRDefault="10853FB9" w:rsidP="10853FB9">
            <w:pPr>
              <w:pStyle w:val="Web"/>
              <w:jc w:val="center"/>
              <w:rPr>
                <w:rFonts w:ascii="Arial" w:hAnsi="Arial"/>
                <w:sz w:val="18"/>
                <w:szCs w:val="18"/>
              </w:rPr>
            </w:pPr>
            <w:r w:rsidRPr="10853FB9">
              <w:rPr>
                <w:rFonts w:ascii="Arial" w:hAnsi="Arial"/>
                <w:sz w:val="18"/>
                <w:szCs w:val="18"/>
              </w:rPr>
              <w:t>Related Customizaiton</w:t>
            </w:r>
          </w:p>
        </w:tc>
      </w:tr>
      <w:tr w:rsidR="00221214" w14:paraId="4782C21C" w14:textId="77777777" w:rsidTr="10853FB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51" w:type="dxa"/>
            <w:tcBorders>
              <w:top w:val="double" w:sz="4" w:space="0" w:color="auto"/>
            </w:tcBorders>
            <w:vAlign w:val="center"/>
            <w:hideMark/>
          </w:tcPr>
          <w:p w14:paraId="64E07861" w14:textId="77777777" w:rsidR="00C81149" w:rsidRDefault="10853FB9" w:rsidP="10853FB9">
            <w:pPr>
              <w:pStyle w:val="Web"/>
              <w:rPr>
                <w:rFonts w:ascii="Arial" w:eastAsia="SimSun" w:hAnsi="Arial"/>
                <w:b w:val="0"/>
                <w:bCs w:val="0"/>
                <w:color w:val="000000" w:themeColor="text1"/>
                <w:sz w:val="18"/>
                <w:szCs w:val="18"/>
              </w:rPr>
            </w:pPr>
            <w:r w:rsidRPr="10853FB9">
              <w:rPr>
                <w:rFonts w:ascii="Arial" w:hAnsi="Arial"/>
                <w:b w:val="0"/>
                <w:bCs w:val="0"/>
                <w:color w:val="000000" w:themeColor="text1"/>
                <w:sz w:val="18"/>
                <w:szCs w:val="18"/>
              </w:rPr>
              <w:t>aurisys_config_hifi3.xml</w:t>
            </w:r>
          </w:p>
          <w:p w14:paraId="43EBAB61" w14:textId="77777777" w:rsidR="00C81149" w:rsidRDefault="00C81149" w:rsidP="10853FB9">
            <w:pPr>
              <w:pStyle w:val="Web"/>
              <w:rPr>
                <w:rFonts w:ascii="Arial" w:hAnsi="Arial"/>
                <w:b w:val="0"/>
                <w:bCs w:val="0"/>
                <w:color w:val="000000" w:themeColor="text1"/>
                <w:sz w:val="18"/>
                <w:szCs w:val="18"/>
              </w:rPr>
            </w:pPr>
            <w:r>
              <w:rPr>
                <w:rFonts w:ascii="Arial" w:hAnsi="Arial"/>
                <w:color w:val="000000" w:themeColor="text1"/>
                <w:sz w:val="18"/>
                <w:szCs w:val="18"/>
              </w:rPr>
              <w:t>aurisys_config_rv.xml</w:t>
            </w:r>
          </w:p>
          <w:p w14:paraId="20C6C433" w14:textId="0F53B776" w:rsidR="00683969" w:rsidRPr="00683969" w:rsidRDefault="00683969" w:rsidP="10853FB9">
            <w:pPr>
              <w:pStyle w:val="Web"/>
              <w:rPr>
                <w:rFonts w:ascii="Arial" w:eastAsiaTheme="minorEastAsia" w:hAnsi="Arial"/>
                <w:color w:val="000000" w:themeColor="text1"/>
                <w:sz w:val="18"/>
                <w:szCs w:val="18"/>
                <w:lang w:eastAsia="zh-TW"/>
              </w:rPr>
            </w:pPr>
            <w:r>
              <w:rPr>
                <w:rFonts w:ascii="Arial" w:eastAsiaTheme="minorEastAsia" w:hAnsi="Arial" w:hint="eastAsia"/>
                <w:color w:val="000000" w:themeColor="text1"/>
                <w:sz w:val="18"/>
                <w:szCs w:val="18"/>
                <w:lang w:eastAsia="zh-TW"/>
              </w:rPr>
              <w:t>a</w:t>
            </w:r>
            <w:r>
              <w:rPr>
                <w:rFonts w:ascii="Arial" w:eastAsiaTheme="minorEastAsia" w:hAnsi="Arial"/>
                <w:color w:val="000000" w:themeColor="text1"/>
                <w:sz w:val="18"/>
                <w:szCs w:val="18"/>
                <w:lang w:eastAsia="zh-TW"/>
              </w:rPr>
              <w:t>urisys_config_adsp.xml</w:t>
            </w:r>
          </w:p>
        </w:tc>
        <w:tc>
          <w:tcPr>
            <w:cnfStyle w:val="000010000000" w:firstRow="0" w:lastRow="0" w:firstColumn="0" w:lastColumn="0" w:oddVBand="1" w:evenVBand="0" w:oddHBand="0" w:evenHBand="0" w:firstRowFirstColumn="0" w:firstRowLastColumn="0" w:lastRowFirstColumn="0" w:lastRowLastColumn="0"/>
            <w:tcW w:w="4678" w:type="dxa"/>
            <w:tcBorders>
              <w:top w:val="double" w:sz="4" w:space="0" w:color="auto"/>
            </w:tcBorders>
            <w:vAlign w:val="center"/>
            <w:hideMark/>
          </w:tcPr>
          <w:p w14:paraId="04619EAA" w14:textId="77777777" w:rsidR="00221214" w:rsidRPr="0084641A" w:rsidRDefault="10853FB9" w:rsidP="10853FB9">
            <w:pPr>
              <w:pStyle w:val="Web"/>
              <w:rPr>
                <w:rFonts w:ascii="Arial" w:hAnsi="Arial"/>
                <w:color w:val="000000" w:themeColor="text1"/>
                <w:sz w:val="18"/>
                <w:szCs w:val="18"/>
                <w:lang w:eastAsia="zh-TW"/>
              </w:rPr>
            </w:pPr>
            <w:r w:rsidRPr="10853FB9">
              <w:rPr>
                <w:rFonts w:ascii="Arial" w:hAnsi="Arial"/>
                <w:color w:val="000000" w:themeColor="text1"/>
                <w:sz w:val="18"/>
                <w:szCs w:val="18"/>
              </w:rPr>
              <w:t>\vendor\mediatek\proprietary\external\aurisys</w:t>
            </w:r>
          </w:p>
          <w:p w14:paraId="301093D6" w14:textId="77777777" w:rsidR="00221214" w:rsidRPr="0084641A" w:rsidRDefault="10853FB9" w:rsidP="10853FB9">
            <w:pPr>
              <w:pStyle w:val="Web"/>
              <w:rPr>
                <w:rFonts w:ascii="Arial" w:hAnsi="Arial"/>
                <w:color w:val="000000" w:themeColor="text1"/>
                <w:sz w:val="18"/>
                <w:szCs w:val="18"/>
                <w:lang w:eastAsia="zh-TW"/>
              </w:rPr>
            </w:pPr>
            <w:r w:rsidRPr="10853FB9">
              <w:rPr>
                <w:rFonts w:ascii="Arial" w:hAnsi="Arial"/>
                <w:color w:val="000000" w:themeColor="text1"/>
                <w:sz w:val="18"/>
                <w:szCs w:val="18"/>
                <w:lang w:eastAsia="zh-TW"/>
              </w:rPr>
              <w:t>(phone path :) system\vendor\etc\</w:t>
            </w:r>
          </w:p>
        </w:tc>
        <w:tc>
          <w:tcPr>
            <w:cnfStyle w:val="000100000000" w:firstRow="0" w:lastRow="0" w:firstColumn="0" w:lastColumn="1" w:oddVBand="0" w:evenVBand="0" w:oddHBand="0" w:evenHBand="0" w:firstRowFirstColumn="0" w:firstRowLastColumn="0" w:lastRowFirstColumn="0" w:lastRowLastColumn="0"/>
            <w:tcW w:w="2971" w:type="dxa"/>
            <w:tcBorders>
              <w:top w:val="double" w:sz="4" w:space="0" w:color="auto"/>
            </w:tcBorders>
            <w:vAlign w:val="center"/>
            <w:hideMark/>
          </w:tcPr>
          <w:p w14:paraId="07043570"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Depicts the library’s capability and using scenario.</w:t>
            </w:r>
          </w:p>
        </w:tc>
      </w:tr>
      <w:tr w:rsidR="00221214" w14:paraId="3FB7F404" w14:textId="77777777" w:rsidTr="10853FB9">
        <w:trPr>
          <w:trHeight w:val="426"/>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7E5D7D64"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PlaybackACF_AudioParam.xml</w:t>
            </w:r>
          </w:p>
        </w:tc>
        <w:tc>
          <w:tcPr>
            <w:cnfStyle w:val="000010000000" w:firstRow="0" w:lastRow="0" w:firstColumn="0" w:lastColumn="0" w:oddVBand="1" w:evenVBand="0" w:oddHBand="0" w:evenHBand="0" w:firstRowFirstColumn="0" w:firstRowLastColumn="0" w:lastRowFirstColumn="0" w:lastRowLastColumn="0"/>
            <w:tcW w:w="4678" w:type="dxa"/>
            <w:shd w:val="clear" w:color="auto" w:fill="FFFFFF" w:themeFill="background1"/>
            <w:vAlign w:val="center"/>
            <w:hideMark/>
          </w:tcPr>
          <w:p w14:paraId="63A061A2" w14:textId="77777777" w:rsidR="00221214" w:rsidRPr="0084641A" w:rsidRDefault="10853FB9" w:rsidP="10853FB9">
            <w:pPr>
              <w:pStyle w:val="Web"/>
              <w:rPr>
                <w:rFonts w:ascii="Arial" w:hAnsi="Arial"/>
                <w:color w:val="000000" w:themeColor="text1"/>
                <w:sz w:val="18"/>
                <w:szCs w:val="18"/>
                <w:lang w:eastAsia="zh-TW"/>
              </w:rPr>
            </w:pPr>
            <w:r w:rsidRPr="10853FB9">
              <w:rPr>
                <w:rFonts w:ascii="Arial" w:hAnsi="Arial"/>
                <w:color w:val="000000" w:themeColor="text1"/>
                <w:sz w:val="18"/>
                <w:szCs w:val="18"/>
              </w:rPr>
              <w:t>\device\mediatek\common\audio_param\</w:t>
            </w:r>
          </w:p>
          <w:p w14:paraId="1ACE6AE1" w14:textId="77777777" w:rsidR="00221214" w:rsidRPr="0084641A" w:rsidRDefault="10853FB9" w:rsidP="10853FB9">
            <w:pPr>
              <w:pStyle w:val="Web"/>
              <w:rPr>
                <w:rFonts w:ascii="Arial" w:hAnsi="Arial"/>
                <w:color w:val="000000" w:themeColor="text1"/>
                <w:sz w:val="18"/>
                <w:szCs w:val="18"/>
                <w:lang w:eastAsia="zh-TW"/>
              </w:rPr>
            </w:pPr>
            <w:r w:rsidRPr="10853FB9">
              <w:rPr>
                <w:rFonts w:ascii="Arial" w:hAnsi="Arial"/>
                <w:color w:val="000000" w:themeColor="text1"/>
                <w:sz w:val="18"/>
                <w:szCs w:val="18"/>
                <w:lang w:eastAsia="zh-TW"/>
              </w:rPr>
              <w:t>(phone path :) system\vendor\etc\audio_param</w:t>
            </w:r>
          </w:p>
        </w:tc>
        <w:tc>
          <w:tcPr>
            <w:cnfStyle w:val="000100000000" w:firstRow="0" w:lastRow="0" w:firstColumn="0" w:lastColumn="1" w:oddVBand="0" w:evenVBand="0" w:oddHBand="0" w:evenHBand="0" w:firstRowFirstColumn="0" w:firstRowLastColumn="0" w:lastRowFirstColumn="0" w:lastRowLastColumn="0"/>
            <w:tcW w:w="2971" w:type="dxa"/>
            <w:vAlign w:val="center"/>
            <w:hideMark/>
          </w:tcPr>
          <w:p w14:paraId="7BE70A35"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High-pass IIR coefficient</w:t>
            </w:r>
          </w:p>
          <w:p w14:paraId="697F969A"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Band-pass IIR coefficient</w:t>
            </w:r>
          </w:p>
          <w:p w14:paraId="5EC17BD1"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Low-pass IIR coefficient</w:t>
            </w:r>
          </w:p>
        </w:tc>
      </w:tr>
      <w:tr w:rsidR="00221214" w14:paraId="72AE4810" w14:textId="77777777" w:rsidTr="10853FB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0F19174C"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audio_custom_exp.h</w:t>
            </w:r>
          </w:p>
        </w:tc>
        <w:tc>
          <w:tcPr>
            <w:cnfStyle w:val="000010000000" w:firstRow="0" w:lastRow="0" w:firstColumn="0" w:lastColumn="0" w:oddVBand="1" w:evenVBand="0" w:oddHBand="0" w:evenHBand="0" w:firstRowFirstColumn="0" w:firstRowLastColumn="0" w:lastRowFirstColumn="0" w:lastRowLastColumn="0"/>
            <w:tcW w:w="4678" w:type="dxa"/>
            <w:vAlign w:val="center"/>
            <w:hideMark/>
          </w:tcPr>
          <w:p w14:paraId="509F69EB" w14:textId="77777777" w:rsidR="00221214" w:rsidRPr="0084641A" w:rsidRDefault="10853FB9" w:rsidP="10853FB9">
            <w:pPr>
              <w:pStyle w:val="Web"/>
              <w:rPr>
                <w:rFonts w:ascii="Arial" w:hAnsi="Arial"/>
                <w:color w:val="000000" w:themeColor="text1"/>
                <w:sz w:val="18"/>
                <w:szCs w:val="18"/>
              </w:rPr>
            </w:pPr>
            <w:r w:rsidRPr="10853FB9">
              <w:rPr>
                <w:rFonts w:ascii="Arial" w:hAnsi="Arial"/>
                <w:color w:val="000000" w:themeColor="text1"/>
                <w:sz w:val="18"/>
                <w:szCs w:val="18"/>
              </w:rPr>
              <w:t>\vendor\mediatek\proprietary\custom\(%porj)\hal\audioflinger\audio</w:t>
            </w:r>
          </w:p>
        </w:tc>
        <w:tc>
          <w:tcPr>
            <w:cnfStyle w:val="000100000000" w:firstRow="0" w:lastRow="0" w:firstColumn="0" w:lastColumn="1" w:oddVBand="0" w:evenVBand="0" w:oddHBand="0" w:evenHBand="0" w:firstRowFirstColumn="0" w:firstRowLastColumn="0" w:lastRowFirstColumn="0" w:lastRowLastColumn="0"/>
            <w:tcW w:w="2971" w:type="dxa"/>
            <w:vAlign w:val="center"/>
            <w:hideMark/>
          </w:tcPr>
          <w:p w14:paraId="0EAF35C4"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Turn on/off ACF (ENABLE_AUDIO_COMPENSATI</w:t>
            </w:r>
            <w:r w:rsidRPr="10853FB9">
              <w:rPr>
                <w:rFonts w:ascii="Arial" w:hAnsi="Arial"/>
                <w:b w:val="0"/>
                <w:bCs w:val="0"/>
                <w:color w:val="000000" w:themeColor="text1"/>
                <w:sz w:val="18"/>
                <w:szCs w:val="18"/>
              </w:rPr>
              <w:lastRenderedPageBreak/>
              <w:t>ON_FILTER)</w:t>
            </w:r>
          </w:p>
        </w:tc>
      </w:tr>
      <w:tr w:rsidR="00221214" w14:paraId="254D13AB" w14:textId="77777777" w:rsidTr="10853FB9">
        <w:trPr>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230F7FEE"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lastRenderedPageBreak/>
              <w:t>MtkAudioLoudc.c</w:t>
            </w:r>
          </w:p>
        </w:tc>
        <w:tc>
          <w:tcPr>
            <w:cnfStyle w:val="000010000000" w:firstRow="0" w:lastRow="0" w:firstColumn="0" w:lastColumn="0" w:oddVBand="1" w:evenVBand="0" w:oddHBand="0" w:evenHBand="0" w:firstRowFirstColumn="0" w:firstRowLastColumn="0" w:lastRowFirstColumn="0" w:lastRowLastColumn="0"/>
            <w:tcW w:w="4678" w:type="dxa"/>
            <w:shd w:val="clear" w:color="auto" w:fill="FFFFFF" w:themeFill="background1"/>
            <w:vAlign w:val="center"/>
            <w:hideMark/>
          </w:tcPr>
          <w:p w14:paraId="24AB9984" w14:textId="77777777" w:rsidR="00221214" w:rsidRPr="0084641A" w:rsidRDefault="10853FB9" w:rsidP="10853FB9">
            <w:pPr>
              <w:pStyle w:val="Reference"/>
              <w:jc w:val="left"/>
              <w:rPr>
                <w:rFonts w:ascii="Arial" w:eastAsia="Times New Roman" w:hAnsi="Arial"/>
                <w:color w:val="000000" w:themeColor="text1"/>
                <w:sz w:val="18"/>
                <w:szCs w:val="18"/>
                <w:lang w:eastAsia="zh-CN"/>
              </w:rPr>
            </w:pPr>
            <w:r w:rsidRPr="10853FB9">
              <w:rPr>
                <w:rFonts w:ascii="Arial" w:eastAsia="Times New Roman" w:hAnsi="Arial"/>
                <w:color w:val="000000" w:themeColor="text1"/>
                <w:sz w:val="18"/>
                <w:szCs w:val="18"/>
                <w:lang w:eastAsia="zh-CN"/>
              </w:rPr>
              <w:t>\vendor\mediatek\proprietary\external\aurisys\libaudio</w:t>
            </w:r>
          </w:p>
          <w:p w14:paraId="662D1E70" w14:textId="77777777" w:rsidR="00221214" w:rsidRPr="0084641A" w:rsidRDefault="10853FB9" w:rsidP="10853FB9">
            <w:pPr>
              <w:pStyle w:val="Reference"/>
              <w:jc w:val="left"/>
              <w:rPr>
                <w:rFonts w:ascii="Arial" w:eastAsia="Times New Roman" w:hAnsi="Arial"/>
                <w:color w:val="000000" w:themeColor="text1"/>
                <w:sz w:val="18"/>
                <w:szCs w:val="18"/>
                <w:lang w:eastAsia="zh-CN"/>
              </w:rPr>
            </w:pPr>
            <w:r w:rsidRPr="10853FB9">
              <w:rPr>
                <w:rFonts w:ascii="Arial" w:eastAsia="Times New Roman" w:hAnsi="Arial"/>
                <w:color w:val="000000" w:themeColor="text1"/>
                <w:sz w:val="18"/>
                <w:szCs w:val="18"/>
                <w:lang w:eastAsia="zh-CN"/>
              </w:rPr>
              <w:t>loud\</w:t>
            </w:r>
          </w:p>
          <w:p w14:paraId="6BF5A572" w14:textId="77777777" w:rsidR="00221214" w:rsidRPr="0084641A" w:rsidRDefault="10853FB9" w:rsidP="10853FB9">
            <w:pPr>
              <w:pStyle w:val="Web"/>
              <w:rPr>
                <w:rFonts w:ascii="Arial" w:hAnsi="Arial"/>
                <w:color w:val="000000" w:themeColor="text1"/>
                <w:sz w:val="18"/>
                <w:szCs w:val="18"/>
                <w:lang w:eastAsia="zh-TW"/>
              </w:rPr>
            </w:pPr>
            <w:r w:rsidRPr="10853FB9">
              <w:rPr>
                <w:rFonts w:ascii="Arial" w:hAnsi="Arial"/>
                <w:color w:val="000000" w:themeColor="text1"/>
                <w:sz w:val="18"/>
                <w:szCs w:val="18"/>
                <w:lang w:eastAsia="zh-TW"/>
              </w:rPr>
              <w:t>(phone path :) system\vendor\lib\libaudioloudc.so</w:t>
            </w:r>
          </w:p>
        </w:tc>
        <w:tc>
          <w:tcPr>
            <w:cnfStyle w:val="000100000000" w:firstRow="0" w:lastRow="0" w:firstColumn="0" w:lastColumn="1" w:oddVBand="0" w:evenVBand="0" w:oddHBand="0" w:evenHBand="0" w:firstRowFirstColumn="0" w:firstRowLastColumn="0" w:lastRowFirstColumn="0" w:lastRowLastColumn="0"/>
            <w:tcW w:w="2971" w:type="dxa"/>
            <w:vAlign w:val="center"/>
            <w:hideMark/>
          </w:tcPr>
          <w:p w14:paraId="49D902CB"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 xml:space="preserve">ACF/DRC/HCF </w:t>
            </w:r>
            <w:r w:rsidRPr="10853FB9">
              <w:rPr>
                <w:rFonts w:ascii="Arial" w:hAnsi="Arial"/>
                <w:b w:val="0"/>
                <w:bCs w:val="0"/>
                <w:color w:val="000000" w:themeColor="text1"/>
                <w:sz w:val="18"/>
                <w:szCs w:val="18"/>
                <w:lang w:eastAsia="zh-TW"/>
              </w:rPr>
              <w:t>aurisys parsing library</w:t>
            </w:r>
            <w:r w:rsidRPr="10853FB9">
              <w:rPr>
                <w:rFonts w:ascii="Arial" w:hAnsi="Arial"/>
                <w:b w:val="0"/>
                <w:bCs w:val="0"/>
                <w:color w:val="000000" w:themeColor="text1"/>
                <w:sz w:val="18"/>
                <w:szCs w:val="18"/>
              </w:rPr>
              <w:t>wrapper  implementation</w:t>
            </w:r>
          </w:p>
        </w:tc>
      </w:tr>
      <w:tr w:rsidR="00221214" w14:paraId="4D27C90D" w14:textId="77777777" w:rsidTr="10853FB9">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18F84C82"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MtkAudioLoudc.h</w:t>
            </w:r>
          </w:p>
        </w:tc>
        <w:tc>
          <w:tcPr>
            <w:cnfStyle w:val="000010000000" w:firstRow="0" w:lastRow="0" w:firstColumn="0" w:lastColumn="0" w:oddVBand="1" w:evenVBand="0" w:oddHBand="0" w:evenHBand="0" w:firstRowFirstColumn="0" w:firstRowLastColumn="0" w:lastRowFirstColumn="0" w:lastRowLastColumn="0"/>
            <w:tcW w:w="4678" w:type="dxa"/>
            <w:vAlign w:val="center"/>
            <w:hideMark/>
          </w:tcPr>
          <w:p w14:paraId="089BD259"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\vendor\mediatek\proprietary\external\aurisys\libaudioloud</w:t>
            </w:r>
            <w:r w:rsidRPr="10853FB9">
              <w:rPr>
                <w:rFonts w:ascii="Arial" w:hAnsi="Arial"/>
                <w:color w:val="000000" w:themeColor="text1"/>
                <w:sz w:val="18"/>
                <w:szCs w:val="18"/>
                <w:lang w:eastAsia="zh-TW"/>
              </w:rPr>
              <w:t>\</w:t>
            </w:r>
          </w:p>
        </w:tc>
        <w:tc>
          <w:tcPr>
            <w:cnfStyle w:val="000100000000" w:firstRow="0" w:lastRow="0" w:firstColumn="0" w:lastColumn="1" w:oddVBand="0" w:evenVBand="0" w:oddHBand="0" w:evenHBand="0" w:firstRowFirstColumn="0" w:firstRowLastColumn="0" w:lastRowFirstColumn="0" w:lastRowLastColumn="0"/>
            <w:tcW w:w="2971" w:type="dxa"/>
            <w:vAlign w:val="center"/>
            <w:hideMark/>
          </w:tcPr>
          <w:p w14:paraId="5CE15FDF"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 xml:space="preserve">ACF/DRC/HCF </w:t>
            </w:r>
            <w:r w:rsidRPr="10853FB9">
              <w:rPr>
                <w:rFonts w:ascii="Arial" w:hAnsi="Arial"/>
                <w:b w:val="0"/>
                <w:bCs w:val="0"/>
                <w:color w:val="000000" w:themeColor="text1"/>
                <w:sz w:val="18"/>
                <w:szCs w:val="18"/>
                <w:lang w:eastAsia="zh-TW"/>
              </w:rPr>
              <w:t>aurisys parsing library</w:t>
            </w:r>
            <w:r w:rsidRPr="10853FB9">
              <w:rPr>
                <w:rFonts w:ascii="Arial" w:hAnsi="Arial"/>
                <w:b w:val="0"/>
                <w:bCs w:val="0"/>
                <w:color w:val="000000" w:themeColor="text1"/>
                <w:sz w:val="18"/>
                <w:szCs w:val="18"/>
              </w:rPr>
              <w:t>wrapper header file</w:t>
            </w:r>
          </w:p>
        </w:tc>
      </w:tr>
      <w:tr w:rsidR="00221214" w14:paraId="6184A394" w14:textId="77777777" w:rsidTr="10853FB9">
        <w:trPr>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0A58C5CD"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AudioCompFltCustParamc.c</w:t>
            </w:r>
          </w:p>
        </w:tc>
        <w:tc>
          <w:tcPr>
            <w:cnfStyle w:val="000010000000" w:firstRow="0" w:lastRow="0" w:firstColumn="0" w:lastColumn="0" w:oddVBand="1" w:evenVBand="0" w:oddHBand="0" w:evenHBand="0" w:firstRowFirstColumn="0" w:firstRowLastColumn="0" w:lastRowFirstColumn="0" w:lastRowLastColumn="0"/>
            <w:tcW w:w="4678" w:type="dxa"/>
            <w:shd w:val="clear" w:color="auto" w:fill="FFFFFF" w:themeFill="background1"/>
            <w:vAlign w:val="center"/>
          </w:tcPr>
          <w:p w14:paraId="0AA9074B"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\vendor\mediatek\proprietary\external\AudioCompensationFilter\</w:t>
            </w:r>
          </w:p>
        </w:tc>
        <w:tc>
          <w:tcPr>
            <w:cnfStyle w:val="000100000000" w:firstRow="0" w:lastRow="0" w:firstColumn="0" w:lastColumn="1" w:oddVBand="0" w:evenVBand="0" w:oddHBand="0" w:evenHBand="0" w:firstRowFirstColumn="0" w:firstRowLastColumn="0" w:lastRowFirstColumn="0" w:lastRowLastColumn="0"/>
            <w:tcW w:w="2971" w:type="dxa"/>
            <w:vAlign w:val="center"/>
          </w:tcPr>
          <w:p w14:paraId="1189761B"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 xml:space="preserve">Interact with AudioParamParser ,getting parameters from XML </w:t>
            </w:r>
          </w:p>
        </w:tc>
      </w:tr>
      <w:tr w:rsidR="00221214" w14:paraId="6B47C14A" w14:textId="77777777" w:rsidTr="10853FB9">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8844054"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AudioCompFltCustParamc.h</w:t>
            </w:r>
          </w:p>
        </w:tc>
        <w:tc>
          <w:tcPr>
            <w:cnfStyle w:val="000010000000" w:firstRow="0" w:lastRow="0" w:firstColumn="0" w:lastColumn="0" w:oddVBand="1" w:evenVBand="0" w:oddHBand="0" w:evenHBand="0" w:firstRowFirstColumn="0" w:firstRowLastColumn="0" w:lastRowFirstColumn="0" w:lastRowLastColumn="0"/>
            <w:tcW w:w="4678" w:type="dxa"/>
            <w:vAlign w:val="center"/>
          </w:tcPr>
          <w:p w14:paraId="44A4AF02"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\vendor\mediatek\proprietary\external\AudioCompensationFilter\</w:t>
            </w:r>
          </w:p>
        </w:tc>
        <w:tc>
          <w:tcPr>
            <w:cnfStyle w:val="000100000000" w:firstRow="0" w:lastRow="0" w:firstColumn="0" w:lastColumn="1" w:oddVBand="0" w:evenVBand="0" w:oddHBand="0" w:evenHBand="0" w:firstRowFirstColumn="0" w:firstRowLastColumn="0" w:lastRowFirstColumn="0" w:lastRowLastColumn="0"/>
            <w:tcW w:w="2971" w:type="dxa"/>
            <w:vAlign w:val="center"/>
          </w:tcPr>
          <w:p w14:paraId="7CDAA70E"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C code implementation header file for param related function.</w:t>
            </w:r>
          </w:p>
        </w:tc>
      </w:tr>
      <w:tr w:rsidR="00221214" w14:paraId="1C966873" w14:textId="77777777" w:rsidTr="10853FB9">
        <w:trPr>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ACF21CE"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AudioCompensationFilterc.h</w:t>
            </w:r>
          </w:p>
        </w:tc>
        <w:tc>
          <w:tcPr>
            <w:cnfStyle w:val="000010000000" w:firstRow="0" w:lastRow="0" w:firstColumn="0" w:lastColumn="0" w:oddVBand="1" w:evenVBand="0" w:oddHBand="0" w:evenHBand="0" w:firstRowFirstColumn="0" w:firstRowLastColumn="0" w:lastRowFirstColumn="0" w:lastRowLastColumn="0"/>
            <w:tcW w:w="4678" w:type="dxa"/>
            <w:shd w:val="clear" w:color="auto" w:fill="FFFFFF" w:themeFill="background1"/>
            <w:vAlign w:val="center"/>
          </w:tcPr>
          <w:p w14:paraId="3750A14C"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\vendor\mediatek\proprietary\external\AudioCompensationFilter\3</w:t>
            </w:r>
          </w:p>
        </w:tc>
        <w:tc>
          <w:tcPr>
            <w:cnfStyle w:val="000100000000" w:firstRow="0" w:lastRow="0" w:firstColumn="0" w:lastColumn="1" w:oddVBand="0" w:evenVBand="0" w:oddHBand="0" w:evenHBand="0" w:firstRowFirstColumn="0" w:firstRowLastColumn="0" w:lastRowFirstColumn="0" w:lastRowLastColumn="0"/>
            <w:tcW w:w="2971" w:type="dxa"/>
            <w:vAlign w:val="center"/>
          </w:tcPr>
          <w:p w14:paraId="2B48A2B3"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C code implementation header file, define audio compensation type and mode.</w:t>
            </w:r>
          </w:p>
        </w:tc>
      </w:tr>
      <w:tr w:rsidR="00221214" w14:paraId="1F262C48" w14:textId="77777777" w:rsidTr="10853FB9">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131B8D3"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arsi_besloudness.c</w:t>
            </w:r>
          </w:p>
        </w:tc>
        <w:tc>
          <w:tcPr>
            <w:cnfStyle w:val="000010000000" w:firstRow="0" w:lastRow="0" w:firstColumn="0" w:lastColumn="0" w:oddVBand="1" w:evenVBand="0" w:oddHBand="0" w:evenHBand="0" w:firstRowFirstColumn="0" w:firstRowLastColumn="0" w:lastRowFirstColumn="0" w:lastRowLastColumn="0"/>
            <w:tcW w:w="4678" w:type="dxa"/>
            <w:vAlign w:val="center"/>
          </w:tcPr>
          <w:p w14:paraId="7B8C6791"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\vendor\mediatek\proprietary\tinysys\freertos\source\middleware\lib\aurisys\lib\common\libbesloudness</w:t>
            </w:r>
          </w:p>
        </w:tc>
        <w:tc>
          <w:tcPr>
            <w:cnfStyle w:val="000100000000" w:firstRow="0" w:lastRow="0" w:firstColumn="0" w:lastColumn="1" w:oddVBand="0" w:evenVBand="0" w:oddHBand="0" w:evenHBand="0" w:firstRowFirstColumn="0" w:firstRowLastColumn="0" w:lastRowFirstColumn="0" w:lastRowLastColumn="0"/>
            <w:tcW w:w="2971" w:type="dxa"/>
            <w:vAlign w:val="center"/>
          </w:tcPr>
          <w:p w14:paraId="546E1B9D"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 xml:space="preserve">ACF/DRC/HCF </w:t>
            </w:r>
            <w:r w:rsidRPr="10853FB9">
              <w:rPr>
                <w:rFonts w:ascii="Arial" w:hAnsi="Arial"/>
                <w:b w:val="0"/>
                <w:bCs w:val="0"/>
                <w:color w:val="000000" w:themeColor="text1"/>
                <w:sz w:val="18"/>
                <w:szCs w:val="18"/>
                <w:lang w:eastAsia="zh-TW"/>
              </w:rPr>
              <w:t>aurisys prosessing library</w:t>
            </w:r>
            <w:r w:rsidRPr="10853FB9">
              <w:rPr>
                <w:rFonts w:ascii="Arial" w:hAnsi="Arial"/>
                <w:b w:val="0"/>
                <w:bCs w:val="0"/>
                <w:color w:val="000000" w:themeColor="text1"/>
                <w:sz w:val="18"/>
                <w:szCs w:val="18"/>
              </w:rPr>
              <w:t>wrapper  implementation</w:t>
            </w:r>
          </w:p>
        </w:tc>
      </w:tr>
      <w:tr w:rsidR="00221214" w14:paraId="199C22DD" w14:textId="77777777" w:rsidTr="10853FB9">
        <w:trPr>
          <w:trHeight w:val="439"/>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67D7C42"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arsi_besloudness.h</w:t>
            </w:r>
          </w:p>
        </w:tc>
        <w:tc>
          <w:tcPr>
            <w:cnfStyle w:val="000010000000" w:firstRow="0" w:lastRow="0" w:firstColumn="0" w:lastColumn="0" w:oddVBand="1" w:evenVBand="0" w:oddHBand="0" w:evenHBand="0" w:firstRowFirstColumn="0" w:firstRowLastColumn="0" w:lastRowFirstColumn="0" w:lastRowLastColumn="0"/>
            <w:tcW w:w="4678" w:type="dxa"/>
            <w:shd w:val="clear" w:color="auto" w:fill="FFFFFF" w:themeFill="background1"/>
            <w:vAlign w:val="center"/>
          </w:tcPr>
          <w:p w14:paraId="6714A8FF" w14:textId="77777777" w:rsidR="00221214" w:rsidRPr="0084641A"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\vendor\mediatek\proprietary\tinysys\freertos\source\middleware\lib\aurisys\lib\common\libbesloudness</w:t>
            </w:r>
          </w:p>
        </w:tc>
        <w:tc>
          <w:tcPr>
            <w:cnfStyle w:val="000100000000" w:firstRow="0" w:lastRow="0" w:firstColumn="0" w:lastColumn="1" w:oddVBand="0" w:evenVBand="0" w:oddHBand="0" w:evenHBand="0" w:firstRowFirstColumn="0" w:firstRowLastColumn="0" w:lastRowFirstColumn="0" w:lastRowLastColumn="0"/>
            <w:tcW w:w="2971" w:type="dxa"/>
            <w:vAlign w:val="center"/>
          </w:tcPr>
          <w:p w14:paraId="1EA4213F"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 xml:space="preserve">ACF/DRC/HCF </w:t>
            </w:r>
            <w:r w:rsidRPr="10853FB9">
              <w:rPr>
                <w:rFonts w:ascii="Arial" w:hAnsi="Arial"/>
                <w:b w:val="0"/>
                <w:bCs w:val="0"/>
                <w:color w:val="000000" w:themeColor="text1"/>
                <w:sz w:val="18"/>
                <w:szCs w:val="18"/>
                <w:lang w:eastAsia="zh-TW"/>
              </w:rPr>
              <w:t>aurisys prosessing library</w:t>
            </w:r>
            <w:r w:rsidRPr="10853FB9">
              <w:rPr>
                <w:rFonts w:ascii="Arial" w:hAnsi="Arial"/>
                <w:b w:val="0"/>
                <w:bCs w:val="0"/>
                <w:color w:val="000000" w:themeColor="text1"/>
                <w:sz w:val="18"/>
                <w:szCs w:val="18"/>
              </w:rPr>
              <w:t>wrapper header file</w:t>
            </w:r>
          </w:p>
        </w:tc>
      </w:tr>
      <w:tr w:rsidR="00221214" w14:paraId="70E8CA00" w14:textId="77777777" w:rsidTr="10853FB9">
        <w:trPr>
          <w:cnfStyle w:val="010000000000" w:firstRow="0" w:lastRow="1"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951" w:type="dxa"/>
            <w:tcBorders>
              <w:bottom w:val="single" w:sz="12" w:space="0" w:color="auto"/>
            </w:tcBorders>
            <w:shd w:val="clear" w:color="auto" w:fill="CCCCCC"/>
            <w:vAlign w:val="center"/>
          </w:tcPr>
          <w:p w14:paraId="15F23BE0"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libbesloudness.a</w:t>
            </w:r>
          </w:p>
        </w:tc>
        <w:tc>
          <w:tcPr>
            <w:cnfStyle w:val="000010000000" w:firstRow="0" w:lastRow="0" w:firstColumn="0" w:lastColumn="0" w:oddVBand="1" w:evenVBand="0" w:oddHBand="0" w:evenHBand="0" w:firstRowFirstColumn="0" w:firstRowLastColumn="0" w:lastRowFirstColumn="0" w:lastRowLastColumn="0"/>
            <w:tcW w:w="4678" w:type="dxa"/>
            <w:tcBorders>
              <w:bottom w:val="single" w:sz="12" w:space="0" w:color="auto"/>
            </w:tcBorders>
            <w:shd w:val="clear" w:color="auto" w:fill="CCCCCC"/>
            <w:vAlign w:val="center"/>
          </w:tcPr>
          <w:p w14:paraId="08EFADB6" w14:textId="77777777" w:rsidR="00221214" w:rsidRPr="0084641A" w:rsidRDefault="10853FB9" w:rsidP="10853FB9">
            <w:pPr>
              <w:pStyle w:val="Web"/>
              <w:jc w:val="both"/>
              <w:rPr>
                <w:rFonts w:ascii="Arial" w:hAnsi="Arial"/>
                <w:b w:val="0"/>
                <w:bCs w:val="0"/>
                <w:color w:val="000000" w:themeColor="text1"/>
                <w:sz w:val="18"/>
                <w:szCs w:val="18"/>
              </w:rPr>
            </w:pPr>
            <w:r w:rsidRPr="10853FB9">
              <w:rPr>
                <w:rFonts w:ascii="Arial" w:hAnsi="Arial"/>
                <w:b w:val="0"/>
                <w:bCs w:val="0"/>
                <w:color w:val="000000" w:themeColor="text1"/>
                <w:sz w:val="18"/>
                <w:szCs w:val="18"/>
              </w:rPr>
              <w:t>\vendor\mediatek\proprietary\tinysys\freertos\source\middleware\lib\audio\hifi3\libbesloudness</w:t>
            </w:r>
          </w:p>
        </w:tc>
        <w:tc>
          <w:tcPr>
            <w:cnfStyle w:val="000100000000" w:firstRow="0" w:lastRow="0" w:firstColumn="0" w:lastColumn="1" w:oddVBand="0" w:evenVBand="0" w:oddHBand="0" w:evenHBand="0" w:firstRowFirstColumn="0" w:firstRowLastColumn="0" w:lastRowFirstColumn="0" w:lastRowLastColumn="0"/>
            <w:tcW w:w="2971" w:type="dxa"/>
            <w:tcBorders>
              <w:bottom w:val="single" w:sz="12" w:space="0" w:color="auto"/>
            </w:tcBorders>
            <w:shd w:val="clear" w:color="auto" w:fill="CCCCCC"/>
            <w:vAlign w:val="center"/>
          </w:tcPr>
          <w:p w14:paraId="6DE7CE78" w14:textId="77777777" w:rsidR="00221214" w:rsidRPr="0084641A" w:rsidRDefault="10853FB9" w:rsidP="10853FB9">
            <w:pPr>
              <w:pStyle w:val="Web"/>
              <w:rPr>
                <w:rFonts w:ascii="Arial" w:hAnsi="Arial"/>
                <w:b w:val="0"/>
                <w:bCs w:val="0"/>
                <w:color w:val="000000" w:themeColor="text1"/>
                <w:sz w:val="18"/>
                <w:szCs w:val="18"/>
              </w:rPr>
            </w:pPr>
            <w:r w:rsidRPr="10853FB9">
              <w:rPr>
                <w:rFonts w:ascii="Arial" w:hAnsi="Arial"/>
                <w:b w:val="0"/>
                <w:bCs w:val="0"/>
                <w:color w:val="000000" w:themeColor="text1"/>
                <w:sz w:val="18"/>
                <w:szCs w:val="18"/>
              </w:rPr>
              <w:t>ACF/DRC/HCF library on HIFI3</w:t>
            </w:r>
          </w:p>
        </w:tc>
      </w:tr>
    </w:tbl>
    <w:p w14:paraId="6BE4DC5C" w14:textId="463917CE" w:rsidR="00CE5BB2" w:rsidRDefault="10853FB9" w:rsidP="10853FB9">
      <w:pPr>
        <w:rPr>
          <w:color w:val="000000" w:themeColor="text1"/>
        </w:rPr>
      </w:pPr>
      <w:r w:rsidRPr="10853FB9">
        <w:rPr>
          <w:color w:val="000000" w:themeColor="text1"/>
        </w:rPr>
        <w:t>We separate ACF working folw for two parts: paring part on AP side, and processing part on DSP side. The</w:t>
      </w:r>
    </w:p>
    <w:p w14:paraId="2D9A5E4F" w14:textId="397908FD" w:rsidR="00221214" w:rsidRPr="00221214" w:rsidRDefault="10853FB9" w:rsidP="10853FB9">
      <w:pPr>
        <w:rPr>
          <w:color w:val="000000" w:themeColor="text1"/>
        </w:rPr>
      </w:pPr>
      <w:r w:rsidRPr="10853FB9">
        <w:rPr>
          <w:color w:val="000000" w:themeColor="text1"/>
        </w:rPr>
        <w:t xml:space="preserve">post process will be triggered and done through the ARSI standard interface. Belows are the changes in our design. </w:t>
      </w:r>
    </w:p>
    <w:p w14:paraId="1620BD5D" w14:textId="4F3A285F" w:rsidR="00221214" w:rsidRPr="00C97061" w:rsidRDefault="10853FB9" w:rsidP="10853FB9">
      <w:pPr>
        <w:pStyle w:val="Web"/>
        <w:widowControl w:val="0"/>
        <w:numPr>
          <w:ilvl w:val="0"/>
          <w:numId w:val="12"/>
        </w:numPr>
        <w:spacing w:before="0" w:after="120"/>
        <w:rPr>
          <w:rFonts w:ascii="Calibri" w:hAnsi="Calibri"/>
          <w:i/>
          <w:iCs/>
          <w:sz w:val="20"/>
          <w:szCs w:val="20"/>
        </w:rPr>
      </w:pPr>
      <w:r w:rsidRPr="10853FB9">
        <w:rPr>
          <w:rFonts w:ascii="Calibri" w:hAnsi="Calibri"/>
          <w:i/>
          <w:iCs/>
          <w:sz w:val="20"/>
          <w:szCs w:val="20"/>
        </w:rPr>
        <w:t xml:space="preserve">In </w:t>
      </w:r>
      <w:r w:rsidRPr="10853FB9">
        <w:rPr>
          <w:rFonts w:ascii="Calibri" w:hAnsi="Calibri"/>
          <w:i/>
          <w:iCs/>
          <w:color w:val="000000" w:themeColor="text1"/>
          <w:sz w:val="20"/>
          <w:szCs w:val="20"/>
        </w:rPr>
        <w:t>aurisys_config_</w:t>
      </w:r>
      <w:r w:rsidR="00683969">
        <w:rPr>
          <w:rFonts w:ascii="Calibri" w:hAnsi="Calibri"/>
          <w:i/>
          <w:iCs/>
          <w:color w:val="000000" w:themeColor="text1"/>
          <w:sz w:val="20"/>
          <w:szCs w:val="20"/>
        </w:rPr>
        <w:t>adsp</w:t>
      </w:r>
      <w:r w:rsidRPr="10853FB9">
        <w:rPr>
          <w:rFonts w:ascii="Calibri" w:hAnsi="Calibri"/>
          <w:i/>
          <w:iCs/>
          <w:color w:val="000000" w:themeColor="text1"/>
          <w:sz w:val="20"/>
          <w:szCs w:val="20"/>
        </w:rPr>
        <w:t>.xml</w:t>
      </w:r>
      <w:r w:rsidR="00C81149" w:rsidRPr="00C81149">
        <w:rPr>
          <w:rFonts w:ascii="Calibri" w:hAnsi="Calibri"/>
          <w:i/>
          <w:iCs/>
          <w:sz w:val="20"/>
          <w:szCs w:val="20"/>
        </w:rPr>
        <w:t xml:space="preserve"> </w:t>
      </w:r>
      <w:r w:rsidRPr="00C81149">
        <w:rPr>
          <w:rFonts w:ascii="Calibri" w:hAnsi="Calibri"/>
          <w:i/>
          <w:iCs/>
          <w:sz w:val="20"/>
          <w:szCs w:val="20"/>
        </w:rPr>
        <w:t xml:space="preserve">in </w:t>
      </w:r>
      <w:r w:rsidRPr="10853FB9">
        <w:rPr>
          <w:rFonts w:ascii="Calibri" w:hAnsi="Calibri"/>
          <w:i/>
          <w:iCs/>
          <w:sz w:val="20"/>
          <w:szCs w:val="20"/>
        </w:rPr>
        <w:t>vendor\mediatek\proprietary\external\aurisys</w:t>
      </w:r>
    </w:p>
    <w:p w14:paraId="010D6943" w14:textId="10E98FF2" w:rsidR="00221214" w:rsidRDefault="10853FB9" w:rsidP="10853FB9">
      <w:pPr>
        <w:pStyle w:val="Web"/>
        <w:widowControl w:val="0"/>
        <w:numPr>
          <w:ilvl w:val="0"/>
          <w:numId w:val="15"/>
        </w:numPr>
        <w:spacing w:before="0" w:after="120"/>
        <w:rPr>
          <w:rFonts w:ascii="Calibri" w:hAnsi="Calibri"/>
          <w:sz w:val="20"/>
          <w:szCs w:val="20"/>
        </w:rPr>
      </w:pPr>
      <w:r w:rsidRPr="10853FB9">
        <w:rPr>
          <w:rFonts w:ascii="Calibri" w:hAnsi="Calibri"/>
          <w:sz w:val="20"/>
          <w:szCs w:val="20"/>
        </w:rPr>
        <w:t>Add BesSound libarary description on DSP</w:t>
      </w:r>
    </w:p>
    <w:p w14:paraId="7A8BE5F6" w14:textId="19954CBB" w:rsidR="00221214" w:rsidRPr="00C97061" w:rsidRDefault="10853FB9" w:rsidP="10853FB9">
      <w:pPr>
        <w:pStyle w:val="Web"/>
        <w:widowControl w:val="0"/>
        <w:numPr>
          <w:ilvl w:val="0"/>
          <w:numId w:val="12"/>
        </w:numPr>
        <w:spacing w:before="0" w:after="120"/>
        <w:rPr>
          <w:rFonts w:ascii="Calibri" w:hAnsi="Calibri"/>
          <w:i/>
          <w:iCs/>
          <w:sz w:val="20"/>
          <w:szCs w:val="20"/>
        </w:rPr>
      </w:pPr>
      <w:r w:rsidRPr="10853FB9">
        <w:rPr>
          <w:rFonts w:ascii="Calibri" w:hAnsi="Calibri"/>
          <w:i/>
          <w:iCs/>
          <w:sz w:val="20"/>
          <w:szCs w:val="20"/>
        </w:rPr>
        <w:t>In  vendor\mediatek\proprietary\external\aurisys\libaudioloud</w:t>
      </w:r>
      <w:r w:rsidR="00C81149">
        <w:rPr>
          <w:rFonts w:ascii="Calibri" w:hAnsi="Calibri"/>
          <w:i/>
          <w:iCs/>
          <w:sz w:val="20"/>
          <w:szCs w:val="20"/>
        </w:rPr>
        <w:t xml:space="preserve"> </w:t>
      </w:r>
      <w:r w:rsidRPr="10853FB9">
        <w:rPr>
          <w:rFonts w:ascii="Calibri" w:hAnsi="Calibri"/>
          <w:sz w:val="20"/>
          <w:szCs w:val="20"/>
        </w:rPr>
        <w:t>add below files for parameter parsing</w:t>
      </w:r>
    </w:p>
    <w:p w14:paraId="6401F82A" w14:textId="77777777" w:rsidR="00221214" w:rsidRDefault="10853FB9" w:rsidP="10853FB9">
      <w:pPr>
        <w:pStyle w:val="Web"/>
        <w:widowControl w:val="0"/>
        <w:numPr>
          <w:ilvl w:val="0"/>
          <w:numId w:val="14"/>
        </w:numPr>
        <w:spacing w:before="0" w:after="120"/>
        <w:rPr>
          <w:rFonts w:ascii="Calibri" w:hAnsi="Calibri"/>
          <w:sz w:val="20"/>
          <w:szCs w:val="20"/>
        </w:rPr>
      </w:pPr>
      <w:r w:rsidRPr="10853FB9">
        <w:rPr>
          <w:rFonts w:ascii="Calibri" w:hAnsi="Calibri"/>
          <w:sz w:val="20"/>
          <w:szCs w:val="20"/>
        </w:rPr>
        <w:t>MtkAudioLoudc.c</w:t>
      </w:r>
    </w:p>
    <w:p w14:paraId="3A9A5AEB" w14:textId="77777777" w:rsidR="00221214" w:rsidRPr="001A27EC" w:rsidRDefault="10853FB9" w:rsidP="10853FB9">
      <w:pPr>
        <w:pStyle w:val="Web"/>
        <w:widowControl w:val="0"/>
        <w:numPr>
          <w:ilvl w:val="0"/>
          <w:numId w:val="14"/>
        </w:numPr>
        <w:spacing w:before="0" w:after="120"/>
        <w:rPr>
          <w:rFonts w:ascii="Calibri" w:hAnsi="Calibri"/>
          <w:sz w:val="20"/>
          <w:szCs w:val="20"/>
        </w:rPr>
      </w:pPr>
      <w:r w:rsidRPr="10853FB9">
        <w:rPr>
          <w:rFonts w:ascii="Calibri" w:hAnsi="Calibri"/>
          <w:sz w:val="20"/>
          <w:szCs w:val="20"/>
        </w:rPr>
        <w:t>MtkAudioLoudc.h</w:t>
      </w:r>
    </w:p>
    <w:p w14:paraId="4E9EC648" w14:textId="0FB5953A" w:rsidR="00221214" w:rsidRPr="00C97061" w:rsidRDefault="10853FB9" w:rsidP="10853FB9">
      <w:pPr>
        <w:pStyle w:val="Web"/>
        <w:widowControl w:val="0"/>
        <w:numPr>
          <w:ilvl w:val="0"/>
          <w:numId w:val="12"/>
        </w:numPr>
        <w:spacing w:before="0" w:after="120"/>
        <w:rPr>
          <w:rFonts w:ascii="Calibri" w:hAnsi="Calibri"/>
          <w:i/>
          <w:iCs/>
          <w:sz w:val="20"/>
          <w:szCs w:val="20"/>
        </w:rPr>
      </w:pPr>
      <w:r w:rsidRPr="10853FB9">
        <w:rPr>
          <w:rFonts w:ascii="Calibri" w:hAnsi="Calibri"/>
          <w:i/>
          <w:iCs/>
          <w:sz w:val="20"/>
          <w:szCs w:val="20"/>
        </w:rPr>
        <w:t>In  vendor\mediatek\proprietary\external\AudioCompensationFilter</w:t>
      </w:r>
      <w:r w:rsidR="00C81149">
        <w:rPr>
          <w:rFonts w:ascii="Calibri" w:hAnsi="Calibri"/>
          <w:i/>
          <w:iCs/>
          <w:sz w:val="20"/>
          <w:szCs w:val="20"/>
        </w:rPr>
        <w:t xml:space="preserve"> b</w:t>
      </w:r>
      <w:r w:rsidRPr="10853FB9">
        <w:rPr>
          <w:rFonts w:ascii="Calibri" w:hAnsi="Calibri"/>
          <w:color w:val="000000" w:themeColor="text1"/>
          <w:sz w:val="20"/>
          <w:szCs w:val="20"/>
        </w:rPr>
        <w:t>add</w:t>
      </w:r>
    </w:p>
    <w:p w14:paraId="3C299AFD" w14:textId="77777777" w:rsidR="00221214" w:rsidRDefault="10853FB9" w:rsidP="10853FB9">
      <w:pPr>
        <w:pStyle w:val="Web"/>
        <w:widowControl w:val="0"/>
        <w:numPr>
          <w:ilvl w:val="0"/>
          <w:numId w:val="13"/>
        </w:numPr>
        <w:spacing w:before="0" w:after="120"/>
        <w:rPr>
          <w:rFonts w:ascii="Calibri" w:hAnsi="Calibri"/>
          <w:sz w:val="20"/>
          <w:szCs w:val="20"/>
        </w:rPr>
      </w:pPr>
      <w:r w:rsidRPr="10853FB9">
        <w:rPr>
          <w:rFonts w:ascii="Calibri" w:hAnsi="Calibri"/>
          <w:sz w:val="20"/>
          <w:szCs w:val="20"/>
        </w:rPr>
        <w:t>AudioCompFltCustParamc.c</w:t>
      </w:r>
    </w:p>
    <w:p w14:paraId="232BA5CB" w14:textId="77777777" w:rsidR="00221214" w:rsidRDefault="10853FB9" w:rsidP="10853FB9">
      <w:pPr>
        <w:pStyle w:val="Web"/>
        <w:widowControl w:val="0"/>
        <w:numPr>
          <w:ilvl w:val="0"/>
          <w:numId w:val="13"/>
        </w:numPr>
        <w:spacing w:before="0" w:after="120"/>
        <w:rPr>
          <w:rFonts w:ascii="Calibri" w:hAnsi="Calibri"/>
          <w:sz w:val="20"/>
          <w:szCs w:val="20"/>
        </w:rPr>
      </w:pPr>
      <w:r w:rsidRPr="10853FB9">
        <w:rPr>
          <w:rFonts w:ascii="Calibri" w:hAnsi="Calibri"/>
          <w:sz w:val="20"/>
          <w:szCs w:val="20"/>
        </w:rPr>
        <w:t>AudioCompFltCustParamc.h</w:t>
      </w:r>
    </w:p>
    <w:p w14:paraId="5C8413F8" w14:textId="77777777" w:rsidR="00221214" w:rsidRPr="00B225AD" w:rsidRDefault="10853FB9" w:rsidP="10853FB9">
      <w:pPr>
        <w:pStyle w:val="Web"/>
        <w:widowControl w:val="0"/>
        <w:numPr>
          <w:ilvl w:val="0"/>
          <w:numId w:val="12"/>
        </w:numPr>
        <w:spacing w:before="0" w:after="120"/>
        <w:rPr>
          <w:rFonts w:asciiTheme="minorHAnsi" w:hAnsiTheme="minorHAnsi"/>
          <w:i/>
          <w:iCs/>
          <w:color w:val="000000" w:themeColor="text1"/>
          <w:sz w:val="20"/>
          <w:szCs w:val="20"/>
        </w:rPr>
      </w:pPr>
      <w:r w:rsidRPr="10853FB9">
        <w:rPr>
          <w:rFonts w:asciiTheme="minorHAnsi" w:hAnsiTheme="minorHAnsi"/>
          <w:i/>
          <w:iCs/>
          <w:color w:val="000000" w:themeColor="text1"/>
          <w:sz w:val="20"/>
          <w:szCs w:val="20"/>
        </w:rPr>
        <w:t>In vendor\mediatek\proprietary\tinysys\freertos\source\middleware\lib\aurisys\lib\common\</w:t>
      </w:r>
      <w:r w:rsidR="00221214">
        <w:br/>
      </w:r>
      <w:r w:rsidRPr="10853FB9">
        <w:rPr>
          <w:rFonts w:asciiTheme="minorHAnsi" w:hAnsiTheme="minorHAnsi"/>
          <w:i/>
          <w:iCs/>
          <w:color w:val="000000" w:themeColor="text1"/>
          <w:sz w:val="20"/>
          <w:szCs w:val="20"/>
        </w:rPr>
        <w:t>libbesloudness add below files for processing</w:t>
      </w:r>
    </w:p>
    <w:p w14:paraId="51FEE5E9" w14:textId="77777777" w:rsidR="00221214" w:rsidRPr="00B225AD" w:rsidRDefault="10853FB9" w:rsidP="10853FB9">
      <w:pPr>
        <w:pStyle w:val="Web"/>
        <w:widowControl w:val="0"/>
        <w:numPr>
          <w:ilvl w:val="1"/>
          <w:numId w:val="12"/>
        </w:numPr>
        <w:spacing w:before="0" w:after="120"/>
        <w:rPr>
          <w:rFonts w:asciiTheme="minorHAnsi" w:hAnsiTheme="minorHAnsi"/>
          <w:i/>
          <w:iCs/>
          <w:color w:val="000000" w:themeColor="text1"/>
          <w:sz w:val="20"/>
          <w:szCs w:val="20"/>
        </w:rPr>
      </w:pPr>
      <w:r w:rsidRPr="10853FB9">
        <w:rPr>
          <w:rFonts w:asciiTheme="minorHAnsi" w:hAnsiTheme="minorHAnsi"/>
          <w:color w:val="000000" w:themeColor="text1"/>
          <w:sz w:val="20"/>
          <w:szCs w:val="20"/>
        </w:rPr>
        <w:t>arsi_besloudness.c</w:t>
      </w:r>
    </w:p>
    <w:p w14:paraId="3AC70D29" w14:textId="77777777" w:rsidR="00221214" w:rsidRPr="00B225AD" w:rsidRDefault="10853FB9" w:rsidP="10853FB9">
      <w:pPr>
        <w:pStyle w:val="Web"/>
        <w:widowControl w:val="0"/>
        <w:numPr>
          <w:ilvl w:val="1"/>
          <w:numId w:val="12"/>
        </w:numPr>
        <w:spacing w:before="0" w:after="120"/>
        <w:rPr>
          <w:rFonts w:asciiTheme="minorHAnsi" w:hAnsiTheme="minorHAnsi"/>
          <w:i/>
          <w:iCs/>
          <w:color w:val="000000" w:themeColor="text1"/>
          <w:sz w:val="20"/>
          <w:szCs w:val="20"/>
        </w:rPr>
      </w:pPr>
      <w:r w:rsidRPr="10853FB9">
        <w:rPr>
          <w:rFonts w:asciiTheme="minorHAnsi" w:hAnsiTheme="minorHAnsi"/>
          <w:color w:val="000000" w:themeColor="text1"/>
          <w:sz w:val="20"/>
          <w:szCs w:val="20"/>
        </w:rPr>
        <w:t>arsi_besloudness.h</w:t>
      </w:r>
    </w:p>
    <w:p w14:paraId="0150BEDB" w14:textId="77777777" w:rsidR="00221214" w:rsidRPr="00C97061" w:rsidRDefault="10853FB9" w:rsidP="10853FB9">
      <w:pPr>
        <w:pStyle w:val="Web"/>
        <w:widowControl w:val="0"/>
        <w:numPr>
          <w:ilvl w:val="0"/>
          <w:numId w:val="12"/>
        </w:numPr>
        <w:spacing w:before="0" w:after="120"/>
        <w:rPr>
          <w:rFonts w:ascii="Calibri" w:hAnsi="Calibri"/>
          <w:i/>
          <w:iCs/>
          <w:sz w:val="20"/>
          <w:szCs w:val="20"/>
        </w:rPr>
      </w:pPr>
      <w:r w:rsidRPr="10853FB9">
        <w:rPr>
          <w:rFonts w:ascii="Calibri" w:hAnsi="Calibri"/>
          <w:i/>
          <w:iCs/>
          <w:sz w:val="20"/>
          <w:szCs w:val="20"/>
        </w:rPr>
        <w:t>In  audio hal, vendor\mediatek\proprietary\hardware\audio, we use</w:t>
      </w:r>
    </w:p>
    <w:p w14:paraId="11B68CB0" w14:textId="25D885FD" w:rsidR="00221214" w:rsidRPr="00FF1C77" w:rsidRDefault="10853FB9" w:rsidP="10853FB9">
      <w:pPr>
        <w:pStyle w:val="Web"/>
        <w:spacing w:after="120"/>
        <w:ind w:left="560"/>
        <w:rPr>
          <w:rFonts w:asciiTheme="minorHAnsi" w:hAnsiTheme="minorHAnsi"/>
          <w:sz w:val="20"/>
          <w:szCs w:val="20"/>
        </w:rPr>
      </w:pPr>
      <w:r w:rsidRPr="10853FB9">
        <w:rPr>
          <w:rFonts w:asciiTheme="minorHAnsi" w:hAnsiTheme="minorHAnsi"/>
          <w:b/>
          <w:bCs/>
          <w:color w:val="000000" w:themeColor="text1"/>
          <w:sz w:val="20"/>
          <w:szCs w:val="20"/>
        </w:rPr>
        <w:lastRenderedPageBreak/>
        <w:t xml:space="preserve"> </w:t>
      </w:r>
      <w:r w:rsidRPr="10853FB9">
        <w:rPr>
          <w:rFonts w:ascii="Courier New" w:hAnsi="Courier New" w:cs="Courier New"/>
          <w:b/>
          <w:bCs/>
          <w:color w:val="000000" w:themeColor="text1"/>
          <w:sz w:val="20"/>
          <w:szCs w:val="20"/>
        </w:rPr>
        <w:t>#define MTK_AUDIODSP_SUPPORT</w:t>
      </w:r>
      <w:r w:rsidRPr="10853FB9">
        <w:rPr>
          <w:rFonts w:asciiTheme="minorHAnsi" w:hAnsiTheme="minorHAnsi"/>
          <w:color w:val="000000" w:themeColor="text1"/>
          <w:sz w:val="20"/>
          <w:szCs w:val="20"/>
        </w:rPr>
        <w:t xml:space="preserve"> and </w:t>
      </w:r>
      <w:r w:rsidRPr="10853FB9">
        <w:rPr>
          <w:rFonts w:ascii="Courier New" w:hAnsi="Courier New" w:cs="Courier New"/>
          <w:b/>
          <w:bCs/>
          <w:color w:val="000000" w:themeColor="text1"/>
          <w:sz w:val="20"/>
          <w:szCs w:val="20"/>
        </w:rPr>
        <w:t>MTK_AURISYS_FRAMEWORK_SUPPORT</w:t>
      </w:r>
      <w:r w:rsidRPr="10853FB9">
        <w:rPr>
          <w:rFonts w:asciiTheme="minorEastAsia" w:eastAsiaTheme="minorEastAsia" w:hAnsiTheme="minorEastAsia"/>
          <w:sz w:val="20"/>
          <w:szCs w:val="20"/>
          <w:lang w:eastAsia="zh-TW"/>
        </w:rPr>
        <w:t xml:space="preserve"> </w:t>
      </w:r>
      <w:r w:rsidRPr="10853FB9">
        <w:rPr>
          <w:rFonts w:asciiTheme="minorHAnsi" w:hAnsiTheme="minorHAnsi"/>
          <w:sz w:val="20"/>
          <w:szCs w:val="20"/>
        </w:rPr>
        <w:t xml:space="preserve">to identify the new process method. </w:t>
      </w:r>
    </w:p>
    <w:p w14:paraId="233FE719" w14:textId="77777777" w:rsidR="00221214" w:rsidRPr="00FF1C77" w:rsidRDefault="10853FB9" w:rsidP="10853FB9">
      <w:pPr>
        <w:pStyle w:val="Web"/>
        <w:spacing w:after="120"/>
        <w:ind w:left="560"/>
        <w:rPr>
          <w:rFonts w:asciiTheme="minorHAnsi" w:hAnsiTheme="minorHAnsi"/>
          <w:i/>
          <w:iCs/>
          <w:sz w:val="20"/>
          <w:szCs w:val="20"/>
        </w:rPr>
      </w:pPr>
      <w:r w:rsidRPr="10853FB9">
        <w:rPr>
          <w:rFonts w:asciiTheme="minorHAnsi" w:hAnsiTheme="minorHAnsi"/>
          <w:i/>
          <w:iCs/>
          <w:sz w:val="20"/>
          <w:szCs w:val="20"/>
        </w:rPr>
        <w:t xml:space="preserve">The compile option is set in </w:t>
      </w:r>
      <w:r w:rsidRPr="10853FB9">
        <w:rPr>
          <w:rFonts w:ascii="Courier New" w:hAnsi="Courier New" w:cs="Courier New"/>
          <w:i/>
          <w:iCs/>
          <w:sz w:val="20"/>
          <w:szCs w:val="20"/>
        </w:rPr>
        <w:t xml:space="preserve">device\mediatek\{project}\ProjectConfig.mk </w:t>
      </w:r>
      <w:r w:rsidRPr="10853FB9">
        <w:rPr>
          <w:rFonts w:asciiTheme="minorHAnsi" w:hAnsiTheme="minorHAnsi"/>
          <w:i/>
          <w:iCs/>
          <w:sz w:val="20"/>
          <w:szCs w:val="20"/>
        </w:rPr>
        <w:t xml:space="preserve">    </w:t>
      </w:r>
    </w:p>
    <w:p w14:paraId="65918109" w14:textId="6129E477" w:rsidR="00221214" w:rsidRPr="00FF1C77" w:rsidRDefault="10853FB9" w:rsidP="10853FB9">
      <w:pPr>
        <w:rPr>
          <w:rFonts w:asciiTheme="minorHAnsi" w:hAnsiTheme="minorHAnsi"/>
        </w:rPr>
      </w:pPr>
      <w:r w:rsidRPr="10853FB9">
        <w:rPr>
          <w:rFonts w:asciiTheme="minorHAnsi" w:hAnsiTheme="minorHAnsi"/>
        </w:rPr>
        <w:t>At the bootup stage, the ARSI framework init</w:t>
      </w:r>
      <w:r w:rsidRPr="10853FB9">
        <w:rPr>
          <w:rFonts w:asciiTheme="minorHAnsi" w:eastAsiaTheme="minorEastAsia" w:hAnsiTheme="minorHAnsi"/>
        </w:rPr>
        <w:t>ialize</w:t>
      </w:r>
      <w:r w:rsidRPr="10853FB9">
        <w:rPr>
          <w:rFonts w:asciiTheme="minorHAnsi" w:hAnsiTheme="minorHAnsi"/>
        </w:rPr>
        <w:t xml:space="preserve"> and reads </w:t>
      </w:r>
      <w:r w:rsidRPr="10853FB9">
        <w:rPr>
          <w:rFonts w:asciiTheme="minorHAnsi" w:hAnsiTheme="minorHAnsi"/>
          <w:color w:val="000000" w:themeColor="text1"/>
        </w:rPr>
        <w:t xml:space="preserve">the content of </w:t>
      </w:r>
      <w:r w:rsidRPr="10853FB9">
        <w:rPr>
          <w:rFonts w:ascii="Courier New" w:hAnsi="Courier New" w:cs="Courier New"/>
          <w:color w:val="000000" w:themeColor="text1"/>
        </w:rPr>
        <w:t>aurisys_config_</w:t>
      </w:r>
      <w:r w:rsidR="00683969">
        <w:rPr>
          <w:rFonts w:ascii="Courier New" w:hAnsi="Courier New" w:cs="Courier New"/>
          <w:color w:val="000000" w:themeColor="text1"/>
        </w:rPr>
        <w:t>adsp</w:t>
      </w:r>
      <w:r w:rsidRPr="10853FB9">
        <w:rPr>
          <w:rFonts w:ascii="Courier New" w:hAnsi="Courier New" w:cs="Courier New"/>
          <w:color w:val="000000" w:themeColor="text1"/>
        </w:rPr>
        <w:t>.xml</w:t>
      </w:r>
      <w:r w:rsidRPr="10853FB9">
        <w:rPr>
          <w:rFonts w:asciiTheme="minorHAnsi" w:hAnsiTheme="minorHAnsi"/>
          <w:color w:val="000000" w:themeColor="text1"/>
        </w:rPr>
        <w:t>, establishing the framework function links and libraries’ function links. When first running ACF, the AudioParamParser reads back the paramenters in</w:t>
      </w:r>
      <w:r w:rsidRPr="10853FB9">
        <w:rPr>
          <w:rFonts w:ascii="Courier New" w:hAnsi="Courier New" w:cs="Courier New"/>
          <w:color w:val="000000" w:themeColor="text1"/>
        </w:rPr>
        <w:t xml:space="preserve"> PlaybackACF_AudioParam.xml </w:t>
      </w:r>
      <w:r w:rsidRPr="10853FB9">
        <w:rPr>
          <w:rFonts w:asciiTheme="minorHAnsi" w:hAnsiTheme="minorHAnsi"/>
          <w:color w:val="000000" w:themeColor="text1"/>
        </w:rPr>
        <w:t xml:space="preserve">and stores in the structure.  The processing starts from AudioDspStreamManager, which send playback data to DSP for processing. Through the aurisys framework, we use the generic interface </w:t>
      </w:r>
      <w:r w:rsidRPr="10853FB9">
        <w:rPr>
          <w:rFonts w:ascii="Courier New" w:hAnsi="Courier New" w:cs="Courier New"/>
          <w:b/>
          <w:bCs/>
          <w:color w:val="000000" w:themeColor="text1"/>
        </w:rPr>
        <w:t>aurisys_process_dl_only</w:t>
      </w:r>
      <w:r w:rsidRPr="10853FB9">
        <w:rPr>
          <w:rFonts w:asciiTheme="minorHAnsi" w:hAnsiTheme="minorHAnsi"/>
          <w:color w:val="000000" w:themeColor="text1"/>
        </w:rPr>
        <w:t xml:space="preserve"> on DSP </w:t>
      </w:r>
      <w:r w:rsidRPr="10853FB9">
        <w:rPr>
          <w:rFonts w:asciiTheme="minorHAnsi" w:hAnsiTheme="minorHAnsi"/>
        </w:rPr>
        <w:t>as the process entry.</w:t>
      </w:r>
    </w:p>
    <w:p w14:paraId="1A101B63" w14:textId="77777777" w:rsidR="00221214" w:rsidRPr="000644C8" w:rsidRDefault="00000000" w:rsidP="00221214">
      <w:pPr>
        <w:pStyle w:val="Web"/>
        <w:spacing w:after="120"/>
        <w:rPr>
          <w:rFonts w:ascii="Calibri" w:hAnsi="Calibri"/>
          <w:sz w:val="20"/>
        </w:rPr>
      </w:pPr>
      <w:r>
        <w:rPr>
          <w:noProof/>
        </w:rPr>
        <w:pict w14:anchorId="66853D3D">
          <v:shapetype id="_x0000_t202" coordsize="21600,21600" o:spt="202" path="m,l,21600r21600,l21600,xe">
            <v:stroke joinstyle="miter"/>
            <v:path gradientshapeok="t" o:connecttype="rect"/>
          </v:shapetype>
          <v:shape id="Text Box 177" o:spid="_x0000_s2061" type="#_x0000_t202" style="position:absolute;margin-left:174.5pt;margin-top:11.2pt;width:269.9pt;height:70.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">
            <v:textbox style="mso-next-textbox:#Text Box 177">
              <w:txbxContent>
                <w:p w14:paraId="7322B3C6" w14:textId="77777777" w:rsidR="00DE5A65" w:rsidRDefault="00DE5A65" w:rsidP="00221214">
                  <w:pPr>
                    <w:rPr>
                      <w:rFonts w:ascii="Georgia" w:hAnsi="Georgia" w:cs="Segoe UI"/>
                      <w:color w:val="000000"/>
                    </w:rPr>
                  </w:pPr>
                  <w:r>
                    <w:rPr>
                      <w:rFonts w:ascii="Georgia" w:eastAsiaTheme="minorEastAsia" w:hAnsi="Georgia" w:cs="Segoe UI" w:hint="eastAsia"/>
                      <w:color w:val="000000"/>
                    </w:rPr>
                    <w:t>1.</w:t>
                  </w:r>
                  <w:r>
                    <w:rPr>
                      <w:rFonts w:ascii="Georgia" w:hAnsi="Georgia" w:cs="Segoe UI" w:hint="eastAsia"/>
                      <w:color w:val="000000"/>
                    </w:rPr>
                    <w:t>Record current scenario, output configs and library lists</w:t>
                  </w:r>
                </w:p>
                <w:p w14:paraId="1557B562" w14:textId="77777777" w:rsidR="00DE5A65" w:rsidRDefault="00DE5A65" w:rsidP="00221214">
                  <w:pPr>
                    <w:rPr>
                      <w:rFonts w:ascii="Georgia" w:hAnsi="Georgia" w:cs="Segoe UI"/>
                      <w:color w:val="000000"/>
                    </w:rPr>
                  </w:pPr>
                  <w:r>
                    <w:rPr>
                      <w:rFonts w:ascii="Georgia" w:eastAsiaTheme="minorEastAsia" w:hAnsi="Georgia" w:cs="Segoe UI" w:hint="eastAsia"/>
                      <w:color w:val="000000"/>
                    </w:rPr>
                    <w:t>2.</w:t>
                  </w:r>
                  <w:r>
                    <w:rPr>
                      <w:rFonts w:ascii="Georgia" w:hAnsi="Georgia" w:cs="Segoe UI" w:hint="eastAsia"/>
                      <w:color w:val="000000"/>
                    </w:rPr>
                    <w:t>The input buffer for library processing</w:t>
                  </w:r>
                </w:p>
                <w:p w14:paraId="60D62D38" w14:textId="77777777" w:rsidR="00DE5A65" w:rsidRDefault="00DE5A65" w:rsidP="00221214">
                  <w:pPr>
                    <w:rPr>
                      <w:rFonts w:ascii="Georgia" w:hAnsi="Georgia" w:cs="Segoe UI"/>
                      <w:color w:val="000000"/>
                    </w:rPr>
                  </w:pPr>
                  <w:r>
                    <w:rPr>
                      <w:rFonts w:ascii="Georgia" w:eastAsiaTheme="minorEastAsia" w:hAnsi="Georgia" w:cs="Segoe UI" w:hint="eastAsia"/>
                      <w:color w:val="000000"/>
                    </w:rPr>
                    <w:t>3.</w:t>
                  </w:r>
                  <w:r>
                    <w:rPr>
                      <w:rFonts w:ascii="Georgia" w:hAnsi="Georgia" w:cs="Segoe UI" w:hint="eastAsia"/>
                      <w:color w:val="000000"/>
                    </w:rPr>
                    <w:t>The output buffer after library processing</w:t>
                  </w:r>
                </w:p>
                <w:p w14:paraId="1391952A" w14:textId="77777777" w:rsidR="00DE5A65" w:rsidRPr="00FE5F7E" w:rsidRDefault="00DE5A65" w:rsidP="00221214">
                  <w:pPr>
                    <w:rPr>
                      <w:rFonts w:ascii="Georgia" w:hAnsi="Georgia" w:cs="Segoe UI"/>
                      <w:color w:val="000000"/>
                    </w:rPr>
                  </w:pPr>
                </w:p>
              </w:txbxContent>
            </v:textbox>
          </v:shape>
        </w:pict>
      </w:r>
      <w:r>
        <w:rPr>
          <w:noProof/>
        </w:rPr>
        <w:pict w14:anchorId="208B2A73">
          <v:shape id="Text Box 178" o:spid="_x0000_s2060" type="#_x0000_t202" style="position:absolute;margin-left:.5pt;margin-top:.35pt;width:148.4pt;height:83.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">
            <v:textbox style="mso-next-textbox:#Text Box 178">
              <w:txbxContent>
                <w:p w14:paraId="4565C8BA" w14:textId="77777777" w:rsidR="00DE5A65" w:rsidRDefault="00DE5A65" w:rsidP="00221214">
                  <w:pPr>
                    <w:rPr>
                      <w:rFonts w:ascii="Georgia" w:hAnsi="Georgia" w:cs="Segoe UI"/>
                      <w:color w:val="000000"/>
                    </w:rPr>
                  </w:pPr>
                  <w:r w:rsidRPr="00FE5F7E">
                    <w:rPr>
                      <w:rFonts w:ascii="Georgia" w:hAnsi="Georgia" w:cs="Segoe UI"/>
                      <w:color w:val="FF0000"/>
                    </w:rPr>
                    <w:t> aurisys_process_dl_only</w:t>
                  </w:r>
                  <w:r w:rsidRPr="00FE5F7E">
                    <w:rPr>
                      <w:rFonts w:ascii="Georgia" w:hAnsi="Georgia" w:cs="Segoe UI"/>
                      <w:color w:val="000000"/>
                    </w:rPr>
                    <w:t>(</w:t>
                  </w:r>
                </w:p>
                <w:p w14:paraId="6CD2720A" w14:textId="77777777" w:rsidR="00DE5A65" w:rsidRPr="00FE5F7E" w:rsidRDefault="00DE5A65" w:rsidP="00221214">
                  <w:pPr>
                    <w:rPr>
                      <w:rFonts w:ascii="Georgia" w:hAnsi="Georgia" w:cs="Segoe UI"/>
                      <w:color w:val="000000"/>
                    </w:rPr>
                  </w:pPr>
                  <w:r w:rsidRPr="00FE5F7E">
                    <w:rPr>
                      <w:rFonts w:ascii="Georgia" w:hAnsi="Georgia" w:cs="Segoe UI"/>
                      <w:color w:val="000000"/>
                    </w:rPr>
                    <w:t xml:space="preserve">mAurisysLibManager, mAudioPoolBufDlIn, </w:t>
                  </w:r>
                  <w:r>
                    <w:rPr>
                      <w:rFonts w:ascii="Georgia" w:hAnsi="Georgia" w:cs="Segoe UI"/>
                      <w:color w:val="000000"/>
                    </w:rPr>
                    <w:t>mAudioPoolBufDlOut</w:t>
                  </w:r>
                  <w:r w:rsidRPr="00FE5F7E">
                    <w:rPr>
                      <w:rFonts w:ascii="Georgia" w:hAnsi="Georgia" w:cs="Segoe UI"/>
                      <w:color w:val="000000"/>
                    </w:rPr>
                    <w:t>);</w:t>
                  </w:r>
                  <w:r w:rsidRPr="00FE5F7E">
                    <w:rPr>
                      <w:rFonts w:ascii="Georgia" w:hAnsi="Georgia" w:cs="Segoe UI"/>
                      <w:color w:val="000000"/>
                    </w:rPr>
                    <w:br/>
                  </w:r>
                </w:p>
              </w:txbxContent>
            </v:textbox>
          </v:shape>
        </w:pict>
      </w:r>
    </w:p>
    <w:p w14:paraId="76F77057" w14:textId="77777777" w:rsidR="00221214" w:rsidRDefault="00000000" w:rsidP="00221214">
      <w:r>
        <w:rPr>
          <w:noProof/>
        </w:rPr>
        <w:pict w14:anchorId="15E836BA">
          <v:shapetype id="_x0000_t32" coordsize="21600,21600" o:spt="32" o:oned="t" path="m,l21600,21600e" filled="f">
            <v:path arrowok="t" fillok="f" o:connecttype="none"/>
            <o:lock v:ext="edit" shapetype="t"/>
          </v:shapetype>
          <v:shape id="AutoShape 179" o:spid="_x0000_s2059" type="#_x0000_t32" style="position:absolute;left:0;text-align:left;margin-left:129.9pt;margin-top:16.45pt;width:40.9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">
            <v:stroke endarrow="block"/>
          </v:shape>
        </w:pict>
      </w:r>
    </w:p>
    <w:p w14:paraId="0D9DAF79" w14:textId="77777777" w:rsidR="00221214" w:rsidRPr="00F111C6" w:rsidRDefault="00000000" w:rsidP="00221214">
      <w:pPr>
        <w:rPr>
          <w:rFonts w:eastAsiaTheme="minorEastAsia"/>
          <w:bCs/>
        </w:rPr>
      </w:pPr>
      <w:r>
        <w:rPr>
          <w:noProof/>
        </w:rPr>
        <w:pict w14:anchorId="088832D9">
          <v:shape id="AutoShape 180" o:spid="_x0000_s2058" type="#_x0000_t32" style="position:absolute;left:0;text-align:left;margin-left:129.9pt;margin-top:10.5pt;width:40.9pt;height: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">
            <v:stroke endarrow="block"/>
          </v:shape>
        </w:pict>
      </w:r>
    </w:p>
    <w:p w14:paraId="75615DCA" w14:textId="77777777" w:rsidR="00221214" w:rsidRDefault="00000000" w:rsidP="00221214">
      <w:pPr>
        <w:jc w:val="left"/>
        <w:rPr>
          <w:rFonts w:asciiTheme="minorHAnsi" w:eastAsiaTheme="minorEastAsia" w:hAnsiTheme="minorHAnsi" w:cstheme="minorHAnsi"/>
        </w:rPr>
      </w:pPr>
      <w:r>
        <w:rPr>
          <w:noProof/>
        </w:rPr>
        <w:pict w14:anchorId="6C1367ED">
          <v:shape id="AutoShape 181" o:spid="_x0000_s2057" type="#_x0000_t32" style="position:absolute;margin-left:130.5pt;margin-top:3.65pt;width:40.9pt;height:0;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07NgIAAGAEAAAOAAAAZHJzL2Uyb0RvYy54bWysVE2P2yAQvVfqf0DcE9tZJ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">
            <v:stroke endarrow="block"/>
          </v:shape>
        </w:pict>
      </w:r>
    </w:p>
    <w:p w14:paraId="33580E5D" w14:textId="77777777" w:rsidR="00221214" w:rsidRDefault="00221214" w:rsidP="00221214">
      <w:pPr>
        <w:jc w:val="left"/>
        <w:rPr>
          <w:rFonts w:asciiTheme="minorHAnsi" w:eastAsiaTheme="minorEastAsia" w:hAnsiTheme="minorHAnsi" w:cstheme="minorHAnsi"/>
        </w:rPr>
      </w:pPr>
    </w:p>
    <w:p w14:paraId="542BC28D" w14:textId="3EDD49DF" w:rsidR="00221214"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t xml:space="preserve">    The working  flow is depicted as below, there are five functional blocks.  Application UI, Framework, Audio HAL, Device and External hal. The Aurisys Framewok is implemented in Audio Hal and related ARSI general API and </w:t>
      </w:r>
      <w:r w:rsidRPr="10853FB9">
        <w:rPr>
          <w:rFonts w:ascii="Courier New" w:eastAsiaTheme="minorEastAsia" w:hAnsi="Courier New" w:cs="Courier New"/>
        </w:rPr>
        <w:t>aurisys_config.xml</w:t>
      </w:r>
      <w:r w:rsidRPr="10853FB9">
        <w:rPr>
          <w:rFonts w:asciiTheme="minorHAnsi" w:eastAsiaTheme="minorEastAsia" w:hAnsiTheme="minorHAnsi" w:cstheme="minorBidi"/>
        </w:rPr>
        <w:t xml:space="preserve"> are defined in external block.</w:t>
      </w:r>
    </w:p>
    <w:p w14:paraId="2DD380FA" w14:textId="77777777" w:rsidR="00221214" w:rsidRDefault="00000000" w:rsidP="00221214">
      <w:pPr>
        <w:jc w:val="left"/>
        <w:rPr>
          <w:rFonts w:asciiTheme="minorHAnsi" w:eastAsiaTheme="minorEastAsia" w:hAnsiTheme="minorHAnsi" w:cstheme="minorHAnsi"/>
        </w:rPr>
      </w:pPr>
      <w:r>
        <w:rPr>
          <w:noProof/>
        </w:rPr>
        <w:pict w14:anchorId="3F86D8AC">
          <v:shape id="Text Box 184" o:spid="_x0000_s2056" type="#_x0000_t202" style="position:absolute;margin-left:178.1pt;margin-top:99.45pt;width:33.75pt;height:34.45pt;z-index:251638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f53uA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" filled="f" stroked="f">
            <v:textbox style="mso-next-textbox:#Text Box 184;mso-fit-shape-to-text:t">
              <w:txbxContent>
                <w:p w14:paraId="7454610A"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3</w:t>
                  </w:r>
                  <w:r w:rsidRPr="00BA11F3">
                    <w:rPr>
                      <w:rFonts w:asciiTheme="minorHAnsi" w:eastAsiaTheme="minorEastAsia" w:hAnsiTheme="minorHAnsi"/>
                      <w:b/>
                      <w:color w:val="FF0000"/>
                    </w:rPr>
                    <w:t>)</w:t>
                  </w:r>
                </w:p>
              </w:txbxContent>
            </v:textbox>
          </v:shape>
        </w:pict>
      </w:r>
      <w:r>
        <w:rPr>
          <w:noProof/>
        </w:rPr>
        <w:pict w14:anchorId="333315C7">
          <v:shape id="_x0000_s2055" type="#_x0000_t202" style="position:absolute;margin-left:223.9pt;margin-top:258.7pt;width:33.75pt;height:34.45pt;z-index:2516428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" filled="f" stroked="f">
            <v:textbox style="mso-next-textbox:#_x0000_s2055;mso-fit-shape-to-text:t">
              <w:txbxContent>
                <w:p w14:paraId="1661D87D"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5</w:t>
                  </w:r>
                  <w:r w:rsidRPr="00BA11F3">
                    <w:rPr>
                      <w:rFonts w:asciiTheme="minorHAnsi" w:eastAsiaTheme="minorEastAsia" w:hAnsiTheme="minorHAnsi"/>
                      <w:b/>
                      <w:color w:val="FF0000"/>
                    </w:rPr>
                    <w:t>)</w:t>
                  </w:r>
                </w:p>
              </w:txbxContent>
            </v:textbox>
          </v:shape>
        </w:pict>
      </w:r>
      <w:r>
        <w:rPr>
          <w:noProof/>
        </w:rPr>
        <w:pict w14:anchorId="49D73E39">
          <v:shape id="Text Box 183" o:spid="_x0000_s2054" type="#_x0000_t202" style="position:absolute;margin-left:101.3pt;margin-top:166.65pt;width:33.75pt;height:34.45pt;z-index:2516377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3wf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" filled="f" stroked="f">
            <v:textbox style="mso-next-textbox:#Text Box 183;mso-fit-shape-to-text:t">
              <w:txbxContent>
                <w:p w14:paraId="1B9C5193"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4</w:t>
                  </w:r>
                  <w:r w:rsidRPr="00BA11F3">
                    <w:rPr>
                      <w:rFonts w:asciiTheme="minorHAnsi" w:eastAsiaTheme="minorEastAsia" w:hAnsiTheme="minorHAnsi"/>
                      <w:b/>
                      <w:color w:val="FF0000"/>
                    </w:rPr>
                    <w:t>)</w:t>
                  </w:r>
                </w:p>
              </w:txbxContent>
            </v:textbox>
          </v:shape>
        </w:pict>
      </w:r>
      <w:r>
        <w:rPr>
          <w:noProof/>
        </w:rPr>
        <w:pict w14:anchorId="617ADCC2">
          <v:shape id="Text Box 186" o:spid="_x0000_s2053" type="#_x0000_t202" style="position:absolute;margin-left:272.35pt;margin-top:109.25pt;width:33.75pt;height:34.4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40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" filled="f" stroked="f">
            <v:textbox style="mso-next-textbox:#Text Box 186;mso-fit-shape-to-text:t">
              <w:txbxContent>
                <w:p w14:paraId="22DC9551"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2</w:t>
                  </w:r>
                  <w:r w:rsidRPr="00BA11F3">
                    <w:rPr>
                      <w:rFonts w:asciiTheme="minorHAnsi" w:eastAsiaTheme="minorEastAsia" w:hAnsiTheme="minorHAnsi"/>
                      <w:b/>
                      <w:color w:val="FF0000"/>
                    </w:rPr>
                    <w:t>)</w:t>
                  </w:r>
                </w:p>
              </w:txbxContent>
            </v:textbox>
          </v:shape>
        </w:pict>
      </w:r>
      <w:r>
        <w:rPr>
          <w:noProof/>
        </w:rPr>
        <w:pict w14:anchorId="4173E654">
          <v:shape id="Text Box 185" o:spid="_x0000_s2052" type="#_x0000_t202" style="position:absolute;margin-left:418.1pt;margin-top:22.95pt;width:33.75pt;height:34.45pt;z-index:2516398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" filled="f" stroked="f">
            <v:textbox style="mso-next-textbox:#Text Box 185;mso-fit-shape-to-text:t">
              <w:txbxContent>
                <w:p w14:paraId="0B6C9994"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2</w:t>
                  </w:r>
                  <w:r w:rsidRPr="00BA11F3">
                    <w:rPr>
                      <w:rFonts w:asciiTheme="minorHAnsi" w:eastAsiaTheme="minorEastAsia" w:hAnsiTheme="minorHAnsi"/>
                      <w:b/>
                      <w:color w:val="FF0000"/>
                    </w:rPr>
                    <w:t>)</w:t>
                  </w:r>
                </w:p>
              </w:txbxContent>
            </v:textbox>
          </v:shape>
        </w:pict>
      </w:r>
      <w:r>
        <w:rPr>
          <w:noProof/>
        </w:rPr>
        <w:pict w14:anchorId="1657F4EB">
          <v:shape id="Text Box 187" o:spid="_x0000_s2051" type="#_x0000_t202" style="position:absolute;margin-left:92.65pt;margin-top:105.8pt;width:30.7pt;height:32.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F+AuQ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" filled="f" stroked="f">
            <v:textbox style="mso-next-textbox:#Text Box 187">
              <w:txbxContent>
                <w:p w14:paraId="71F647F5" w14:textId="77777777" w:rsidR="00DE5A65" w:rsidRPr="00BA11F3" w:rsidRDefault="00DE5A65" w:rsidP="00221214">
                  <w:pPr>
                    <w:rPr>
                      <w:rFonts w:asciiTheme="minorHAnsi" w:hAnsiTheme="minorHAnsi"/>
                      <w:b/>
                      <w:color w:val="FF0000"/>
                    </w:rPr>
                  </w:pPr>
                  <w:r w:rsidRPr="00BA11F3">
                    <w:rPr>
                      <w:rFonts w:asciiTheme="minorHAnsi" w:eastAsiaTheme="minorEastAsia" w:hAnsiTheme="minorHAnsi"/>
                      <w:b/>
                      <w:color w:val="FF0000"/>
                    </w:rPr>
                    <w:t>(1)</w:t>
                  </w:r>
                </w:p>
              </w:txbxContent>
            </v:textbox>
          </v:shape>
        </w:pict>
      </w:r>
      <w:r w:rsidR="00221214">
        <w:rPr>
          <w:noProof/>
        </w:rPr>
        <w:drawing>
          <wp:inline distT="0" distB="0" distL="0" distR="0" wp14:anchorId="475B8B06" wp14:editId="5171EBB9">
            <wp:extent cx="5732145" cy="3686810"/>
            <wp:effectExtent l="0" t="0" r="1905" b="889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732145" cy="3686810"/>
                    </a:xfrm>
                    <a:prstGeom prst="rect">
                      <a:avLst/>
                    </a:prstGeom>
                  </pic:spPr>
                </pic:pic>
              </a:graphicData>
            </a:graphic>
          </wp:inline>
        </w:drawing>
      </w:r>
    </w:p>
    <w:p w14:paraId="2607C3EC" w14:textId="77777777" w:rsidR="00221214" w:rsidRDefault="10853FB9" w:rsidP="10853FB9">
      <w:pPr>
        <w:pStyle w:val="af0"/>
        <w:numPr>
          <w:ilvl w:val="0"/>
          <w:numId w:val="8"/>
        </w:numPr>
        <w:rPr>
          <w:rFonts w:asciiTheme="minorHAnsi" w:eastAsiaTheme="minorEastAsia" w:hAnsiTheme="minorHAnsi" w:cstheme="minorBidi"/>
        </w:rPr>
      </w:pPr>
      <w:r w:rsidRPr="10853FB9">
        <w:rPr>
          <w:rFonts w:asciiTheme="minorHAnsi" w:eastAsiaTheme="minorEastAsia" w:hAnsiTheme="minorHAnsi" w:cstheme="minorBidi"/>
        </w:rPr>
        <w:t>The aurisys framework is initialized by AudioALSAHardware when audioserver start.</w:t>
      </w:r>
    </w:p>
    <w:p w14:paraId="12F40B0E" w14:textId="1EAA118B" w:rsidR="00221214" w:rsidRDefault="10853FB9" w:rsidP="10853FB9">
      <w:pPr>
        <w:pStyle w:val="af0"/>
        <w:numPr>
          <w:ilvl w:val="0"/>
          <w:numId w:val="8"/>
        </w:numPr>
        <w:rPr>
          <w:rFonts w:asciiTheme="minorHAnsi" w:eastAsiaTheme="minorEastAsia" w:hAnsiTheme="minorHAnsi" w:cstheme="minorBidi"/>
        </w:rPr>
      </w:pPr>
      <w:r w:rsidRPr="10853FB9">
        <w:rPr>
          <w:rFonts w:asciiTheme="minorHAnsi" w:eastAsiaTheme="minorEastAsia" w:hAnsiTheme="minorHAnsi" w:cstheme="minorBidi"/>
        </w:rPr>
        <w:lastRenderedPageBreak/>
        <w:t xml:space="preserve">During  the initialization stage, the aurisys controller parse </w:t>
      </w:r>
      <w:r w:rsidRPr="10853FB9">
        <w:rPr>
          <w:rFonts w:ascii="Courier New" w:eastAsiaTheme="minorEastAsia" w:hAnsi="Courier New" w:cs="Courier New"/>
          <w:color w:val="000000" w:themeColor="text1"/>
        </w:rPr>
        <w:t>aurisys_config_</w:t>
      </w:r>
      <w:r w:rsidR="00683969">
        <w:rPr>
          <w:rFonts w:ascii="Courier New" w:eastAsiaTheme="minorEastAsia" w:hAnsi="Courier New" w:cs="Courier New"/>
          <w:color w:val="000000" w:themeColor="text1"/>
        </w:rPr>
        <w:t>adsp</w:t>
      </w:r>
      <w:r w:rsidRPr="10853FB9">
        <w:rPr>
          <w:rFonts w:ascii="Courier New" w:eastAsiaTheme="minorEastAsia" w:hAnsi="Courier New" w:cs="Courier New"/>
          <w:color w:val="000000" w:themeColor="text1"/>
        </w:rPr>
        <w:t>.xml</w:t>
      </w:r>
      <w:r w:rsidRPr="10853FB9">
        <w:rPr>
          <w:rFonts w:asciiTheme="minorHAnsi" w:eastAsiaTheme="minorEastAsia" w:hAnsiTheme="minorHAnsi" w:cstheme="minorBidi"/>
          <w:color w:val="000000" w:themeColor="text1"/>
        </w:rPr>
        <w:t>, establishing the function callback between library and framework, and dlopen audiofmtconvlibraries (bit converter, samplerate converter.) and pass the library configuration to DSP</w:t>
      </w:r>
      <w:r w:rsidRPr="10853FB9">
        <w:rPr>
          <w:rFonts w:asciiTheme="minorHAnsi" w:eastAsiaTheme="minorEastAsia" w:hAnsiTheme="minorHAnsi" w:cstheme="minorBidi"/>
          <w:color w:val="7030A0"/>
        </w:rPr>
        <w:t>.</w:t>
      </w:r>
    </w:p>
    <w:p w14:paraId="3758D527" w14:textId="77777777" w:rsidR="00221214" w:rsidRPr="00221214" w:rsidRDefault="10853FB9" w:rsidP="10853FB9">
      <w:pPr>
        <w:pStyle w:val="af0"/>
        <w:ind w:left="1080"/>
        <w:rPr>
          <w:rFonts w:asciiTheme="minorHAnsi" w:eastAsiaTheme="minorEastAsia" w:hAnsiTheme="minorHAnsi" w:cstheme="minorBidi"/>
          <w:color w:val="000000" w:themeColor="text1"/>
        </w:rPr>
      </w:pPr>
      <w:r w:rsidRPr="10853FB9">
        <w:rPr>
          <w:rFonts w:asciiTheme="minorHAnsi" w:eastAsiaTheme="minorEastAsia" w:hAnsiTheme="minorHAnsi" w:cstheme="minorBidi"/>
        </w:rPr>
        <w:t xml:space="preserve">For ACF library, we  parse the </w:t>
      </w:r>
      <w:r w:rsidRPr="10853FB9">
        <w:rPr>
          <w:rFonts w:ascii="Courier New" w:eastAsiaTheme="minorEastAsia" w:hAnsi="Courier New" w:cs="Courier New"/>
        </w:rPr>
        <w:t>ACF_param.xml</w:t>
      </w:r>
      <w:r w:rsidRPr="10853FB9">
        <w:rPr>
          <w:rFonts w:asciiTheme="minorHAnsi" w:eastAsiaTheme="minorEastAsia" w:hAnsiTheme="minorHAnsi" w:cstheme="minorBidi"/>
        </w:rPr>
        <w:t xml:space="preserve"> and store  the parameters into the structure. These </w:t>
      </w:r>
      <w:r w:rsidRPr="10853FB9">
        <w:rPr>
          <w:rFonts w:asciiTheme="minorHAnsi" w:eastAsiaTheme="minorEastAsia" w:hAnsiTheme="minorHAnsi" w:cstheme="minorBidi"/>
          <w:color w:val="000000" w:themeColor="text1"/>
        </w:rPr>
        <w:t xml:space="preserve">parameters set the processing frequency and generate corresponding filtercoefficients. </w:t>
      </w:r>
    </w:p>
    <w:p w14:paraId="65F6146E" w14:textId="77777777" w:rsidR="00221214" w:rsidRPr="00221214" w:rsidRDefault="10853FB9" w:rsidP="10853FB9">
      <w:pPr>
        <w:pStyle w:val="af0"/>
        <w:numPr>
          <w:ilvl w:val="0"/>
          <w:numId w:val="8"/>
        </w:numPr>
        <w:rPr>
          <w:rFonts w:asciiTheme="minorHAnsi" w:eastAsiaTheme="minorEastAsia" w:hAnsiTheme="minorHAnsi" w:cstheme="minorBidi"/>
          <w:color w:val="000000" w:themeColor="text1"/>
        </w:rPr>
      </w:pPr>
      <w:r w:rsidRPr="10853FB9">
        <w:rPr>
          <w:rFonts w:asciiTheme="minorHAnsi" w:eastAsiaTheme="minorEastAsia" w:hAnsiTheme="minorHAnsi" w:cstheme="minorBidi"/>
          <w:color w:val="000000" w:themeColor="text1"/>
        </w:rPr>
        <w:t>When normal or fast playback starts, we create AudioDspStreamManager to handle the mixed playback stream, and create libmanager and libhandler to handle the processing flow under this scenario. As we can retrieve the stream and hardware info, we store these information and provide to the aurisys framework. Library could use those info to parse libaray parameter.</w:t>
      </w:r>
    </w:p>
    <w:p w14:paraId="2C7AA2F1" w14:textId="696DF726" w:rsidR="00221214" w:rsidRPr="00221214" w:rsidRDefault="10853FB9" w:rsidP="10853FB9">
      <w:pPr>
        <w:pStyle w:val="af0"/>
        <w:numPr>
          <w:ilvl w:val="0"/>
          <w:numId w:val="8"/>
        </w:numPr>
        <w:rPr>
          <w:rFonts w:asciiTheme="minorHAnsi" w:eastAsiaTheme="minorEastAsia" w:hAnsiTheme="minorHAnsi" w:cstheme="minorBidi"/>
          <w:color w:val="000000" w:themeColor="text1"/>
        </w:rPr>
      </w:pPr>
      <w:r w:rsidRPr="10853FB9">
        <w:rPr>
          <w:rFonts w:asciiTheme="minorHAnsi" w:eastAsiaTheme="minorEastAsia" w:hAnsiTheme="minorHAnsi" w:cstheme="minorBidi"/>
          <w:color w:val="000000" w:themeColor="text1"/>
        </w:rPr>
        <w:t>After parsing library parameter, aurisys framework will pass the parameter form AP to DSP.</w:t>
      </w:r>
    </w:p>
    <w:p w14:paraId="77C9CF5D" w14:textId="77777777" w:rsidR="00221214" w:rsidRPr="002C433B" w:rsidRDefault="10853FB9" w:rsidP="10853FB9">
      <w:pPr>
        <w:pStyle w:val="af0"/>
        <w:numPr>
          <w:ilvl w:val="0"/>
          <w:numId w:val="8"/>
        </w:numPr>
        <w:rPr>
          <w:rFonts w:asciiTheme="minorHAnsi" w:eastAsiaTheme="minorEastAsia" w:hAnsiTheme="minorHAnsi" w:cstheme="minorBidi"/>
        </w:rPr>
      </w:pPr>
      <w:r w:rsidRPr="10853FB9">
        <w:rPr>
          <w:rFonts w:asciiTheme="minorHAnsi" w:eastAsiaTheme="minorEastAsia" w:hAnsiTheme="minorHAnsi" w:cstheme="minorBidi"/>
        </w:rPr>
        <w:t xml:space="preserve">The post-processing is done by calling  </w:t>
      </w:r>
      <w:r w:rsidRPr="10853FB9">
        <w:rPr>
          <w:rFonts w:ascii="Courier New" w:eastAsiaTheme="minorEastAsia" w:hAnsi="Courier New" w:cs="Courier New"/>
          <w:b/>
          <w:bCs/>
        </w:rPr>
        <w:t>aurisys_process_dl_only()</w:t>
      </w:r>
      <w:r w:rsidRPr="10853FB9">
        <w:rPr>
          <w:rFonts w:asciiTheme="minorHAnsi" w:eastAsiaTheme="minorEastAsia" w:hAnsiTheme="minorHAnsi" w:cstheme="minorBidi"/>
          <w:b/>
          <w:bCs/>
        </w:rPr>
        <w:t xml:space="preserve"> </w:t>
      </w:r>
      <w:r w:rsidRPr="10853FB9">
        <w:rPr>
          <w:rFonts w:asciiTheme="minorHAnsi" w:eastAsiaTheme="minorEastAsia" w:hAnsiTheme="minorHAnsi" w:cstheme="minorBidi"/>
        </w:rPr>
        <w:t>. The framework handles the data transformation and operates with libraries through ARSI generic interface. If the playback setting is not compatible to the library setting, the Aurisys Framework  will trigger samplerate converter or bit converter to do the transformation. This ensure the process can be done without library modification.</w:t>
      </w:r>
    </w:p>
    <w:p w14:paraId="14251E7F" w14:textId="3FEA7014" w:rsidR="00221214" w:rsidRDefault="10853FB9" w:rsidP="10853FB9">
      <w:pPr>
        <w:jc w:val="left"/>
        <w:rPr>
          <w:rFonts w:asciiTheme="minorHAnsi" w:eastAsiaTheme="minorEastAsia" w:hAnsiTheme="minorHAnsi" w:cstheme="minorBidi"/>
        </w:rPr>
      </w:pPr>
      <w:r w:rsidRPr="10853FB9">
        <w:rPr>
          <w:rFonts w:asciiTheme="minorHAnsi" w:eastAsiaTheme="minorEastAsia" w:hAnsiTheme="minorHAnsi" w:cstheme="minorBidi"/>
        </w:rPr>
        <w:t xml:space="preserve">There are two key points for the libray </w:t>
      </w:r>
      <w:r w:rsidRPr="10853FB9">
        <w:rPr>
          <w:rFonts w:asciiTheme="minorHAnsi" w:eastAsiaTheme="minorEastAsia" w:hAnsiTheme="minorHAnsi" w:cstheme="minorBidi"/>
          <w:color w:val="000000" w:themeColor="text1"/>
        </w:rPr>
        <w:t>porting on DSP</w:t>
      </w:r>
      <w:r w:rsidRPr="10853FB9">
        <w:rPr>
          <w:rFonts w:asciiTheme="minorHAnsi" w:eastAsiaTheme="minorEastAsia" w:hAnsiTheme="minorHAnsi" w:cstheme="minorBidi"/>
        </w:rPr>
        <w:t>.</w:t>
      </w:r>
    </w:p>
    <w:p w14:paraId="6F0F9D6A" w14:textId="46FC6ECE" w:rsidR="00221214" w:rsidRPr="00732991" w:rsidRDefault="10853FB9" w:rsidP="10853FB9">
      <w:pPr>
        <w:pStyle w:val="af0"/>
        <w:numPr>
          <w:ilvl w:val="0"/>
          <w:numId w:val="16"/>
        </w:numPr>
        <w:jc w:val="left"/>
        <w:rPr>
          <w:rFonts w:asciiTheme="minorHAnsi" w:eastAsiaTheme="minorEastAsia" w:hAnsiTheme="minorHAnsi" w:cstheme="minorBidi"/>
        </w:rPr>
      </w:pPr>
      <w:r w:rsidRPr="10853FB9">
        <w:rPr>
          <w:rFonts w:asciiTheme="minorHAnsi" w:eastAsiaTheme="minorEastAsia" w:hAnsiTheme="minorHAnsi" w:cstheme="minorBidi"/>
        </w:rPr>
        <w:t xml:space="preserve">One is to depicts the library configuration in </w:t>
      </w:r>
      <w:r w:rsidRPr="10853FB9">
        <w:rPr>
          <w:rFonts w:ascii="Courier New" w:eastAsiaTheme="minorEastAsia" w:hAnsi="Courier New" w:cs="Courier New"/>
          <w:color w:val="000000" w:themeColor="text1"/>
        </w:rPr>
        <w:t>aurisys_config_</w:t>
      </w:r>
      <w:r w:rsidR="00683969">
        <w:rPr>
          <w:rFonts w:ascii="Courier New" w:eastAsiaTheme="minorEastAsia" w:hAnsi="Courier New" w:cs="Courier New"/>
          <w:color w:val="000000" w:themeColor="text1"/>
        </w:rPr>
        <w:t>adsp</w:t>
      </w:r>
      <w:r w:rsidRPr="10853FB9">
        <w:rPr>
          <w:rFonts w:ascii="Courier New" w:eastAsiaTheme="minorEastAsia" w:hAnsi="Courier New" w:cs="Courier New"/>
          <w:color w:val="000000" w:themeColor="text1"/>
        </w:rPr>
        <w:t>.xml</w:t>
      </w:r>
      <w:r w:rsidRPr="10853FB9">
        <w:rPr>
          <w:rFonts w:asciiTheme="minorHAnsi" w:eastAsiaTheme="minorEastAsia" w:hAnsiTheme="minorHAnsi" w:cstheme="minorBidi"/>
        </w:rPr>
        <w:t>.</w:t>
      </w:r>
    </w:p>
    <w:p w14:paraId="4516DCF3" w14:textId="77777777" w:rsidR="00221214" w:rsidRPr="00732991" w:rsidRDefault="10853FB9" w:rsidP="10853FB9">
      <w:pPr>
        <w:pStyle w:val="af0"/>
        <w:numPr>
          <w:ilvl w:val="0"/>
          <w:numId w:val="16"/>
        </w:numPr>
        <w:jc w:val="left"/>
        <w:rPr>
          <w:rFonts w:asciiTheme="minorHAnsi" w:eastAsiaTheme="minorEastAsia" w:hAnsiTheme="minorHAnsi" w:cstheme="minorBidi"/>
        </w:rPr>
      </w:pPr>
      <w:r w:rsidRPr="10853FB9">
        <w:rPr>
          <w:rFonts w:asciiTheme="minorHAnsi" w:eastAsiaTheme="minorEastAsia" w:hAnsiTheme="minorHAnsi" w:cstheme="minorBidi"/>
        </w:rPr>
        <w:t>Anothor one is to implement the wrapper between ARSI interface and library functions.</w:t>
      </w:r>
    </w:p>
    <w:p w14:paraId="1927306B" w14:textId="3EE7E86D" w:rsidR="00221214"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In </w:t>
      </w:r>
      <w:r w:rsidRPr="10853FB9">
        <w:rPr>
          <w:rFonts w:ascii="Courier New" w:eastAsiaTheme="minorEastAsia" w:hAnsi="Courier New" w:cs="Courier New"/>
          <w:color w:val="000000" w:themeColor="text1"/>
        </w:rPr>
        <w:t>aurisys_config_</w:t>
      </w:r>
      <w:r w:rsidR="00683969">
        <w:rPr>
          <w:rFonts w:ascii="Courier New" w:eastAsiaTheme="minorEastAsia" w:hAnsi="Courier New" w:cs="Courier New"/>
          <w:color w:val="000000" w:themeColor="text1"/>
        </w:rPr>
        <w:t>adsp</w:t>
      </w:r>
      <w:r w:rsidRPr="10853FB9">
        <w:rPr>
          <w:rFonts w:ascii="Courier New" w:eastAsiaTheme="minorEastAsia" w:hAnsi="Courier New" w:cs="Courier New"/>
          <w:color w:val="000000" w:themeColor="text1"/>
        </w:rPr>
        <w:t>.xml</w:t>
      </w:r>
      <w:r w:rsidRPr="10853FB9">
        <w:rPr>
          <w:rFonts w:asciiTheme="minorHAnsi" w:eastAsiaTheme="minorEastAsia" w:hAnsiTheme="minorHAnsi" w:cstheme="minorBidi"/>
        </w:rPr>
        <w:t>, we first indicate the using scenario and list the library component used. We depict the library’s attribute, such as file path, library supported samplerate, processing format, frame size,  data buffer type (uplink or downlink), channel number, and debug level….etc. These attributes are compared to the input pcm data and indicate the library setting  during processing. The user can change the library setting by simply modify the xml file. This enlarge the flexibility and reduce the coding effort.</w:t>
      </w:r>
    </w:p>
    <w:p w14:paraId="0F79400E" w14:textId="77777777" w:rsidR="00221214" w:rsidRDefault="00221214" w:rsidP="00221214">
      <w:pPr>
        <w:jc w:val="left"/>
        <w:rPr>
          <w:rFonts w:asciiTheme="minorHAnsi" w:eastAsiaTheme="minorEastAsia" w:hAnsiTheme="minorHAnsi" w:cstheme="minorHAnsi"/>
        </w:rPr>
      </w:pPr>
    </w:p>
    <w:p w14:paraId="399B21FE" w14:textId="77777777" w:rsidR="00221214" w:rsidRDefault="00221214" w:rsidP="00221214">
      <w:pPr>
        <w:jc w:val="left"/>
        <w:rPr>
          <w:rFonts w:asciiTheme="minorHAnsi" w:eastAsiaTheme="minorEastAsia" w:hAnsiTheme="minorHAnsi" w:cstheme="minorHAnsi"/>
        </w:rPr>
      </w:pPr>
      <w:r>
        <w:rPr>
          <w:noProof/>
        </w:rPr>
        <w:lastRenderedPageBreak/>
        <w:drawing>
          <wp:inline distT="0" distB="0" distL="0" distR="0" wp14:anchorId="4E0DD1D4" wp14:editId="1A6CF8CB">
            <wp:extent cx="5732145" cy="4386580"/>
            <wp:effectExtent l="0" t="0" r="1905"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2145" cy="4386580"/>
                    </a:xfrm>
                    <a:prstGeom prst="rect">
                      <a:avLst/>
                    </a:prstGeom>
                  </pic:spPr>
                </pic:pic>
              </a:graphicData>
            </a:graphic>
          </wp:inline>
        </w:drawing>
      </w:r>
    </w:p>
    <w:p w14:paraId="0F73DD00" w14:textId="77777777" w:rsidR="00221214" w:rsidRPr="00644756" w:rsidRDefault="10853FB9" w:rsidP="10853FB9">
      <w:pPr>
        <w:rPr>
          <w:rFonts w:asciiTheme="minorHAnsi" w:eastAsiaTheme="minorEastAsia" w:hAnsiTheme="minorHAnsi"/>
        </w:rPr>
      </w:pPr>
      <w:r w:rsidRPr="10853FB9">
        <w:rPr>
          <w:rFonts w:asciiTheme="minorHAnsi" w:eastAsiaTheme="minorEastAsia" w:hAnsiTheme="minorHAnsi"/>
        </w:rPr>
        <w:t xml:space="preserve">To implement the wrapper between library and ARSI interface, we comparing and mapping their functionality as the table shows. </w:t>
      </w:r>
    </w:p>
    <w:p w14:paraId="6AF206AA" w14:textId="77777777" w:rsidR="00221214" w:rsidRDefault="00221214" w:rsidP="00221214">
      <w:pPr>
        <w:rPr>
          <w:rFonts w:eastAsiaTheme="minorEastAsia"/>
        </w:rPr>
      </w:pPr>
      <w:r>
        <w:rPr>
          <w:rFonts w:eastAsiaTheme="minorEastAsia" w:hint="eastAsia"/>
          <w:noProof/>
        </w:rPr>
        <w:drawing>
          <wp:inline distT="0" distB="0" distL="0" distR="0" wp14:anchorId="0622550B" wp14:editId="61913C64">
            <wp:extent cx="5943600" cy="1292833"/>
            <wp:effectExtent l="19050" t="0" r="0" b="0"/>
            <wp:docPr id="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srcRect/>
                    <a:stretch>
                      <a:fillRect/>
                    </a:stretch>
                  </pic:blipFill>
                  <pic:spPr bwMode="auto">
                    <a:xfrm>
                      <a:off x="0" y="0"/>
                      <a:ext cx="5943600" cy="1292833"/>
                    </a:xfrm>
                    <a:prstGeom prst="rect">
                      <a:avLst/>
                    </a:prstGeom>
                    <a:noFill/>
                    <a:ln w="9525">
                      <a:noFill/>
                      <a:miter lim="800000"/>
                      <a:headEnd/>
                      <a:tailEnd/>
                    </a:ln>
                  </pic:spPr>
                </pic:pic>
              </a:graphicData>
            </a:graphic>
          </wp:inline>
        </w:drawing>
      </w:r>
    </w:p>
    <w:p w14:paraId="61F69467" w14:textId="77777777" w:rsidR="00221214" w:rsidRDefault="10853FB9" w:rsidP="10853FB9">
      <w:pPr>
        <w:pStyle w:val="FigureCaption"/>
        <w:rPr>
          <w:rFonts w:asciiTheme="minorHAnsi" w:eastAsiaTheme="minorEastAsia" w:hAnsiTheme="minorHAnsi" w:cstheme="minorBidi"/>
        </w:rPr>
      </w:pPr>
      <w:r w:rsidRPr="10853FB9">
        <w:rPr>
          <w:rFonts w:asciiTheme="minorHAnsi" w:eastAsiaTheme="minorEastAsia" w:hAnsiTheme="minorHAnsi" w:cstheme="minorBidi"/>
        </w:rPr>
        <w:t>mapping the interface between ARSI and Effect</w:t>
      </w:r>
    </w:p>
    <w:p w14:paraId="4BA81BF1" w14:textId="77777777" w:rsidR="00D22191" w:rsidRDefault="10853FB9" w:rsidP="00C81149">
      <w:pPr>
        <w:pStyle w:val="4"/>
      </w:pPr>
      <w:r>
        <w:t>Dynamic turn on/off library log using adb command</w:t>
      </w:r>
    </w:p>
    <w:p w14:paraId="0B44D54E" w14:textId="500DA132" w:rsidR="00D22191" w:rsidRDefault="10853FB9" w:rsidP="10853FB9">
      <w:pPr>
        <w:pStyle w:val="Web"/>
        <w:spacing w:after="120"/>
        <w:ind w:firstLineChars="200" w:firstLine="400"/>
        <w:rPr>
          <w:rFonts w:ascii="Calibri" w:hAnsi="Calibri"/>
          <w:sz w:val="20"/>
          <w:szCs w:val="20"/>
          <w:lang w:eastAsia="zh-TW"/>
        </w:rPr>
      </w:pPr>
      <w:r w:rsidRPr="10853FB9">
        <w:rPr>
          <w:rFonts w:ascii="Calibri" w:hAnsi="Calibri"/>
          <w:sz w:val="20"/>
          <w:szCs w:val="20"/>
        </w:rPr>
        <w:t>Besides setting xml, user can runtime key in adb debug command to enable/disable library processing log in mobile log.</w:t>
      </w:r>
    </w:p>
    <w:tbl>
      <w:tblPr>
        <w:tblStyle w:val="a7"/>
        <w:tblW w:w="0" w:type="auto"/>
        <w:tblLook w:val="04A0" w:firstRow="1" w:lastRow="0" w:firstColumn="1" w:lastColumn="0" w:noHBand="0" w:noVBand="1"/>
      </w:tblPr>
      <w:tblGrid>
        <w:gridCol w:w="712"/>
        <w:gridCol w:w="8531"/>
      </w:tblGrid>
      <w:tr w:rsidR="00D22191" w14:paraId="0E4193E8" w14:textId="77777777" w:rsidTr="10853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dxa"/>
          </w:tcPr>
          <w:p w14:paraId="6AB7C243" w14:textId="77777777" w:rsidR="00D22191" w:rsidRDefault="10853FB9" w:rsidP="10853FB9">
            <w:pPr>
              <w:rPr>
                <w:rFonts w:eastAsiaTheme="minorEastAsia"/>
              </w:rPr>
            </w:pPr>
            <w:r w:rsidRPr="10853FB9">
              <w:rPr>
                <w:rFonts w:eastAsiaTheme="minorEastAsia"/>
              </w:rPr>
              <w:t>ON</w:t>
            </w:r>
          </w:p>
        </w:tc>
        <w:tc>
          <w:tcPr>
            <w:tcW w:w="8531" w:type="dxa"/>
          </w:tcPr>
          <w:p w14:paraId="26A475A2" w14:textId="2110AECE" w:rsidR="00D22191" w:rsidRDefault="10853FB9" w:rsidP="10853FB9">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sidRPr="10853FB9">
              <w:rPr>
                <w:rFonts w:eastAsiaTheme="minorEastAsia"/>
              </w:rPr>
              <w:t>adb shell "AudioSetParam AURISYS_SET_PARAM,</w:t>
            </w:r>
            <w:r w:rsidRPr="10853FB9">
              <w:rPr>
                <w:rFonts w:eastAsiaTheme="minorEastAsia"/>
                <w:color w:val="000000" w:themeColor="text1"/>
              </w:rPr>
              <w:t>DSP,PLAYBACK</w:t>
            </w:r>
            <w:r w:rsidRPr="10853FB9">
              <w:rPr>
                <w:rFonts w:eastAsiaTheme="minorEastAsia"/>
              </w:rPr>
              <w:t>,MTKBESSOUND,ENABLE_LOG,</w:t>
            </w:r>
            <w:r w:rsidRPr="10853FB9">
              <w:rPr>
                <w:rFonts w:eastAsiaTheme="minorEastAsia"/>
                <w:color w:val="FF0000"/>
              </w:rPr>
              <w:t>1</w:t>
            </w:r>
            <w:r w:rsidRPr="10853FB9">
              <w:rPr>
                <w:rFonts w:eastAsiaTheme="minorEastAsia"/>
              </w:rPr>
              <w:t>=SET"</w:t>
            </w:r>
          </w:p>
        </w:tc>
      </w:tr>
      <w:tr w:rsidR="00D22191" w14:paraId="15D106C0" w14:textId="77777777" w:rsidTr="10853FB9">
        <w:tc>
          <w:tcPr>
            <w:cnfStyle w:val="001000000000" w:firstRow="0" w:lastRow="0" w:firstColumn="1" w:lastColumn="0" w:oddVBand="0" w:evenVBand="0" w:oddHBand="0" w:evenHBand="0" w:firstRowFirstColumn="0" w:firstRowLastColumn="0" w:lastRowFirstColumn="0" w:lastRowLastColumn="0"/>
            <w:tcW w:w="712" w:type="dxa"/>
          </w:tcPr>
          <w:p w14:paraId="04D3ECC6" w14:textId="77777777" w:rsidR="00D22191" w:rsidRPr="00ED4E51" w:rsidRDefault="10853FB9" w:rsidP="10853FB9">
            <w:pPr>
              <w:rPr>
                <w:rFonts w:eastAsiaTheme="minorEastAsia"/>
                <w:b/>
                <w:bCs/>
              </w:rPr>
            </w:pPr>
            <w:r w:rsidRPr="10853FB9">
              <w:rPr>
                <w:rFonts w:eastAsiaTheme="minorEastAsia"/>
                <w:b/>
                <w:bCs/>
              </w:rPr>
              <w:lastRenderedPageBreak/>
              <w:t>OFF</w:t>
            </w:r>
          </w:p>
        </w:tc>
        <w:tc>
          <w:tcPr>
            <w:tcW w:w="8531" w:type="dxa"/>
          </w:tcPr>
          <w:p w14:paraId="512F11F7" w14:textId="77777777" w:rsidR="00D22191" w:rsidRPr="00ED4E51" w:rsidRDefault="10853FB9" w:rsidP="10853FB9">
            <w:pPr>
              <w:jc w:val="left"/>
              <w:cnfStyle w:val="000000000000" w:firstRow="0" w:lastRow="0" w:firstColumn="0" w:lastColumn="0" w:oddVBand="0" w:evenVBand="0" w:oddHBand="0" w:evenHBand="0" w:firstRowFirstColumn="0" w:firstRowLastColumn="0" w:lastRowFirstColumn="0" w:lastRowLastColumn="0"/>
              <w:rPr>
                <w:rFonts w:eastAsiaTheme="minorEastAsia"/>
                <w:b/>
                <w:bCs/>
              </w:rPr>
            </w:pPr>
            <w:r w:rsidRPr="10853FB9">
              <w:rPr>
                <w:rFonts w:eastAsiaTheme="minorEastAsia"/>
                <w:b/>
                <w:bCs/>
              </w:rPr>
              <w:t>adb shell "AudioSetParam AURISYS_SET_PARAM,</w:t>
            </w:r>
            <w:r w:rsidRPr="10853FB9">
              <w:rPr>
                <w:rFonts w:eastAsiaTheme="minorEastAsia"/>
                <w:b/>
                <w:bCs/>
                <w:color w:val="000000" w:themeColor="text1"/>
              </w:rPr>
              <w:t>DSP,PLAYBACK</w:t>
            </w:r>
            <w:r w:rsidRPr="10853FB9">
              <w:rPr>
                <w:rFonts w:eastAsiaTheme="minorEastAsia"/>
                <w:b/>
                <w:bCs/>
              </w:rPr>
              <w:t>,MTKBESSOUND,ENABLE_LOG,</w:t>
            </w:r>
            <w:r w:rsidRPr="10853FB9">
              <w:rPr>
                <w:rFonts w:eastAsiaTheme="minorEastAsia"/>
                <w:b/>
                <w:bCs/>
                <w:color w:val="FF0000"/>
              </w:rPr>
              <w:t>0</w:t>
            </w:r>
            <w:r w:rsidRPr="10853FB9">
              <w:rPr>
                <w:rFonts w:eastAsiaTheme="minorEastAsia"/>
                <w:b/>
                <w:bCs/>
              </w:rPr>
              <w:t>=SET"</w:t>
            </w:r>
          </w:p>
        </w:tc>
      </w:tr>
    </w:tbl>
    <w:p w14:paraId="0EFCBB4F" w14:textId="77777777" w:rsidR="00D22191" w:rsidRPr="00221214" w:rsidRDefault="00D22191" w:rsidP="00D22191"/>
    <w:p w14:paraId="10AA8B16" w14:textId="77777777" w:rsidR="00221214" w:rsidRPr="00221214" w:rsidRDefault="00221214" w:rsidP="00221214"/>
    <w:p w14:paraId="79A6861B" w14:textId="7E3002A7" w:rsidR="00221214" w:rsidRDefault="10853FB9" w:rsidP="00C81149">
      <w:pPr>
        <w:pStyle w:val="3"/>
      </w:pPr>
      <w:bookmarkStart w:id="91" w:name="_Toc467247110"/>
      <w:bookmarkStart w:id="92" w:name="_Toc506220240"/>
      <w:bookmarkStart w:id="93" w:name="_Toc229437607"/>
      <w:r>
        <w:t xml:space="preserve">Audio Loudness </w:t>
      </w:r>
      <w:r w:rsidRPr="10853FB9">
        <w:t>Working Flow on DSP</w:t>
      </w:r>
      <w:bookmarkEnd w:id="91"/>
      <w:bookmarkEnd w:id="92"/>
      <w:bookmarkEnd w:id="93"/>
    </w:p>
    <w:p w14:paraId="0473C614" w14:textId="77777777" w:rsidR="00C41A31" w:rsidRDefault="10853FB9" w:rsidP="10853FB9">
      <w:pPr>
        <w:pStyle w:val="Web"/>
        <w:spacing w:after="120"/>
        <w:ind w:firstLineChars="100" w:firstLine="200"/>
        <w:jc w:val="both"/>
        <w:rPr>
          <w:rFonts w:ascii="Calibri" w:hAnsi="Calibri"/>
          <w:sz w:val="20"/>
          <w:szCs w:val="20"/>
        </w:rPr>
      </w:pPr>
      <w:r w:rsidRPr="10853FB9">
        <w:rPr>
          <w:rFonts w:ascii="Calibri" w:hAnsi="Calibri"/>
          <w:sz w:val="20"/>
          <w:szCs w:val="20"/>
          <w:lang w:eastAsia="zh-TW"/>
        </w:rPr>
        <w:t>Loudness (DRC)</w:t>
      </w:r>
      <w:r w:rsidRPr="10853FB9">
        <w:rPr>
          <w:rFonts w:ascii="Calibri" w:hAnsi="Calibri"/>
          <w:sz w:val="20"/>
          <w:szCs w:val="20"/>
        </w:rPr>
        <w:t xml:space="preserve"> is </w:t>
      </w:r>
      <w:r w:rsidRPr="10853FB9">
        <w:rPr>
          <w:rFonts w:ascii="Calibri" w:hAnsi="Calibri"/>
          <w:sz w:val="20"/>
          <w:szCs w:val="20"/>
          <w:lang w:eastAsia="zh-TW"/>
        </w:rPr>
        <w:t xml:space="preserve">an audio post-processing technique to improve the loudness of audio signal and ringtone playback by using dynamic range control and frequency component manipulation </w:t>
      </w:r>
    </w:p>
    <w:p w14:paraId="6882A1F0" w14:textId="77777777" w:rsidR="00C41A31" w:rsidRDefault="00C41A31" w:rsidP="00C41A31">
      <w:pPr>
        <w:pStyle w:val="Web"/>
        <w:spacing w:after="120"/>
        <w:ind w:firstLineChars="100" w:firstLine="200"/>
        <w:jc w:val="both"/>
        <w:rPr>
          <w:rFonts w:ascii="Calibri" w:hAnsi="Calibri"/>
          <w:bCs/>
          <w:sz w:val="20"/>
        </w:rPr>
      </w:pPr>
    </w:p>
    <w:tbl>
      <w:tblPr>
        <w:tblW w:w="9600" w:type="dxa"/>
        <w:tblBorders>
          <w:insideH w:val="single" w:sz="18" w:space="0" w:color="FFFFFF"/>
          <w:insideV w:val="single" w:sz="18" w:space="0" w:color="FFFFFF"/>
        </w:tblBorders>
        <w:tblLayout w:type="fixed"/>
        <w:tblLook w:val="01E0" w:firstRow="1" w:lastRow="1" w:firstColumn="1" w:lastColumn="1" w:noHBand="0" w:noVBand="0"/>
      </w:tblPr>
      <w:tblGrid>
        <w:gridCol w:w="2839"/>
        <w:gridCol w:w="4494"/>
        <w:gridCol w:w="2267"/>
      </w:tblGrid>
      <w:tr w:rsidR="00C41A31" w14:paraId="5D39A64D" w14:textId="77777777" w:rsidTr="10853FB9">
        <w:trPr>
          <w:trHeight w:val="398"/>
        </w:trPr>
        <w:tc>
          <w:tcPr>
            <w:tcW w:w="9600" w:type="dxa"/>
            <w:gridSpan w:val="3"/>
            <w:tcBorders>
              <w:top w:val="nil"/>
              <w:left w:val="nil"/>
              <w:bottom w:val="single" w:sz="18" w:space="0" w:color="FFFFFF" w:themeColor="background1"/>
              <w:right w:val="nil"/>
            </w:tcBorders>
            <w:shd w:val="clear" w:color="auto" w:fill="FFFFFF" w:themeFill="background1"/>
            <w:hideMark/>
          </w:tcPr>
          <w:p w14:paraId="768B68A0" w14:textId="77777777" w:rsidR="00C41A31" w:rsidRDefault="10853FB9" w:rsidP="10853FB9">
            <w:pPr>
              <w:pStyle w:val="Web"/>
              <w:rPr>
                <w:rFonts w:ascii="Arial" w:hAnsi="Arial"/>
                <w:b/>
                <w:bCs/>
                <w:sz w:val="18"/>
                <w:szCs w:val="18"/>
              </w:rPr>
            </w:pPr>
            <w:r w:rsidRPr="10853FB9">
              <w:rPr>
                <w:rFonts w:ascii="Arial" w:hAnsi="Arial"/>
                <w:b/>
                <w:bCs/>
                <w:sz w:val="18"/>
                <w:szCs w:val="18"/>
              </w:rPr>
              <w:t>Android</w:t>
            </w:r>
          </w:p>
        </w:tc>
      </w:tr>
      <w:tr w:rsidR="00C41A31" w14:paraId="227D6D7A" w14:textId="77777777" w:rsidTr="10853FB9">
        <w:trPr>
          <w:trHeight w:val="398"/>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07ADD2A2" w14:textId="77777777" w:rsidR="00C41A31" w:rsidRDefault="10853FB9" w:rsidP="10853FB9">
            <w:pPr>
              <w:pStyle w:val="Web"/>
              <w:rPr>
                <w:rFonts w:ascii="Arial" w:hAnsi="Arial"/>
                <w:b/>
                <w:bCs/>
                <w:sz w:val="18"/>
                <w:szCs w:val="18"/>
              </w:rPr>
            </w:pPr>
            <w:r w:rsidRPr="10853FB9">
              <w:rPr>
                <w:rFonts w:ascii="Arial" w:hAnsi="Arial"/>
                <w:b/>
                <w:bCs/>
                <w:sz w:val="18"/>
                <w:szCs w:val="18"/>
              </w:rPr>
              <w:t>File Name</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32765197" w14:textId="77777777" w:rsidR="00C41A31" w:rsidRDefault="10853FB9" w:rsidP="10853FB9">
            <w:pPr>
              <w:pStyle w:val="Web"/>
              <w:rPr>
                <w:rFonts w:ascii="Arial" w:hAnsi="Arial"/>
                <w:b/>
                <w:bCs/>
                <w:sz w:val="18"/>
                <w:szCs w:val="18"/>
              </w:rPr>
            </w:pPr>
            <w:r w:rsidRPr="10853FB9">
              <w:rPr>
                <w:rFonts w:ascii="Arial" w:hAnsi="Arial"/>
                <w:b/>
                <w:bCs/>
                <w:sz w:val="18"/>
                <w:szCs w:val="18"/>
              </w:rPr>
              <w:t>Path</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0024E54D" w14:textId="77777777" w:rsidR="00C41A31" w:rsidRDefault="10853FB9" w:rsidP="10853FB9">
            <w:pPr>
              <w:pStyle w:val="Web"/>
              <w:rPr>
                <w:rFonts w:ascii="Arial" w:hAnsi="Arial"/>
                <w:b/>
                <w:bCs/>
                <w:sz w:val="18"/>
                <w:szCs w:val="18"/>
              </w:rPr>
            </w:pPr>
            <w:r w:rsidRPr="10853FB9">
              <w:rPr>
                <w:rFonts w:ascii="Arial" w:hAnsi="Arial"/>
                <w:b/>
                <w:bCs/>
                <w:sz w:val="18"/>
                <w:szCs w:val="18"/>
              </w:rPr>
              <w:t>Related Customizaiton</w:t>
            </w:r>
          </w:p>
        </w:tc>
      </w:tr>
      <w:tr w:rsidR="00C41A31" w14:paraId="6EB03ACB" w14:textId="77777777" w:rsidTr="10853FB9">
        <w:trPr>
          <w:trHeight w:val="426"/>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40DDA522" w14:textId="77777777" w:rsidR="00C41A31" w:rsidRDefault="10853FB9" w:rsidP="10853FB9">
            <w:pPr>
              <w:pStyle w:val="Web"/>
              <w:jc w:val="both"/>
              <w:rPr>
                <w:rFonts w:ascii="Arial" w:hAnsi="Arial"/>
                <w:sz w:val="18"/>
                <w:szCs w:val="18"/>
                <w:lang w:eastAsia="zh-TW"/>
              </w:rPr>
            </w:pPr>
            <w:r w:rsidRPr="10853FB9">
              <w:rPr>
                <w:rFonts w:ascii="Arial" w:hAnsi="Arial"/>
                <w:sz w:val="18"/>
                <w:szCs w:val="18"/>
                <w:lang w:eastAsia="zh-TW"/>
              </w:rPr>
              <w:t>PlaybackDRC_AudioParam.xml</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1214D9FA" w14:textId="77777777" w:rsidR="00C41A31" w:rsidRDefault="10853FB9" w:rsidP="10853FB9">
            <w:pPr>
              <w:pStyle w:val="Web"/>
              <w:jc w:val="both"/>
              <w:rPr>
                <w:rFonts w:ascii="Arial" w:hAnsi="Arial"/>
                <w:sz w:val="18"/>
                <w:szCs w:val="18"/>
                <w:lang w:eastAsia="zh-TW"/>
              </w:rPr>
            </w:pPr>
            <w:r w:rsidRPr="10853FB9">
              <w:rPr>
                <w:rFonts w:ascii="Arial" w:hAnsi="Arial"/>
                <w:sz w:val="18"/>
                <w:szCs w:val="18"/>
                <w:lang w:eastAsia="zh-TW"/>
              </w:rPr>
              <w:t>\</w:t>
            </w:r>
            <w:r w:rsidRPr="10853FB9">
              <w:rPr>
                <w:rFonts w:ascii="Arial" w:hAnsi="Arial"/>
                <w:sz w:val="18"/>
                <w:szCs w:val="18"/>
              </w:rPr>
              <w:t>device\mediatek\common\audio_param</w:t>
            </w:r>
            <w:r w:rsidRPr="10853FB9">
              <w:rPr>
                <w:rFonts w:ascii="Arial" w:hAnsi="Arial"/>
                <w:sz w:val="18"/>
                <w:szCs w:val="18"/>
                <w:lang w:eastAsia="zh-TW"/>
              </w:rPr>
              <w:t>\</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44FB1061" w14:textId="77777777" w:rsidR="00C41A31" w:rsidRDefault="10853FB9" w:rsidP="10853FB9">
            <w:pPr>
              <w:pStyle w:val="Web"/>
              <w:jc w:val="both"/>
              <w:rPr>
                <w:rFonts w:ascii="Arial" w:hAnsi="Arial"/>
                <w:sz w:val="18"/>
                <w:szCs w:val="18"/>
                <w:lang w:eastAsia="zh-TW"/>
              </w:rPr>
            </w:pPr>
            <w:r w:rsidRPr="10853FB9">
              <w:rPr>
                <w:rFonts w:ascii="Arial" w:hAnsi="Arial"/>
                <w:sz w:val="18"/>
                <w:szCs w:val="18"/>
              </w:rPr>
              <w:t>DRC related coefficient</w:t>
            </w:r>
            <w:r w:rsidRPr="10853FB9">
              <w:rPr>
                <w:rFonts w:ascii="Arial" w:hAnsi="Arial"/>
                <w:sz w:val="18"/>
                <w:szCs w:val="18"/>
                <w:lang w:eastAsia="zh-TW"/>
              </w:rPr>
              <w:t xml:space="preserve"> for audio and ringtone</w:t>
            </w:r>
          </w:p>
        </w:tc>
      </w:tr>
      <w:tr w:rsidR="00C41A31" w14:paraId="06820775" w14:textId="77777777" w:rsidTr="10853FB9">
        <w:trPr>
          <w:trHeight w:val="687"/>
        </w:trPr>
        <w:tc>
          <w:tcPr>
            <w:tcW w:w="2839" w:type="dxa"/>
            <w:vMerge w:val="restart"/>
            <w:tcBorders>
              <w:top w:val="single" w:sz="18" w:space="0" w:color="FFFFFF" w:themeColor="background1"/>
              <w:left w:val="nil"/>
              <w:right w:val="single" w:sz="18" w:space="0" w:color="FFFFFF" w:themeColor="background1"/>
            </w:tcBorders>
            <w:shd w:val="clear" w:color="auto" w:fill="FFFFFF" w:themeFill="background1"/>
            <w:hideMark/>
          </w:tcPr>
          <w:p w14:paraId="79CC6A9D" w14:textId="77777777" w:rsidR="00C41A31" w:rsidRDefault="00C41A31" w:rsidP="00FF735E">
            <w:pPr>
              <w:pStyle w:val="Web"/>
              <w:jc w:val="both"/>
              <w:rPr>
                <w:rFonts w:ascii="Arial" w:hAnsi="Arial"/>
                <w:bCs/>
                <w:sz w:val="18"/>
                <w:szCs w:val="18"/>
                <w:lang w:eastAsia="zh-TW"/>
              </w:rPr>
            </w:pPr>
          </w:p>
          <w:p w14:paraId="32230664" w14:textId="77777777" w:rsidR="00C41A31" w:rsidRDefault="00C41A31" w:rsidP="00FF735E">
            <w:pPr>
              <w:pStyle w:val="Web"/>
              <w:jc w:val="both"/>
              <w:rPr>
                <w:rFonts w:ascii="Arial" w:hAnsi="Arial"/>
                <w:bCs/>
                <w:sz w:val="18"/>
                <w:szCs w:val="18"/>
                <w:lang w:eastAsia="zh-TW"/>
              </w:rPr>
            </w:pPr>
          </w:p>
          <w:p w14:paraId="04B8FFD3" w14:textId="77777777" w:rsidR="00C41A31" w:rsidRDefault="00C41A31" w:rsidP="00FF735E">
            <w:pPr>
              <w:pStyle w:val="Web"/>
              <w:jc w:val="both"/>
              <w:rPr>
                <w:rFonts w:ascii="Arial" w:hAnsi="Arial"/>
                <w:bCs/>
                <w:sz w:val="18"/>
                <w:szCs w:val="18"/>
                <w:lang w:eastAsia="zh-TW"/>
              </w:rPr>
            </w:pPr>
          </w:p>
          <w:p w14:paraId="483AFECB" w14:textId="77777777" w:rsidR="00C41A31" w:rsidRDefault="00C41A31" w:rsidP="00FF735E">
            <w:pPr>
              <w:pStyle w:val="Web"/>
              <w:jc w:val="both"/>
              <w:rPr>
                <w:rFonts w:ascii="Arial" w:hAnsi="Arial"/>
                <w:bCs/>
                <w:sz w:val="18"/>
                <w:szCs w:val="18"/>
                <w:lang w:eastAsia="zh-TW"/>
              </w:rPr>
            </w:pPr>
          </w:p>
          <w:p w14:paraId="1A4D93FB" w14:textId="77777777" w:rsidR="00C41A31" w:rsidRDefault="10853FB9" w:rsidP="10853FB9">
            <w:pPr>
              <w:pStyle w:val="Web"/>
              <w:jc w:val="both"/>
              <w:rPr>
                <w:rFonts w:ascii="Arial" w:hAnsi="Arial"/>
                <w:sz w:val="18"/>
                <w:szCs w:val="18"/>
                <w:lang w:eastAsia="zh-TW"/>
              </w:rPr>
            </w:pPr>
            <w:r w:rsidRPr="10853FB9">
              <w:rPr>
                <w:rFonts w:ascii="Arial" w:hAnsi="Arial"/>
                <w:sz w:val="18"/>
                <w:szCs w:val="18"/>
                <w:lang w:eastAsia="zh-TW"/>
              </w:rPr>
              <w:t>ProjectConfig.mk</w:t>
            </w:r>
          </w:p>
        </w:tc>
        <w:tc>
          <w:tcPr>
            <w:tcW w:w="4494" w:type="dxa"/>
            <w:vMerge w:val="restart"/>
            <w:tcBorders>
              <w:top w:val="single" w:sz="18" w:space="0" w:color="FFFFFF" w:themeColor="background1"/>
              <w:left w:val="single" w:sz="18" w:space="0" w:color="FFFFFF" w:themeColor="background1"/>
              <w:right w:val="single" w:sz="18" w:space="0" w:color="FFFFFF" w:themeColor="background1"/>
            </w:tcBorders>
            <w:shd w:val="clear" w:color="auto" w:fill="FFFFFF" w:themeFill="background1"/>
            <w:hideMark/>
          </w:tcPr>
          <w:p w14:paraId="2D32BCAE" w14:textId="77777777" w:rsidR="00C41A31" w:rsidRDefault="00C41A31" w:rsidP="00FF735E">
            <w:pPr>
              <w:pStyle w:val="Web"/>
              <w:jc w:val="both"/>
              <w:rPr>
                <w:rFonts w:ascii="Arial" w:hAnsi="Arial"/>
                <w:bCs/>
                <w:sz w:val="18"/>
                <w:szCs w:val="18"/>
                <w:lang w:eastAsia="zh-TW"/>
              </w:rPr>
            </w:pPr>
          </w:p>
          <w:p w14:paraId="0E7D3768" w14:textId="77777777" w:rsidR="00C41A31" w:rsidRDefault="00C41A31" w:rsidP="00FF735E">
            <w:pPr>
              <w:pStyle w:val="Web"/>
              <w:jc w:val="both"/>
              <w:rPr>
                <w:rFonts w:ascii="Arial" w:hAnsi="Arial"/>
                <w:bCs/>
                <w:sz w:val="18"/>
                <w:szCs w:val="18"/>
                <w:lang w:eastAsia="zh-TW"/>
              </w:rPr>
            </w:pPr>
          </w:p>
          <w:p w14:paraId="74C33C3D" w14:textId="77777777" w:rsidR="00C41A31" w:rsidRDefault="00C41A31" w:rsidP="00FF735E">
            <w:pPr>
              <w:pStyle w:val="Web"/>
              <w:jc w:val="both"/>
              <w:rPr>
                <w:rFonts w:ascii="Arial" w:hAnsi="Arial"/>
                <w:bCs/>
                <w:sz w:val="18"/>
                <w:szCs w:val="18"/>
                <w:lang w:eastAsia="zh-TW"/>
              </w:rPr>
            </w:pPr>
          </w:p>
          <w:p w14:paraId="00EAD77E" w14:textId="77777777" w:rsidR="00C41A31" w:rsidRDefault="00C41A31" w:rsidP="00FF735E">
            <w:pPr>
              <w:pStyle w:val="Web"/>
              <w:jc w:val="both"/>
              <w:rPr>
                <w:rFonts w:ascii="Arial" w:hAnsi="Arial"/>
                <w:bCs/>
                <w:sz w:val="18"/>
                <w:szCs w:val="18"/>
                <w:lang w:eastAsia="zh-TW"/>
              </w:rPr>
            </w:pPr>
          </w:p>
          <w:p w14:paraId="4C599C78" w14:textId="77777777" w:rsidR="00C41A31" w:rsidRDefault="10853FB9" w:rsidP="10853FB9">
            <w:pPr>
              <w:pStyle w:val="Web"/>
              <w:jc w:val="both"/>
              <w:rPr>
                <w:rFonts w:ascii="Arial" w:hAnsi="Arial"/>
                <w:sz w:val="18"/>
                <w:szCs w:val="18"/>
                <w:lang w:eastAsia="zh-TW"/>
              </w:rPr>
            </w:pPr>
            <w:r w:rsidRPr="10853FB9">
              <w:rPr>
                <w:rFonts w:ascii="Arial" w:hAnsi="Arial"/>
                <w:sz w:val="18"/>
                <w:szCs w:val="18"/>
              </w:rPr>
              <w:t>device\</w:t>
            </w:r>
            <w:r w:rsidRPr="10853FB9">
              <w:rPr>
                <w:rFonts w:ascii="Arial" w:eastAsia="Arial" w:hAnsi="Arial"/>
                <w:sz w:val="18"/>
                <w:szCs w:val="18"/>
              </w:rPr>
              <w:t>mediatekprojects</w:t>
            </w:r>
            <w:r w:rsidRPr="10853FB9">
              <w:rPr>
                <w:rFonts w:ascii="Arial" w:hAnsi="Arial"/>
                <w:sz w:val="18"/>
                <w:szCs w:val="18"/>
                <w:lang w:eastAsia="zh-TW"/>
              </w:rPr>
              <w:t>\(%proj)\</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24D47B11" w14:textId="77777777" w:rsidR="00C41A31" w:rsidRPr="00C27136" w:rsidRDefault="10853FB9" w:rsidP="10853FB9">
            <w:pPr>
              <w:pStyle w:val="Web"/>
              <w:jc w:val="both"/>
              <w:rPr>
                <w:rFonts w:ascii="Arial" w:hAnsi="Arial"/>
                <w:color w:val="FF0000"/>
                <w:sz w:val="18"/>
                <w:szCs w:val="18"/>
                <w:lang w:eastAsia="zh-TW"/>
              </w:rPr>
            </w:pPr>
            <w:r w:rsidRPr="10853FB9">
              <w:rPr>
                <w:rFonts w:ascii="Arial" w:hAnsi="Arial"/>
                <w:sz w:val="18"/>
                <w:szCs w:val="18"/>
                <w:lang w:eastAsia="zh-TW"/>
              </w:rPr>
              <w:t xml:space="preserve">Is the platform support </w:t>
            </w:r>
            <w:r w:rsidRPr="10853FB9">
              <w:rPr>
                <w:rFonts w:ascii="Arial" w:hAnsi="Arial"/>
                <w:sz w:val="18"/>
                <w:szCs w:val="18"/>
              </w:rPr>
              <w:t>Loudness</w:t>
            </w:r>
            <w:r w:rsidRPr="10853FB9">
              <w:rPr>
                <w:rFonts w:ascii="Arial" w:hAnsi="Arial"/>
                <w:color w:val="FF0000"/>
                <w:sz w:val="18"/>
                <w:szCs w:val="18"/>
              </w:rPr>
              <w:t xml:space="preserve"> MTK_BESLOUDNESS_SUPPORT</w:t>
            </w:r>
          </w:p>
        </w:tc>
      </w:tr>
      <w:tr w:rsidR="00C41A31" w14:paraId="150279AF" w14:textId="77777777" w:rsidTr="10853FB9">
        <w:trPr>
          <w:trHeight w:val="686"/>
        </w:trPr>
        <w:tc>
          <w:tcPr>
            <w:tcW w:w="2839" w:type="dxa"/>
            <w:vMerge/>
            <w:tcBorders>
              <w:left w:val="nil"/>
              <w:bottom w:val="single" w:sz="18" w:space="0" w:color="FFFFFF"/>
              <w:right w:val="single" w:sz="18" w:space="0" w:color="FFFFFF"/>
            </w:tcBorders>
            <w:shd w:val="pct5" w:color="000000" w:fill="FFFFFF"/>
            <w:hideMark/>
          </w:tcPr>
          <w:p w14:paraId="4564C388" w14:textId="77777777" w:rsidR="00C41A31" w:rsidRDefault="00C41A31" w:rsidP="00FF735E">
            <w:pPr>
              <w:pStyle w:val="Web"/>
              <w:jc w:val="both"/>
              <w:rPr>
                <w:rFonts w:ascii="Arial" w:hAnsi="Arial"/>
                <w:bCs/>
                <w:sz w:val="18"/>
                <w:szCs w:val="18"/>
                <w:lang w:eastAsia="zh-TW"/>
              </w:rPr>
            </w:pPr>
          </w:p>
        </w:tc>
        <w:tc>
          <w:tcPr>
            <w:tcW w:w="4494" w:type="dxa"/>
            <w:vMerge/>
            <w:tcBorders>
              <w:left w:val="single" w:sz="18" w:space="0" w:color="FFFFFF"/>
              <w:bottom w:val="single" w:sz="18" w:space="0" w:color="FFFFFF"/>
              <w:right w:val="single" w:sz="18" w:space="0" w:color="FFFFFF"/>
            </w:tcBorders>
            <w:shd w:val="pct5" w:color="000000" w:fill="FFFFFF"/>
            <w:hideMark/>
          </w:tcPr>
          <w:p w14:paraId="45AE22CE" w14:textId="77777777" w:rsidR="00C41A31" w:rsidRPr="00316517" w:rsidRDefault="00C41A31" w:rsidP="00FF735E">
            <w:pPr>
              <w:pStyle w:val="Web"/>
              <w:jc w:val="both"/>
              <w:rPr>
                <w:rFonts w:ascii="Arial" w:hAnsi="Arial"/>
                <w:bCs/>
                <w:sz w:val="18"/>
                <w:szCs w:val="18"/>
              </w:rPr>
            </w:pP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447A0FFA" w14:textId="77777777" w:rsidR="00C41A31" w:rsidRPr="0074243E" w:rsidRDefault="10853FB9" w:rsidP="10853FB9">
            <w:pPr>
              <w:pStyle w:val="Web"/>
              <w:jc w:val="both"/>
              <w:rPr>
                <w:rFonts w:ascii="Arial" w:hAnsi="Arial"/>
                <w:sz w:val="18"/>
                <w:szCs w:val="18"/>
                <w:lang w:eastAsia="zh-TW"/>
              </w:rPr>
            </w:pPr>
            <w:r w:rsidRPr="10853FB9">
              <w:rPr>
                <w:rFonts w:ascii="Arial" w:hAnsi="Arial"/>
                <w:sz w:val="18"/>
                <w:szCs w:val="18"/>
                <w:lang w:eastAsia="zh-TW"/>
              </w:rPr>
              <w:t xml:space="preserve">Is the platform support </w:t>
            </w:r>
            <w:r w:rsidRPr="10853FB9">
              <w:rPr>
                <w:rFonts w:ascii="Arial" w:hAnsi="Arial"/>
                <w:sz w:val="18"/>
                <w:szCs w:val="18"/>
              </w:rPr>
              <w:t xml:space="preserve">Loudness </w:t>
            </w:r>
            <w:r w:rsidRPr="10853FB9">
              <w:rPr>
                <w:rFonts w:ascii="Arial" w:hAnsi="Arial"/>
                <w:sz w:val="18"/>
                <w:szCs w:val="18"/>
                <w:lang w:eastAsia="zh-TW"/>
              </w:rPr>
              <w:t>processing on HAL layer</w:t>
            </w:r>
          </w:p>
          <w:p w14:paraId="19C3CD2E" w14:textId="77777777" w:rsidR="00C41A31" w:rsidRDefault="10853FB9" w:rsidP="10853FB9">
            <w:pPr>
              <w:pStyle w:val="Web"/>
              <w:jc w:val="both"/>
              <w:rPr>
                <w:rFonts w:ascii="Arial" w:hAnsi="Arial"/>
                <w:color w:val="FF0000"/>
                <w:sz w:val="18"/>
                <w:szCs w:val="18"/>
                <w:lang w:eastAsia="zh-TW"/>
              </w:rPr>
            </w:pPr>
            <w:r w:rsidRPr="10853FB9">
              <w:rPr>
                <w:rFonts w:ascii="Arial" w:hAnsi="Arial"/>
                <w:color w:val="FF0000"/>
                <w:sz w:val="18"/>
                <w:szCs w:val="18"/>
              </w:rPr>
              <w:t>MTK_BESLOUDNESS_</w:t>
            </w:r>
            <w:r w:rsidRPr="10853FB9">
              <w:rPr>
                <w:rFonts w:ascii="Arial" w:hAnsi="Arial"/>
                <w:color w:val="FF0000"/>
                <w:sz w:val="18"/>
                <w:szCs w:val="18"/>
                <w:lang w:eastAsia="zh-TW"/>
              </w:rPr>
              <w:t>RUN_WITH_HAL</w:t>
            </w:r>
          </w:p>
          <w:p w14:paraId="07A30BA5" w14:textId="77777777" w:rsidR="00C41A31" w:rsidRDefault="10853FB9" w:rsidP="10853FB9">
            <w:pPr>
              <w:pStyle w:val="Web"/>
              <w:jc w:val="both"/>
              <w:rPr>
                <w:rFonts w:ascii="Arial" w:hAnsi="Arial"/>
                <w:sz w:val="18"/>
                <w:szCs w:val="18"/>
              </w:rPr>
            </w:pPr>
            <w:r w:rsidRPr="10853FB9">
              <w:rPr>
                <w:rFonts w:ascii="Arial" w:hAnsi="Arial"/>
                <w:color w:val="FF0000"/>
                <w:sz w:val="18"/>
                <w:szCs w:val="18"/>
                <w:lang w:eastAsia="zh-TW"/>
              </w:rPr>
              <w:t>(</w:t>
            </w:r>
            <w:r w:rsidRPr="10853FB9">
              <w:rPr>
                <w:rFonts w:ascii="Arial" w:hAnsi="Arial"/>
                <w:sz w:val="18"/>
                <w:szCs w:val="18"/>
                <w:lang w:eastAsia="zh-TW"/>
              </w:rPr>
              <w:t>Trun on need to  combine  with</w:t>
            </w:r>
            <w:r w:rsidRPr="10853FB9">
              <w:rPr>
                <w:rFonts w:ascii="Arial" w:hAnsi="Arial"/>
                <w:color w:val="FF0000"/>
                <w:sz w:val="18"/>
                <w:szCs w:val="18"/>
                <w:lang w:eastAsia="zh-TW"/>
              </w:rPr>
              <w:t>MTK_AURISYS_FRAMEWORK_SUPPORT=yes)</w:t>
            </w:r>
          </w:p>
        </w:tc>
      </w:tr>
      <w:tr w:rsidR="00C41A31" w14:paraId="584AE288" w14:textId="77777777" w:rsidTr="10853FB9">
        <w:trPr>
          <w:trHeight w:val="439"/>
        </w:trPr>
        <w:tc>
          <w:tcPr>
            <w:tcW w:w="9600" w:type="dxa"/>
            <w:gridSpan w:val="3"/>
            <w:tcBorders>
              <w:top w:val="single" w:sz="18" w:space="0" w:color="FFFFFF" w:themeColor="background1"/>
              <w:left w:val="nil"/>
              <w:bottom w:val="single" w:sz="18" w:space="0" w:color="FFFFFF" w:themeColor="background1"/>
              <w:right w:val="single" w:sz="18" w:space="0" w:color="FFFFFF" w:themeColor="background1"/>
            </w:tcBorders>
            <w:shd w:val="clear" w:color="auto" w:fill="DBE5F1" w:themeFill="accent1" w:themeFillTint="33"/>
            <w:hideMark/>
          </w:tcPr>
          <w:p w14:paraId="1B02DFA8" w14:textId="77777777" w:rsidR="00C41A31" w:rsidRDefault="10853FB9" w:rsidP="10853FB9">
            <w:pPr>
              <w:pStyle w:val="Web"/>
              <w:jc w:val="both"/>
              <w:rPr>
                <w:rFonts w:ascii="Arial" w:hAnsi="Arial"/>
                <w:sz w:val="18"/>
                <w:szCs w:val="18"/>
              </w:rPr>
            </w:pPr>
            <w:r w:rsidRPr="10853FB9">
              <w:rPr>
                <w:rFonts w:ascii="Arial" w:hAnsi="Arial"/>
                <w:b/>
                <w:bCs/>
                <w:sz w:val="18"/>
                <w:szCs w:val="18"/>
                <w:lang w:eastAsia="zh-TW"/>
              </w:rPr>
              <w:t>DRC in HAL path</w:t>
            </w:r>
          </w:p>
        </w:tc>
      </w:tr>
      <w:tr w:rsidR="00C41A31" w14:paraId="10EEA694"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4BE16594" w14:textId="77777777" w:rsidR="00C41A31" w:rsidRPr="00A83CA9" w:rsidRDefault="10853FB9" w:rsidP="10853FB9">
            <w:pPr>
              <w:pStyle w:val="Web"/>
              <w:jc w:val="both"/>
              <w:rPr>
                <w:rFonts w:ascii="Arial" w:hAnsi="Arial"/>
                <w:sz w:val="18"/>
                <w:szCs w:val="18"/>
              </w:rPr>
            </w:pPr>
            <w:r w:rsidRPr="10853FB9">
              <w:rPr>
                <w:rFonts w:ascii="Arial" w:hAnsi="Arial"/>
                <w:sz w:val="18"/>
                <w:szCs w:val="18"/>
              </w:rPr>
              <w:t>MtkAudioLoudc.c</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2102C75E" w14:textId="77777777" w:rsidR="00C41A31" w:rsidRDefault="10853FB9" w:rsidP="10853FB9">
            <w:pPr>
              <w:pStyle w:val="Web"/>
              <w:jc w:val="both"/>
              <w:rPr>
                <w:rFonts w:ascii="Arial" w:hAnsi="Arial"/>
                <w:sz w:val="18"/>
                <w:szCs w:val="18"/>
                <w:lang w:eastAsia="zh-TW"/>
              </w:rPr>
            </w:pPr>
            <w:r w:rsidRPr="10853FB9">
              <w:rPr>
                <w:rFonts w:ascii="Arial" w:hAnsi="Arial"/>
                <w:sz w:val="18"/>
                <w:szCs w:val="18"/>
              </w:rPr>
              <w:t>\vendor\mediatek\proprietary\external\aurisys\libaudioloud</w:t>
            </w:r>
            <w:r w:rsidRPr="10853FB9">
              <w:rPr>
                <w:rFonts w:ascii="Arial" w:hAnsi="Arial"/>
                <w:sz w:val="18"/>
                <w:szCs w:val="18"/>
                <w:lang w:eastAsia="zh-TW"/>
              </w:rPr>
              <w:t>\</w:t>
            </w:r>
          </w:p>
          <w:p w14:paraId="02A72A82" w14:textId="77777777" w:rsidR="00C41A31" w:rsidRDefault="10853FB9" w:rsidP="10853FB9">
            <w:pPr>
              <w:pStyle w:val="Web"/>
              <w:jc w:val="both"/>
              <w:rPr>
                <w:rFonts w:ascii="Arial" w:hAnsi="Arial"/>
                <w:sz w:val="18"/>
                <w:szCs w:val="18"/>
                <w:lang w:eastAsia="zh-TW"/>
              </w:rPr>
            </w:pPr>
            <w:r w:rsidRPr="10853FB9">
              <w:rPr>
                <w:rFonts w:ascii="Arial" w:hAnsi="Arial"/>
                <w:sz w:val="18"/>
                <w:szCs w:val="18"/>
                <w:lang w:eastAsia="zh-TW"/>
              </w:rPr>
              <w:t>(phone path :) system\vendor\lib\libaudioloudc.so</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62166A08" w14:textId="77777777" w:rsidR="00C41A31" w:rsidRDefault="10853FB9" w:rsidP="10853FB9">
            <w:pPr>
              <w:pStyle w:val="Web"/>
              <w:rPr>
                <w:rFonts w:ascii="Arial" w:hAnsi="Arial"/>
                <w:sz w:val="18"/>
                <w:szCs w:val="18"/>
              </w:rPr>
            </w:pPr>
            <w:r w:rsidRPr="10853FB9">
              <w:rPr>
                <w:rFonts w:ascii="Arial" w:hAnsi="Arial"/>
                <w:sz w:val="18"/>
                <w:szCs w:val="18"/>
              </w:rPr>
              <w:t xml:space="preserve">ACF/DRC/HCF </w:t>
            </w:r>
            <w:r w:rsidRPr="10853FB9">
              <w:rPr>
                <w:rFonts w:ascii="Arial" w:hAnsi="Arial"/>
                <w:color w:val="FF0000"/>
                <w:sz w:val="18"/>
                <w:szCs w:val="18"/>
                <w:lang w:eastAsia="zh-TW"/>
              </w:rPr>
              <w:t>aurisys</w:t>
            </w:r>
            <w:r w:rsidRPr="10853FB9">
              <w:rPr>
                <w:rFonts w:ascii="Arial" w:hAnsi="Arial"/>
                <w:color w:val="FF0000"/>
                <w:sz w:val="18"/>
                <w:szCs w:val="18"/>
              </w:rPr>
              <w:t>wrapper</w:t>
            </w:r>
            <w:r w:rsidRPr="10853FB9">
              <w:rPr>
                <w:rFonts w:ascii="Arial" w:hAnsi="Arial"/>
                <w:sz w:val="18"/>
                <w:szCs w:val="18"/>
              </w:rPr>
              <w:t xml:space="preserve"> implementation </w:t>
            </w:r>
            <w:r w:rsidRPr="10853FB9">
              <w:rPr>
                <w:rFonts w:ascii="Arial" w:hAnsi="Arial"/>
                <w:color w:val="000000" w:themeColor="text1"/>
                <w:sz w:val="18"/>
                <w:szCs w:val="18"/>
              </w:rPr>
              <w:t>for library parameter parsing</w:t>
            </w:r>
          </w:p>
        </w:tc>
      </w:tr>
      <w:tr w:rsidR="00C41A31" w14:paraId="3E35674C"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2E7934F0" w14:textId="77777777" w:rsidR="00C41A31" w:rsidRPr="00A83CA9" w:rsidRDefault="10853FB9" w:rsidP="10853FB9">
            <w:pPr>
              <w:pStyle w:val="Web"/>
              <w:jc w:val="both"/>
              <w:rPr>
                <w:rFonts w:ascii="Arial" w:hAnsi="Arial"/>
                <w:sz w:val="18"/>
                <w:szCs w:val="18"/>
              </w:rPr>
            </w:pPr>
            <w:r w:rsidRPr="10853FB9">
              <w:rPr>
                <w:rFonts w:ascii="Arial" w:hAnsi="Arial"/>
                <w:sz w:val="18"/>
                <w:szCs w:val="18"/>
              </w:rPr>
              <w:t>MtkAudioLoudc.h</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7AF0A55D" w14:textId="77777777" w:rsidR="00C41A31" w:rsidRPr="002550DD" w:rsidRDefault="10853FB9" w:rsidP="10853FB9">
            <w:pPr>
              <w:pStyle w:val="Web"/>
              <w:jc w:val="both"/>
              <w:rPr>
                <w:rFonts w:ascii="Arial" w:hAnsi="Arial"/>
                <w:sz w:val="18"/>
                <w:szCs w:val="18"/>
                <w:lang w:eastAsia="zh-TW"/>
              </w:rPr>
            </w:pPr>
            <w:r w:rsidRPr="10853FB9">
              <w:rPr>
                <w:rFonts w:ascii="Arial" w:hAnsi="Arial"/>
                <w:sz w:val="18"/>
                <w:szCs w:val="18"/>
              </w:rPr>
              <w:t>\vendor\mediatek\proprietary\external\aurisys\libaudioloud</w:t>
            </w:r>
            <w:r w:rsidRPr="10853FB9">
              <w:rPr>
                <w:rFonts w:ascii="Arial" w:hAnsi="Arial"/>
                <w:sz w:val="18"/>
                <w:szCs w:val="18"/>
                <w:lang w:eastAsia="zh-TW"/>
              </w:rPr>
              <w:t>\</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7D04DA3E" w14:textId="77777777" w:rsidR="00C41A31" w:rsidRDefault="10853FB9" w:rsidP="10853FB9">
            <w:pPr>
              <w:pStyle w:val="Web"/>
              <w:rPr>
                <w:rFonts w:ascii="Arial" w:hAnsi="Arial"/>
                <w:sz w:val="18"/>
                <w:szCs w:val="18"/>
              </w:rPr>
            </w:pPr>
            <w:r w:rsidRPr="10853FB9">
              <w:rPr>
                <w:rFonts w:ascii="Arial" w:hAnsi="Arial"/>
                <w:sz w:val="18"/>
                <w:szCs w:val="18"/>
              </w:rPr>
              <w:t xml:space="preserve">ACF/DRC/HCF </w:t>
            </w:r>
            <w:r w:rsidRPr="10853FB9">
              <w:rPr>
                <w:rFonts w:ascii="Arial" w:hAnsi="Arial"/>
                <w:color w:val="FF0000"/>
                <w:sz w:val="18"/>
                <w:szCs w:val="18"/>
                <w:lang w:eastAsia="zh-TW"/>
              </w:rPr>
              <w:t>aurisys</w:t>
            </w:r>
            <w:r w:rsidRPr="10853FB9">
              <w:rPr>
                <w:rFonts w:ascii="Arial" w:hAnsi="Arial"/>
                <w:color w:val="FF0000"/>
                <w:sz w:val="18"/>
                <w:szCs w:val="18"/>
              </w:rPr>
              <w:t>wrapper</w:t>
            </w:r>
            <w:r w:rsidRPr="10853FB9">
              <w:rPr>
                <w:rFonts w:ascii="Arial" w:hAnsi="Arial"/>
                <w:sz w:val="18"/>
                <w:szCs w:val="18"/>
              </w:rPr>
              <w:t>header file</w:t>
            </w:r>
          </w:p>
        </w:tc>
      </w:tr>
      <w:tr w:rsidR="00C41A31" w14:paraId="61471D53"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21C8A24E" w14:textId="77777777" w:rsidR="00C41A31" w:rsidRDefault="10853FB9" w:rsidP="10853FB9">
            <w:pPr>
              <w:pStyle w:val="Web"/>
              <w:jc w:val="both"/>
              <w:rPr>
                <w:rFonts w:ascii="Arial" w:hAnsi="Arial"/>
                <w:sz w:val="18"/>
                <w:szCs w:val="18"/>
                <w:lang w:eastAsia="zh-TW"/>
              </w:rPr>
            </w:pPr>
            <w:r w:rsidRPr="10853FB9">
              <w:rPr>
                <w:rFonts w:ascii="Arial" w:hAnsi="Arial"/>
                <w:sz w:val="18"/>
                <w:szCs w:val="18"/>
                <w:lang w:eastAsia="zh-TW"/>
              </w:rPr>
              <w:t>Android.mk</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2907600E" w14:textId="77777777" w:rsidR="00C41A31" w:rsidRDefault="10853FB9" w:rsidP="10853FB9">
            <w:pPr>
              <w:pStyle w:val="Web"/>
              <w:jc w:val="both"/>
              <w:rPr>
                <w:rFonts w:ascii="Arial" w:hAnsi="Arial"/>
                <w:sz w:val="18"/>
                <w:szCs w:val="18"/>
                <w:lang w:eastAsia="zh-TW"/>
              </w:rPr>
            </w:pPr>
            <w:r w:rsidRPr="10853FB9">
              <w:rPr>
                <w:rFonts w:ascii="Arial" w:hAnsi="Arial"/>
                <w:sz w:val="18"/>
                <w:szCs w:val="18"/>
              </w:rPr>
              <w:t>\vendor\mediatek\proprietary\external\aurisys\libaudioloud</w:t>
            </w:r>
            <w:r w:rsidRPr="10853FB9">
              <w:rPr>
                <w:rFonts w:ascii="Arial" w:hAnsi="Arial"/>
                <w:sz w:val="18"/>
                <w:szCs w:val="18"/>
                <w:lang w:eastAsia="zh-TW"/>
              </w:rPr>
              <w:t>\</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1AFCCB23" w14:textId="77777777" w:rsidR="00C41A31" w:rsidRDefault="10853FB9" w:rsidP="10853FB9">
            <w:pPr>
              <w:pStyle w:val="Web"/>
              <w:rPr>
                <w:rFonts w:ascii="Arial" w:hAnsi="Arial"/>
                <w:sz w:val="18"/>
                <w:szCs w:val="18"/>
                <w:lang w:eastAsia="zh-TW"/>
              </w:rPr>
            </w:pPr>
            <w:r w:rsidRPr="10853FB9">
              <w:rPr>
                <w:rFonts w:ascii="Arial" w:hAnsi="Arial"/>
                <w:sz w:val="18"/>
                <w:szCs w:val="18"/>
                <w:lang w:eastAsia="zh-TW"/>
              </w:rPr>
              <w:t>Check ProjectConfig MTK_BESLOUDNESS_SUPPORT&amp;MTK_BESLOUDNESS_RUN_WITH_H</w:t>
            </w:r>
            <w:r w:rsidRPr="10853FB9">
              <w:rPr>
                <w:rFonts w:ascii="Arial" w:hAnsi="Arial"/>
                <w:sz w:val="18"/>
                <w:szCs w:val="18"/>
                <w:lang w:eastAsia="zh-TW"/>
              </w:rPr>
              <w:lastRenderedPageBreak/>
              <w:t>AL.</w:t>
            </w:r>
          </w:p>
          <w:p w14:paraId="6F09AD38" w14:textId="77777777" w:rsidR="00C41A31" w:rsidRDefault="10853FB9" w:rsidP="10853FB9">
            <w:pPr>
              <w:pStyle w:val="Web"/>
              <w:rPr>
                <w:rFonts w:ascii="Arial" w:hAnsi="Arial"/>
                <w:sz w:val="18"/>
                <w:szCs w:val="18"/>
                <w:lang w:eastAsia="zh-TW"/>
              </w:rPr>
            </w:pPr>
            <w:r w:rsidRPr="10853FB9">
              <w:rPr>
                <w:rFonts w:ascii="Arial" w:hAnsi="Arial"/>
                <w:sz w:val="18"/>
                <w:szCs w:val="18"/>
                <w:lang w:eastAsia="zh-TW"/>
              </w:rPr>
              <w:t>Turn on DRC apply into HAL  layer</w:t>
            </w:r>
          </w:p>
        </w:tc>
      </w:tr>
      <w:tr w:rsidR="00C41A31" w14:paraId="3C653EAF" w14:textId="77777777" w:rsidTr="10853FB9">
        <w:trPr>
          <w:trHeight w:val="439"/>
        </w:trPr>
        <w:tc>
          <w:tcPr>
            <w:tcW w:w="9600" w:type="dxa"/>
            <w:gridSpan w:val="3"/>
            <w:tcBorders>
              <w:top w:val="single" w:sz="18" w:space="0" w:color="FFFFFF" w:themeColor="background1"/>
              <w:left w:val="nil"/>
              <w:bottom w:val="single" w:sz="18" w:space="0" w:color="FFFFFF" w:themeColor="background1"/>
              <w:right w:val="single" w:sz="18" w:space="0" w:color="FFFFFF" w:themeColor="background1"/>
            </w:tcBorders>
            <w:shd w:val="clear" w:color="auto" w:fill="DBE5F1" w:themeFill="accent1" w:themeFillTint="33"/>
            <w:hideMark/>
          </w:tcPr>
          <w:p w14:paraId="003CED38" w14:textId="77777777" w:rsidR="00C41A31" w:rsidRPr="00D42A62" w:rsidRDefault="10853FB9" w:rsidP="10853FB9">
            <w:pPr>
              <w:pStyle w:val="Web"/>
              <w:jc w:val="both"/>
              <w:rPr>
                <w:rFonts w:ascii="Arial" w:hAnsi="Arial"/>
                <w:b/>
                <w:bCs/>
                <w:sz w:val="18"/>
                <w:szCs w:val="18"/>
                <w:lang w:eastAsia="zh-TW"/>
              </w:rPr>
            </w:pPr>
            <w:r w:rsidRPr="10853FB9">
              <w:rPr>
                <w:rFonts w:ascii="Arial" w:hAnsi="Arial"/>
                <w:b/>
                <w:bCs/>
                <w:sz w:val="18"/>
                <w:szCs w:val="18"/>
                <w:lang w:eastAsia="zh-TW"/>
              </w:rPr>
              <w:lastRenderedPageBreak/>
              <w:t>DRC in HIFI3 path</w:t>
            </w:r>
          </w:p>
        </w:tc>
      </w:tr>
      <w:tr w:rsidR="00C41A31" w14:paraId="57E0B66A"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1322820A"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arsi_besloudness.c</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2DE37FEB"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\vendor\mediatek\proprietary\tinysys\freertos\source\middleware\lib\aurisys\lib\common\libbesloudness</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0BAF1C63" w14:textId="77777777" w:rsidR="00C41A31" w:rsidRPr="00C41A31" w:rsidRDefault="10853FB9" w:rsidP="10853FB9">
            <w:pPr>
              <w:pStyle w:val="Web"/>
              <w:rPr>
                <w:rFonts w:ascii="Arial" w:hAnsi="Arial"/>
                <w:color w:val="000000" w:themeColor="text1"/>
                <w:sz w:val="18"/>
                <w:szCs w:val="18"/>
              </w:rPr>
            </w:pPr>
            <w:r w:rsidRPr="10853FB9">
              <w:rPr>
                <w:rFonts w:ascii="Arial" w:hAnsi="Arial"/>
                <w:color w:val="000000" w:themeColor="text1"/>
                <w:sz w:val="18"/>
                <w:szCs w:val="18"/>
              </w:rPr>
              <w:t xml:space="preserve">ACF/DRC/HCF </w:t>
            </w:r>
            <w:r w:rsidRPr="10853FB9">
              <w:rPr>
                <w:rFonts w:ascii="Arial" w:hAnsi="Arial"/>
                <w:color w:val="000000" w:themeColor="text1"/>
                <w:sz w:val="18"/>
                <w:szCs w:val="18"/>
                <w:lang w:eastAsia="zh-TW"/>
              </w:rPr>
              <w:t>aurisys prosessing library</w:t>
            </w:r>
            <w:r w:rsidRPr="10853FB9">
              <w:rPr>
                <w:rFonts w:ascii="Arial" w:hAnsi="Arial"/>
                <w:color w:val="000000" w:themeColor="text1"/>
                <w:sz w:val="18"/>
                <w:szCs w:val="18"/>
              </w:rPr>
              <w:t>wrapper  implementation</w:t>
            </w:r>
          </w:p>
        </w:tc>
      </w:tr>
      <w:tr w:rsidR="00C41A31" w14:paraId="1C93D6C0"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62C2E00A"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arsi_besloudness.h</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6919D02C"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\vendor\mediatek\proprietary\tinysys\freertos\source\middleware\lib\aurisys\lib\common\libbesloudness</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1E542172" w14:textId="77777777" w:rsidR="00C41A31" w:rsidRPr="00C41A31" w:rsidRDefault="10853FB9" w:rsidP="10853FB9">
            <w:pPr>
              <w:pStyle w:val="Web"/>
              <w:rPr>
                <w:rFonts w:ascii="Arial" w:hAnsi="Arial"/>
                <w:color w:val="000000" w:themeColor="text1"/>
                <w:sz w:val="18"/>
                <w:szCs w:val="18"/>
              </w:rPr>
            </w:pPr>
            <w:r w:rsidRPr="10853FB9">
              <w:rPr>
                <w:rFonts w:ascii="Arial" w:hAnsi="Arial"/>
                <w:color w:val="000000" w:themeColor="text1"/>
                <w:sz w:val="18"/>
                <w:szCs w:val="18"/>
              </w:rPr>
              <w:t xml:space="preserve">ACF/DRC/HCF </w:t>
            </w:r>
            <w:r w:rsidRPr="10853FB9">
              <w:rPr>
                <w:rFonts w:ascii="Arial" w:hAnsi="Arial"/>
                <w:color w:val="000000" w:themeColor="text1"/>
                <w:sz w:val="18"/>
                <w:szCs w:val="18"/>
                <w:lang w:eastAsia="zh-TW"/>
              </w:rPr>
              <w:t>aurisys prosessing library</w:t>
            </w:r>
            <w:r w:rsidRPr="10853FB9">
              <w:rPr>
                <w:rFonts w:ascii="Arial" w:hAnsi="Arial"/>
                <w:color w:val="000000" w:themeColor="text1"/>
                <w:sz w:val="18"/>
                <w:szCs w:val="18"/>
              </w:rPr>
              <w:t>wrapper header file</w:t>
            </w:r>
          </w:p>
        </w:tc>
      </w:tr>
      <w:tr w:rsidR="00C41A31" w14:paraId="4B7AA39A" w14:textId="77777777" w:rsidTr="10853FB9">
        <w:trPr>
          <w:trHeight w:val="439"/>
        </w:trPr>
        <w:tc>
          <w:tcPr>
            <w:tcW w:w="2839"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FFFFFF" w:themeFill="background1"/>
            <w:hideMark/>
          </w:tcPr>
          <w:p w14:paraId="6EA25066"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libbesloudness.a</w:t>
            </w:r>
          </w:p>
        </w:tc>
        <w:tc>
          <w:tcPr>
            <w:tcW w:w="44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FFFF" w:themeFill="background1"/>
            <w:hideMark/>
          </w:tcPr>
          <w:p w14:paraId="63F35249" w14:textId="77777777" w:rsidR="00C41A31" w:rsidRPr="00C41A31" w:rsidRDefault="10853FB9" w:rsidP="10853FB9">
            <w:pPr>
              <w:pStyle w:val="Web"/>
              <w:jc w:val="both"/>
              <w:rPr>
                <w:rFonts w:ascii="Arial" w:hAnsi="Arial"/>
                <w:color w:val="000000" w:themeColor="text1"/>
                <w:sz w:val="18"/>
                <w:szCs w:val="18"/>
              </w:rPr>
            </w:pPr>
            <w:r w:rsidRPr="10853FB9">
              <w:rPr>
                <w:rFonts w:ascii="Arial" w:hAnsi="Arial"/>
                <w:color w:val="000000" w:themeColor="text1"/>
                <w:sz w:val="18"/>
                <w:szCs w:val="18"/>
              </w:rPr>
              <w:t>\vendor\mediatek\proprietary\tinysys\freertos\source\middleware\lib\audio\hifi3\libbesloudness</w:t>
            </w:r>
          </w:p>
        </w:tc>
        <w:tc>
          <w:tcPr>
            <w:tcW w:w="2267"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FFFFFF" w:themeFill="background1"/>
            <w:hideMark/>
          </w:tcPr>
          <w:p w14:paraId="08A8B6D4" w14:textId="77777777" w:rsidR="00C41A31" w:rsidRPr="00C41A31" w:rsidRDefault="10853FB9" w:rsidP="10853FB9">
            <w:pPr>
              <w:pStyle w:val="Web"/>
              <w:rPr>
                <w:rFonts w:ascii="Arial" w:hAnsi="Arial"/>
                <w:color w:val="000000" w:themeColor="text1"/>
                <w:sz w:val="18"/>
                <w:szCs w:val="18"/>
              </w:rPr>
            </w:pPr>
            <w:r w:rsidRPr="10853FB9">
              <w:rPr>
                <w:rFonts w:ascii="Arial" w:hAnsi="Arial"/>
                <w:color w:val="000000" w:themeColor="text1"/>
                <w:sz w:val="18"/>
                <w:szCs w:val="18"/>
              </w:rPr>
              <w:t>ACF/DRC/HCF library on HIFI3</w:t>
            </w:r>
          </w:p>
        </w:tc>
      </w:tr>
    </w:tbl>
    <w:p w14:paraId="3AE33AD0" w14:textId="77777777" w:rsidR="00C41A31" w:rsidRDefault="10853FB9" w:rsidP="10853FB9">
      <w:pPr>
        <w:pStyle w:val="Web"/>
        <w:spacing w:after="120"/>
        <w:ind w:firstLineChars="100" w:firstLine="200"/>
        <w:rPr>
          <w:rFonts w:ascii="Calibri" w:hAnsi="Calibri"/>
          <w:sz w:val="20"/>
          <w:szCs w:val="20"/>
        </w:rPr>
      </w:pPr>
      <w:r w:rsidRPr="10853FB9">
        <w:rPr>
          <w:rFonts w:ascii="Calibri" w:hAnsi="Calibri"/>
          <w:sz w:val="20"/>
          <w:szCs w:val="20"/>
        </w:rPr>
        <w:t xml:space="preserve">Generally, the </w:t>
      </w:r>
      <w:r w:rsidRPr="10853FB9">
        <w:rPr>
          <w:rFonts w:ascii="Calibri" w:hAnsi="Calibri"/>
          <w:sz w:val="20"/>
          <w:szCs w:val="20"/>
          <w:lang w:eastAsia="zh-TW"/>
        </w:rPr>
        <w:t>Loudness (DRC)</w:t>
      </w:r>
      <w:r w:rsidRPr="10853FB9">
        <w:rPr>
          <w:rFonts w:ascii="Calibri" w:hAnsi="Calibri"/>
          <w:sz w:val="20"/>
          <w:szCs w:val="20"/>
        </w:rPr>
        <w:t xml:space="preserve"> parameters are stored in </w:t>
      </w:r>
      <w:r w:rsidRPr="10853FB9">
        <w:rPr>
          <w:rFonts w:ascii="Calibri" w:hAnsi="Calibri"/>
          <w:sz w:val="20"/>
          <w:szCs w:val="20"/>
          <w:lang w:eastAsia="zh-TW"/>
        </w:rPr>
        <w:t>XML</w:t>
      </w:r>
      <w:r w:rsidRPr="10853FB9">
        <w:rPr>
          <w:rFonts w:ascii="Calibri" w:hAnsi="Calibri"/>
          <w:sz w:val="20"/>
          <w:szCs w:val="20"/>
        </w:rPr>
        <w:t>.</w:t>
      </w:r>
    </w:p>
    <w:p w14:paraId="3A541EAC" w14:textId="77777777" w:rsidR="00C41A31" w:rsidRDefault="10853FB9" w:rsidP="10853FB9">
      <w:pPr>
        <w:pStyle w:val="Web"/>
        <w:spacing w:after="120"/>
        <w:ind w:firstLineChars="100" w:firstLine="200"/>
        <w:rPr>
          <w:rFonts w:ascii="Calibri" w:hAnsi="Calibri"/>
          <w:sz w:val="20"/>
          <w:szCs w:val="20"/>
        </w:rPr>
      </w:pPr>
      <w:r w:rsidRPr="10853FB9">
        <w:rPr>
          <w:rFonts w:ascii="Calibri" w:hAnsi="Calibri"/>
          <w:sz w:val="20"/>
          <w:szCs w:val="20"/>
        </w:rPr>
        <w:t xml:space="preserve">In the case, when the first time of </w:t>
      </w:r>
      <w:r w:rsidRPr="10853FB9">
        <w:rPr>
          <w:rFonts w:ascii="Calibri" w:hAnsi="Calibri"/>
          <w:sz w:val="20"/>
          <w:szCs w:val="20"/>
          <w:lang w:eastAsia="zh-TW"/>
        </w:rPr>
        <w:t>Loudness (DRC)</w:t>
      </w:r>
      <w:r w:rsidRPr="10853FB9">
        <w:rPr>
          <w:rFonts w:ascii="Calibri" w:hAnsi="Calibri"/>
          <w:sz w:val="20"/>
          <w:szCs w:val="20"/>
        </w:rPr>
        <w:t xml:space="preserve"> processing, the </w:t>
      </w:r>
      <w:r w:rsidRPr="10853FB9">
        <w:rPr>
          <w:rFonts w:ascii="Calibri" w:hAnsi="Calibri"/>
          <w:sz w:val="20"/>
          <w:szCs w:val="20"/>
          <w:lang w:eastAsia="zh-TW"/>
        </w:rPr>
        <w:t>Loudness (DRC)</w:t>
      </w:r>
      <w:r w:rsidRPr="10853FB9">
        <w:rPr>
          <w:rFonts w:ascii="Calibri" w:hAnsi="Calibri"/>
          <w:sz w:val="20"/>
          <w:szCs w:val="20"/>
        </w:rPr>
        <w:t xml:space="preserve"> parameters will be applied as the default </w:t>
      </w:r>
      <w:r w:rsidRPr="10853FB9">
        <w:rPr>
          <w:rFonts w:ascii="Calibri" w:hAnsi="Calibri"/>
          <w:sz w:val="20"/>
          <w:szCs w:val="20"/>
          <w:lang w:eastAsia="zh-TW"/>
        </w:rPr>
        <w:t>Loudness (DRC)</w:t>
      </w:r>
      <w:r w:rsidRPr="10853FB9">
        <w:rPr>
          <w:rFonts w:ascii="Calibri" w:hAnsi="Calibri"/>
          <w:sz w:val="20"/>
          <w:szCs w:val="20"/>
        </w:rPr>
        <w:t xml:space="preserve"> parameter listed in </w:t>
      </w:r>
      <w:r w:rsidRPr="10853FB9">
        <w:rPr>
          <w:rFonts w:ascii="Courier New" w:hAnsi="Courier New" w:cs="Courier New"/>
          <w:b/>
          <w:bCs/>
          <w:sz w:val="18"/>
          <w:szCs w:val="18"/>
          <w:lang w:eastAsia="zh-TW"/>
        </w:rPr>
        <w:t>PlaybackDRC_AudioParam.xml</w:t>
      </w:r>
      <w:r w:rsidRPr="10853FB9">
        <w:rPr>
          <w:rFonts w:ascii="Arial" w:hAnsi="Arial"/>
          <w:sz w:val="18"/>
          <w:szCs w:val="18"/>
          <w:lang w:eastAsia="zh-TW"/>
        </w:rPr>
        <w:t>.</w:t>
      </w:r>
    </w:p>
    <w:p w14:paraId="48296F8C" w14:textId="77777777" w:rsidR="00C41A31" w:rsidRDefault="10853FB9" w:rsidP="10853FB9">
      <w:pPr>
        <w:spacing w:line="240" w:lineRule="auto"/>
        <w:ind w:firstLineChars="100" w:firstLine="200"/>
        <w:rPr>
          <w:rFonts w:eastAsiaTheme="minorEastAsia"/>
        </w:rPr>
      </w:pPr>
      <w:r>
        <w:t>Then users can modify some parameters in Audio Tool if needed.</w:t>
      </w:r>
    </w:p>
    <w:p w14:paraId="78A91723" w14:textId="2E850DFB" w:rsidR="00C41A31" w:rsidRPr="007756C9" w:rsidRDefault="10853FB9" w:rsidP="10853FB9">
      <w:pPr>
        <w:pStyle w:val="Web"/>
        <w:jc w:val="both"/>
        <w:rPr>
          <w:rFonts w:asciiTheme="minorHAnsi" w:hAnsiTheme="minorHAnsi"/>
          <w:b/>
          <w:bCs/>
          <w:i/>
          <w:iCs/>
          <w:color w:val="0070C0"/>
          <w:sz w:val="20"/>
          <w:szCs w:val="20"/>
          <w:lang w:eastAsia="zh-TW"/>
        </w:rPr>
      </w:pPr>
      <w:r w:rsidRPr="10853FB9">
        <w:rPr>
          <w:rFonts w:asciiTheme="minorHAnsi" w:hAnsiTheme="minorHAnsi"/>
          <w:sz w:val="20"/>
          <w:szCs w:val="20"/>
          <w:lang w:eastAsia="zh-TW"/>
        </w:rPr>
        <w:t xml:space="preserve">If  config </w:t>
      </w:r>
      <w:r w:rsidRPr="10853FB9">
        <w:rPr>
          <w:rFonts w:ascii="Courier New" w:hAnsi="Courier New" w:cs="Courier New"/>
          <w:color w:val="0070C0"/>
          <w:sz w:val="20"/>
          <w:szCs w:val="20"/>
        </w:rPr>
        <w:t>MTK_BESLOUDNESS_SUPPORT</w:t>
      </w:r>
      <w:r w:rsidRPr="10853FB9">
        <w:rPr>
          <w:rFonts w:ascii="Courier New" w:hAnsi="Courier New" w:cs="Courier New"/>
          <w:color w:val="0070C0"/>
          <w:sz w:val="20"/>
          <w:szCs w:val="20"/>
          <w:lang w:eastAsia="zh-TW"/>
        </w:rPr>
        <w:t xml:space="preserve"> = yes</w:t>
      </w:r>
      <w:r w:rsidRPr="10853FB9">
        <w:rPr>
          <w:rFonts w:asciiTheme="minorHAnsi" w:hAnsiTheme="minorHAnsi"/>
          <w:b/>
          <w:bCs/>
          <w:color w:val="0070C0"/>
          <w:sz w:val="20"/>
          <w:szCs w:val="20"/>
          <w:lang w:eastAsia="zh-TW"/>
        </w:rPr>
        <w:t xml:space="preserve"> </w:t>
      </w:r>
      <w:r w:rsidRPr="10853FB9">
        <w:rPr>
          <w:rFonts w:asciiTheme="minorHAnsi" w:hAnsiTheme="minorHAnsi"/>
          <w:sz w:val="20"/>
          <w:szCs w:val="20"/>
          <w:lang w:eastAsia="zh-TW"/>
        </w:rPr>
        <w:t xml:space="preserve">and </w:t>
      </w:r>
      <w:r w:rsidRPr="10853FB9">
        <w:rPr>
          <w:rFonts w:ascii="Courier New" w:hAnsi="Courier New" w:cs="Courier New"/>
          <w:color w:val="0070C0"/>
          <w:sz w:val="20"/>
          <w:szCs w:val="20"/>
        </w:rPr>
        <w:t>MTK_BESLOUDNESS_</w:t>
      </w:r>
      <w:r w:rsidRPr="10853FB9">
        <w:rPr>
          <w:rFonts w:ascii="Courier New" w:hAnsi="Courier New" w:cs="Courier New"/>
          <w:color w:val="0070C0"/>
          <w:sz w:val="20"/>
          <w:szCs w:val="20"/>
          <w:lang w:eastAsia="zh-TW"/>
        </w:rPr>
        <w:t>RUN_WITH_HAL = yes</w:t>
      </w:r>
      <w:r w:rsidRPr="10853FB9">
        <w:rPr>
          <w:rFonts w:asciiTheme="minorHAnsi" w:hAnsiTheme="minorHAnsi"/>
          <w:sz w:val="20"/>
          <w:szCs w:val="20"/>
          <w:lang w:eastAsia="zh-TW"/>
        </w:rPr>
        <w:t xml:space="preserve"> and </w:t>
      </w:r>
      <w:r w:rsidRPr="10853FB9">
        <w:rPr>
          <w:rFonts w:ascii="Courier New" w:hAnsi="Courier New" w:cs="Courier New"/>
          <w:color w:val="0070C0"/>
          <w:sz w:val="20"/>
          <w:szCs w:val="20"/>
        </w:rPr>
        <w:t>MTK_AUDIODSP_SUPPORT = yes</w:t>
      </w:r>
    </w:p>
    <w:p w14:paraId="09E98C49" w14:textId="2D39C2EA" w:rsidR="00C41A31" w:rsidRDefault="10853FB9" w:rsidP="10853FB9">
      <w:pPr>
        <w:jc w:val="left"/>
        <w:rPr>
          <w:rFonts w:eastAsiaTheme="minorEastAsia" w:cs="Arial"/>
          <w:b/>
          <w:bCs/>
          <w:color w:val="006EBC"/>
          <w:sz w:val="18"/>
          <w:szCs w:val="18"/>
        </w:rPr>
      </w:pPr>
      <w:r>
        <w:t xml:space="preserve">The </w:t>
      </w:r>
      <w:r w:rsidRPr="10853FB9">
        <w:rPr>
          <w:rFonts w:eastAsiaTheme="minorEastAsia"/>
        </w:rPr>
        <w:t>HAL</w:t>
      </w:r>
      <w:r>
        <w:t xml:space="preserve"> working flow of Loudness (DRC) will be show as the figure below:</w:t>
      </w:r>
    </w:p>
    <w:p w14:paraId="5FB775A7" w14:textId="77777777" w:rsidR="00C41A31" w:rsidRDefault="00C41A31" w:rsidP="00C41A31">
      <w:pPr>
        <w:jc w:val="center"/>
        <w:rPr>
          <w:rFonts w:eastAsiaTheme="minorEastAsia"/>
        </w:rPr>
      </w:pPr>
      <w:r>
        <w:rPr>
          <w:noProof/>
        </w:rPr>
        <w:drawing>
          <wp:inline distT="0" distB="0" distL="0" distR="0" wp14:anchorId="256F1A8E" wp14:editId="1BC6AE75">
            <wp:extent cx="2190466" cy="3648691"/>
            <wp:effectExtent l="0" t="0" r="635" b="9525"/>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2191997" cy="3651240"/>
                    </a:xfrm>
                    <a:prstGeom prst="rect">
                      <a:avLst/>
                    </a:prstGeom>
                  </pic:spPr>
                </pic:pic>
              </a:graphicData>
            </a:graphic>
          </wp:inline>
        </w:drawing>
      </w:r>
    </w:p>
    <w:p w14:paraId="1C297D28" w14:textId="220E5A36" w:rsidR="00C41A31" w:rsidRPr="00142F6A" w:rsidRDefault="00C41A31" w:rsidP="10853FB9">
      <w:pPr>
        <w:jc w:val="center"/>
        <w:rPr>
          <w:rFonts w:eastAsiaTheme="minorEastAsia" w:cs="Arial"/>
          <w:color w:val="000000" w:themeColor="text1"/>
          <w:sz w:val="18"/>
          <w:szCs w:val="18"/>
        </w:rPr>
      </w:pPr>
      <w:bookmarkStart w:id="94" w:name="_Toc506220378"/>
      <w:bookmarkStart w:id="95" w:name="_Toc136611240"/>
      <w:r w:rsidRPr="10853FB9">
        <w:rPr>
          <w:rFonts w:asciiTheme="minorHAnsi" w:hAnsiTheme="minorHAnsi" w:cstheme="minorBidi"/>
          <w:color w:val="000000" w:themeColor="text1"/>
        </w:rPr>
        <w:t xml:space="preserve">Figure </w:t>
      </w:r>
      <w:r w:rsidR="006662CC">
        <w:rPr>
          <w:rFonts w:asciiTheme="minorHAnsi" w:hAnsiTheme="minorHAnsi" w:cstheme="minorBidi"/>
          <w:color w:val="000000" w:themeColor="text1"/>
        </w:rPr>
        <w:fldChar w:fldCharType="begin"/>
      </w:r>
      <w:r w:rsidR="006662CC">
        <w:rPr>
          <w:rFonts w:asciiTheme="minorHAnsi" w:hAnsiTheme="minorHAnsi" w:cstheme="minorBidi"/>
          <w:color w:val="000000" w:themeColor="text1"/>
        </w:rPr>
        <w:instrText xml:space="preserve"> STYLEREF 1 \s </w:instrText>
      </w:r>
      <w:r w:rsidR="006662CC">
        <w:rPr>
          <w:rFonts w:asciiTheme="minorHAnsi" w:hAnsiTheme="minorHAnsi" w:cstheme="minorBidi"/>
          <w:color w:val="000000" w:themeColor="text1"/>
        </w:rPr>
        <w:fldChar w:fldCharType="separate"/>
      </w:r>
      <w:r w:rsidR="006662CC">
        <w:rPr>
          <w:rFonts w:asciiTheme="minorHAnsi" w:hAnsiTheme="minorHAnsi" w:cstheme="minorBidi"/>
          <w:noProof/>
          <w:color w:val="000000" w:themeColor="text1"/>
        </w:rPr>
        <w:t>3</w:t>
      </w:r>
      <w:r w:rsidR="006662CC">
        <w:rPr>
          <w:rFonts w:asciiTheme="minorHAnsi" w:hAnsiTheme="minorHAnsi" w:cstheme="minorBidi"/>
          <w:color w:val="000000" w:themeColor="text1"/>
        </w:rPr>
        <w:fldChar w:fldCharType="end"/>
      </w:r>
      <w:r w:rsidR="006662CC">
        <w:rPr>
          <w:rFonts w:asciiTheme="minorHAnsi" w:hAnsiTheme="minorHAnsi" w:cstheme="minorBidi"/>
          <w:color w:val="000000" w:themeColor="text1"/>
        </w:rPr>
        <w:noBreakHyphen/>
      </w:r>
      <w:r w:rsidR="006662CC">
        <w:rPr>
          <w:rFonts w:asciiTheme="minorHAnsi" w:hAnsiTheme="minorHAnsi" w:cstheme="minorBidi"/>
          <w:color w:val="000000" w:themeColor="text1"/>
        </w:rPr>
        <w:fldChar w:fldCharType="begin"/>
      </w:r>
      <w:r w:rsidR="006662CC">
        <w:rPr>
          <w:rFonts w:asciiTheme="minorHAnsi" w:hAnsiTheme="minorHAnsi" w:cstheme="minorBidi"/>
          <w:color w:val="000000" w:themeColor="text1"/>
        </w:rPr>
        <w:instrText xml:space="preserve"> SEQ Figure \* ARABIC \s 1 </w:instrText>
      </w:r>
      <w:r w:rsidR="006662CC">
        <w:rPr>
          <w:rFonts w:asciiTheme="minorHAnsi" w:hAnsiTheme="minorHAnsi" w:cstheme="minorBidi"/>
          <w:color w:val="000000" w:themeColor="text1"/>
        </w:rPr>
        <w:fldChar w:fldCharType="separate"/>
      </w:r>
      <w:r w:rsidR="006662CC">
        <w:rPr>
          <w:rFonts w:asciiTheme="minorHAnsi" w:hAnsiTheme="minorHAnsi" w:cstheme="minorBidi"/>
          <w:noProof/>
          <w:color w:val="000000" w:themeColor="text1"/>
        </w:rPr>
        <w:t>5</w:t>
      </w:r>
      <w:r w:rsidR="006662CC">
        <w:rPr>
          <w:rFonts w:asciiTheme="minorHAnsi" w:hAnsiTheme="minorHAnsi" w:cstheme="minorBidi"/>
          <w:color w:val="000000" w:themeColor="text1"/>
        </w:rPr>
        <w:fldChar w:fldCharType="end"/>
      </w:r>
      <w:r w:rsidRPr="10853FB9">
        <w:rPr>
          <w:rFonts w:asciiTheme="minorHAnsi" w:hAnsiTheme="minorHAnsi" w:cstheme="minorBidi"/>
          <w:color w:val="000000" w:themeColor="text1"/>
        </w:rPr>
        <w:t>.</w:t>
      </w:r>
      <w:r w:rsidRPr="00142F6A">
        <w:rPr>
          <w:rFonts w:cs="Arial"/>
          <w:color w:val="000000" w:themeColor="text1"/>
          <w:kern w:val="52"/>
          <w:sz w:val="18"/>
          <w:szCs w:val="18"/>
        </w:rPr>
        <w:t xml:space="preserve">DRC Working </w:t>
      </w:r>
      <w:r w:rsidRPr="10853FB9">
        <w:rPr>
          <w:rFonts w:eastAsiaTheme="minorEastAsia" w:cs="Arial"/>
          <w:color w:val="000000" w:themeColor="text1"/>
          <w:kern w:val="52"/>
          <w:sz w:val="18"/>
          <w:szCs w:val="18"/>
        </w:rPr>
        <w:t xml:space="preserve">at </w:t>
      </w:r>
      <w:r w:rsidR="00C81149">
        <w:rPr>
          <w:rFonts w:eastAsiaTheme="minorEastAsia" w:cs="Arial"/>
          <w:color w:val="000000" w:themeColor="text1"/>
          <w:kern w:val="52"/>
          <w:sz w:val="18"/>
          <w:szCs w:val="18"/>
        </w:rPr>
        <w:t>DSP</w:t>
      </w:r>
      <w:r w:rsidRPr="10853FB9">
        <w:rPr>
          <w:rFonts w:eastAsiaTheme="minorEastAsia" w:cs="Arial"/>
          <w:color w:val="000000" w:themeColor="text1"/>
          <w:kern w:val="52"/>
          <w:sz w:val="18"/>
          <w:szCs w:val="18"/>
        </w:rPr>
        <w:t xml:space="preserve"> overview</w:t>
      </w:r>
      <w:bookmarkEnd w:id="94"/>
      <w:bookmarkEnd w:id="95"/>
    </w:p>
    <w:p w14:paraId="7EB33A2C" w14:textId="77777777" w:rsidR="00C41A31" w:rsidRPr="00801C4B" w:rsidRDefault="00000000" w:rsidP="00C41A31">
      <w:pPr>
        <w:jc w:val="center"/>
        <w:rPr>
          <w:rFonts w:eastAsiaTheme="minorEastAsia" w:cs="Arial"/>
          <w:b/>
          <w:color w:val="006EBC"/>
          <w:kern w:val="52"/>
          <w:sz w:val="18"/>
          <w:szCs w:val="18"/>
        </w:rPr>
      </w:pPr>
      <w:r>
        <w:rPr>
          <w:noProof/>
        </w:rPr>
        <w:lastRenderedPageBreak/>
        <w:pict w14:anchorId="55BFE653">
          <v:group id="群組 68" o:spid="_x0000_s2062" style="position:absolute;left:0;text-align:left;margin-left:325.05pt;margin-top:161.7pt;width:91.75pt;height:19.4pt;z-index:251643904" coordorigin="-1091,-614" coordsize="11652,2465">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6" o:spid="_x0000_s2063" type="#_x0000_t61" style="position:absolute;left:-1023;top:-614;width:9655;height:2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5VsQA&#10;AADbAAAADwAAAGRycy9kb3ducmV2LnhtbESPW2vCQBSE3wv+h+UUfKubipcYXUUEpX0p3rCvp9lj&#10;EsyeDdk1xn/vCgUfh5n5hpktWlOKhmpXWFbw2YtAEKdWF5wpOB7WHzEI55E1lpZJwZ0cLOadtxkm&#10;2t54R83eZyJA2CWoIPe+SqR0aU4GXc9WxME729qgD7LOpK7xFuCmlP0oGkmDBYeFHCta5ZRe9lej&#10;4HSfxH68y2T8u1wNm7/N0G1/vpXqvrfLKQhPrX+F/9tfWsFoAM8v4Q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QuVbEAAAA2wAAAA8AAAAAAAAAAAAAAAAAmAIAAGRycy9k&#10;b3ducmV2LnhtbFBLBQYAAAAABAAEAPUAAACJAwAAAAA=&#10;" adj="4502,-13240" fillcolor="#ffc000" stroked="f">
              <v:shadow on="t" color="black" opacity="22937f" origin=",.5" offset="0,.63889mm"/>
            </v:shape>
            <v:shape id="TextBox 7" o:spid="_x0000_s2064" type="#_x0000_t202" style="position:absolute;left:-1091;top:-614;width:11652;height:2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K33cEA&#10;AADbAAAADwAAAGRycy9kb3ducmV2LnhtbESPQWvCQBSE70L/w/IK3nRjQSnRVaRW8OBFG++P7DMb&#10;mn0bsk8T/71bKHgcZuYbZrUZfKPu1MU6sIHZNANFXAZbc2Wg+NlPPkFFQbbYBCYDD4qwWb+NVpjb&#10;0POJ7mepVIJwzNGAE2lzrWPpyGOchpY4edfQeZQku0rbDvsE943+yLKF9lhzWnDY0pej8vd88wZE&#10;7Hb2KL59PFyG4653WTnHwpjx+7BdghIa5BX+bx+sgcUc/r6kH6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yt93BAAAA2wAAAA8AAAAAAAAAAAAAAAAAmAIAAGRycy9kb3du&#10;cmV2LnhtbFBLBQYAAAAABAAEAPUAAACGAwAAAAA=&#10;" filled="f" stroked="f">
              <v:textbox style="mso-next-textbox:#TextBox 7;mso-fit-shape-to-text:t">
                <w:txbxContent>
                  <w:p w14:paraId="222E278E" w14:textId="77777777" w:rsidR="00DE5A65" w:rsidRPr="00BB236D" w:rsidRDefault="00DE5A65" w:rsidP="00C41A31">
                    <w:pPr>
                      <w:pStyle w:val="a3"/>
                      <w:spacing w:before="0" w:after="0"/>
                      <w:jc w:val="left"/>
                      <w:rPr>
                        <w:i w:val="0"/>
                        <w:sz w:val="16"/>
                        <w:szCs w:val="16"/>
                      </w:rPr>
                    </w:pPr>
                    <w:r w:rsidRPr="00C41A31">
                      <w:rPr>
                        <w:rFonts w:asciiTheme="minorHAnsi" w:cstheme="minorBidi"/>
                        <w:i w:val="0"/>
                        <w:color w:val="000000" w:themeColor="text1"/>
                        <w:kern w:val="24"/>
                        <w:sz w:val="16"/>
                        <w:szCs w:val="16"/>
                      </w:rPr>
                      <w:t>Config DRC enable</w:t>
                    </w:r>
                  </w:p>
                </w:txbxContent>
              </v:textbox>
            </v:shape>
          </v:group>
        </w:pict>
      </w:r>
      <w:r w:rsidR="00C41A31">
        <w:rPr>
          <w:noProof/>
        </w:rPr>
        <w:drawing>
          <wp:inline distT="0" distB="0" distL="0" distR="0" wp14:anchorId="3DF3D6CB" wp14:editId="301F8816">
            <wp:extent cx="5732145" cy="3686810"/>
            <wp:effectExtent l="0" t="0" r="1905" b="889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732145" cy="3686810"/>
                    </a:xfrm>
                    <a:prstGeom prst="rect">
                      <a:avLst/>
                    </a:prstGeom>
                  </pic:spPr>
                </pic:pic>
              </a:graphicData>
            </a:graphic>
          </wp:inline>
        </w:drawing>
      </w:r>
    </w:p>
    <w:p w14:paraId="3CCBB799" w14:textId="106B1417" w:rsidR="00221214" w:rsidRPr="00142F6A" w:rsidRDefault="00C41A31" w:rsidP="00B225AD">
      <w:pPr>
        <w:jc w:val="center"/>
      </w:pPr>
      <w:bookmarkStart w:id="96" w:name="_Toc506220379"/>
      <w:bookmarkStart w:id="97" w:name="_Toc136611241"/>
      <w:r w:rsidRPr="10853FB9">
        <w:rPr>
          <w:rFonts w:asciiTheme="minorHAnsi" w:hAnsiTheme="minorHAnsi" w:cstheme="minorBidi"/>
          <w:color w:val="000000" w:themeColor="text1"/>
        </w:rPr>
        <w:t xml:space="preserve">Figure </w:t>
      </w:r>
      <w:r w:rsidR="006662CC">
        <w:rPr>
          <w:rFonts w:asciiTheme="minorHAnsi" w:hAnsiTheme="minorHAnsi" w:cstheme="minorBidi"/>
          <w:color w:val="000000" w:themeColor="text1"/>
        </w:rPr>
        <w:fldChar w:fldCharType="begin"/>
      </w:r>
      <w:r w:rsidR="006662CC">
        <w:rPr>
          <w:rFonts w:asciiTheme="minorHAnsi" w:hAnsiTheme="minorHAnsi" w:cstheme="minorBidi"/>
          <w:color w:val="000000" w:themeColor="text1"/>
        </w:rPr>
        <w:instrText xml:space="preserve"> STYLEREF 1 \s </w:instrText>
      </w:r>
      <w:r w:rsidR="006662CC">
        <w:rPr>
          <w:rFonts w:asciiTheme="minorHAnsi" w:hAnsiTheme="minorHAnsi" w:cstheme="minorBidi"/>
          <w:color w:val="000000" w:themeColor="text1"/>
        </w:rPr>
        <w:fldChar w:fldCharType="separate"/>
      </w:r>
      <w:r w:rsidR="006662CC">
        <w:rPr>
          <w:rFonts w:asciiTheme="minorHAnsi" w:hAnsiTheme="minorHAnsi" w:cstheme="minorBidi"/>
          <w:noProof/>
          <w:color w:val="000000" w:themeColor="text1"/>
        </w:rPr>
        <w:t>3</w:t>
      </w:r>
      <w:r w:rsidR="006662CC">
        <w:rPr>
          <w:rFonts w:asciiTheme="minorHAnsi" w:hAnsiTheme="minorHAnsi" w:cstheme="minorBidi"/>
          <w:color w:val="000000" w:themeColor="text1"/>
        </w:rPr>
        <w:fldChar w:fldCharType="end"/>
      </w:r>
      <w:r w:rsidR="006662CC">
        <w:rPr>
          <w:rFonts w:asciiTheme="minorHAnsi" w:hAnsiTheme="minorHAnsi" w:cstheme="minorBidi"/>
          <w:color w:val="000000" w:themeColor="text1"/>
        </w:rPr>
        <w:noBreakHyphen/>
      </w:r>
      <w:r w:rsidR="006662CC">
        <w:rPr>
          <w:rFonts w:asciiTheme="minorHAnsi" w:hAnsiTheme="minorHAnsi" w:cstheme="minorBidi"/>
          <w:color w:val="000000" w:themeColor="text1"/>
        </w:rPr>
        <w:fldChar w:fldCharType="begin"/>
      </w:r>
      <w:r w:rsidR="006662CC">
        <w:rPr>
          <w:rFonts w:asciiTheme="minorHAnsi" w:hAnsiTheme="minorHAnsi" w:cstheme="minorBidi"/>
          <w:color w:val="000000" w:themeColor="text1"/>
        </w:rPr>
        <w:instrText xml:space="preserve"> SEQ Figure \* ARABIC \s 1 </w:instrText>
      </w:r>
      <w:r w:rsidR="006662CC">
        <w:rPr>
          <w:rFonts w:asciiTheme="minorHAnsi" w:hAnsiTheme="minorHAnsi" w:cstheme="minorBidi"/>
          <w:color w:val="000000" w:themeColor="text1"/>
        </w:rPr>
        <w:fldChar w:fldCharType="separate"/>
      </w:r>
      <w:r w:rsidR="006662CC">
        <w:rPr>
          <w:rFonts w:asciiTheme="minorHAnsi" w:hAnsiTheme="minorHAnsi" w:cstheme="minorBidi"/>
          <w:noProof/>
          <w:color w:val="000000" w:themeColor="text1"/>
        </w:rPr>
        <w:t>6</w:t>
      </w:r>
      <w:r w:rsidR="006662CC">
        <w:rPr>
          <w:rFonts w:asciiTheme="minorHAnsi" w:hAnsiTheme="minorHAnsi" w:cstheme="minorBidi"/>
          <w:color w:val="000000" w:themeColor="text1"/>
        </w:rPr>
        <w:fldChar w:fldCharType="end"/>
      </w:r>
      <w:r w:rsidRPr="10853FB9">
        <w:rPr>
          <w:rFonts w:asciiTheme="minorHAnsi" w:hAnsiTheme="minorHAnsi" w:cstheme="minorBidi"/>
          <w:color w:val="000000" w:themeColor="text1"/>
        </w:rPr>
        <w:t xml:space="preserve">. </w:t>
      </w:r>
      <w:r w:rsidRPr="00142F6A">
        <w:rPr>
          <w:rFonts w:cs="Arial"/>
          <w:color w:val="000000" w:themeColor="text1"/>
          <w:kern w:val="52"/>
          <w:sz w:val="18"/>
          <w:szCs w:val="18"/>
        </w:rPr>
        <w:t xml:space="preserve">DRC Working </w:t>
      </w:r>
      <w:r w:rsidRPr="10853FB9">
        <w:rPr>
          <w:rFonts w:eastAsiaTheme="minorEastAsia" w:cs="Arial"/>
          <w:color w:val="000000" w:themeColor="text1"/>
          <w:kern w:val="52"/>
          <w:sz w:val="18"/>
          <w:szCs w:val="18"/>
        </w:rPr>
        <w:t xml:space="preserve">at </w:t>
      </w:r>
      <w:r w:rsidR="00C81149">
        <w:rPr>
          <w:rFonts w:eastAsiaTheme="minorEastAsia" w:cs="Arial"/>
          <w:color w:val="000000" w:themeColor="text1"/>
          <w:kern w:val="52"/>
          <w:sz w:val="18"/>
          <w:szCs w:val="18"/>
        </w:rPr>
        <w:t xml:space="preserve">DSP </w:t>
      </w:r>
      <w:r w:rsidRPr="00142F6A">
        <w:rPr>
          <w:rFonts w:cs="Arial"/>
          <w:color w:val="000000" w:themeColor="text1"/>
          <w:kern w:val="52"/>
          <w:sz w:val="18"/>
          <w:szCs w:val="18"/>
        </w:rPr>
        <w:t>Flow</w:t>
      </w:r>
      <w:bookmarkEnd w:id="96"/>
      <w:bookmarkEnd w:id="97"/>
    </w:p>
    <w:p w14:paraId="6E4F4E1B" w14:textId="77777777" w:rsidR="00700617" w:rsidRDefault="10853FB9" w:rsidP="00C81149">
      <w:pPr>
        <w:pStyle w:val="1"/>
      </w:pPr>
      <w:bookmarkStart w:id="98" w:name="_Toc229437608"/>
      <w:r>
        <w:lastRenderedPageBreak/>
        <w:t>Debug SOP</w:t>
      </w:r>
      <w:bookmarkEnd w:id="98"/>
    </w:p>
    <w:p w14:paraId="737466BB" w14:textId="77777777" w:rsidR="00326E71" w:rsidRDefault="10853FB9" w:rsidP="00C81149">
      <w:pPr>
        <w:pStyle w:val="2"/>
      </w:pPr>
      <w:bookmarkStart w:id="99" w:name="_Toc229437609"/>
      <w:r>
        <w:t>Issue Feedback to MTK</w:t>
      </w:r>
      <w:bookmarkEnd w:id="99"/>
    </w:p>
    <w:p w14:paraId="324FEB93" w14:textId="672C141D" w:rsidR="00C81149" w:rsidRDefault="10853FB9" w:rsidP="10853FB9">
      <w:pPr>
        <w:rPr>
          <w:rFonts w:asciiTheme="minorHAnsi" w:eastAsiaTheme="minorEastAsia" w:hAnsiTheme="minorHAnsi" w:cstheme="minorBidi"/>
        </w:rPr>
      </w:pPr>
      <w:r w:rsidRPr="10853FB9">
        <w:rPr>
          <w:rFonts w:asciiTheme="minorHAnsi" w:eastAsiaTheme="minorEastAsia" w:hAnsiTheme="minorHAnsi" w:cstheme="minorBidi"/>
        </w:rPr>
        <w:t xml:space="preserve">    </w:t>
      </w:r>
      <w:r w:rsidR="00C81149" w:rsidRPr="00C81149">
        <w:rPr>
          <w:rFonts w:asciiTheme="minorHAnsi" w:eastAsiaTheme="minorEastAsia" w:hAnsiTheme="minorHAnsi" w:cstheme="minorBidi"/>
        </w:rPr>
        <w:t xml:space="preserve">For </w:t>
      </w:r>
      <w:r w:rsidR="009B5AE5">
        <w:rPr>
          <w:rFonts w:asciiTheme="minorHAnsi" w:eastAsiaTheme="minorEastAsia" w:hAnsiTheme="minorHAnsi" w:cstheme="minorBidi"/>
        </w:rPr>
        <w:t xml:space="preserve">Cadence </w:t>
      </w:r>
      <w:r w:rsidR="00C81149" w:rsidRPr="00C81149">
        <w:rPr>
          <w:rFonts w:asciiTheme="minorHAnsi" w:eastAsiaTheme="minorEastAsia" w:hAnsiTheme="minorHAnsi" w:cstheme="minorBidi"/>
        </w:rPr>
        <w:t>HiFi series</w:t>
      </w:r>
      <w:r w:rsidR="009B5AE5">
        <w:rPr>
          <w:rFonts w:asciiTheme="minorHAnsi" w:eastAsiaTheme="minorEastAsia" w:hAnsiTheme="minorHAnsi" w:cstheme="minorBidi"/>
        </w:rPr>
        <w:t xml:space="preserve"> and MTK In-house RV </w:t>
      </w:r>
      <w:r w:rsidR="00BA3C76">
        <w:rPr>
          <w:rFonts w:asciiTheme="minorHAnsi" w:eastAsiaTheme="minorEastAsia" w:hAnsiTheme="minorHAnsi" w:cstheme="minorBidi"/>
        </w:rPr>
        <w:t>(</w:t>
      </w:r>
      <w:r w:rsidR="009B5AE5">
        <w:rPr>
          <w:rFonts w:asciiTheme="minorHAnsi" w:eastAsiaTheme="minorEastAsia" w:hAnsiTheme="minorHAnsi" w:cstheme="minorBidi"/>
        </w:rPr>
        <w:t>standalone ADSP</w:t>
      </w:r>
      <w:r w:rsidR="00BA3C76">
        <w:rPr>
          <w:rFonts w:asciiTheme="minorHAnsi" w:eastAsiaTheme="minorEastAsia" w:hAnsiTheme="minorHAnsi" w:cstheme="minorBidi"/>
        </w:rPr>
        <w:t>)</w:t>
      </w:r>
      <w:r w:rsidR="009B5AE5">
        <w:rPr>
          <w:rFonts w:asciiTheme="minorHAnsi" w:eastAsiaTheme="minorEastAsia" w:hAnsiTheme="minorHAnsi" w:cstheme="minorBidi"/>
        </w:rPr>
        <w:t xml:space="preserve"> series</w:t>
      </w:r>
      <w:r w:rsidR="00C81149" w:rsidRPr="00C81149">
        <w:rPr>
          <w:rFonts w:asciiTheme="minorHAnsi" w:eastAsiaTheme="minorEastAsia" w:hAnsiTheme="minorHAnsi" w:cstheme="minorBidi"/>
        </w:rPr>
        <w:t xml:space="preserve">, </w:t>
      </w:r>
      <w:r w:rsidR="00C81149">
        <w:rPr>
          <w:rFonts w:asciiTheme="minorHAnsi" w:eastAsiaTheme="minorEastAsia" w:hAnsiTheme="minorHAnsi" w:cstheme="minorBidi"/>
        </w:rPr>
        <w:t>p</w:t>
      </w:r>
      <w:r w:rsidRPr="10853FB9">
        <w:rPr>
          <w:rFonts w:asciiTheme="minorHAnsi" w:eastAsiaTheme="minorEastAsia" w:hAnsiTheme="minorHAnsi" w:cstheme="minorBidi"/>
        </w:rPr>
        <w:t xml:space="preserve">lease refer to </w:t>
      </w:r>
      <w:r w:rsidRPr="10853FB9">
        <w:rPr>
          <w:rFonts w:ascii="Courier New" w:eastAsiaTheme="minorEastAsia" w:hAnsi="Courier New" w:cs="Courier New"/>
        </w:rPr>
        <w:t>DOC\ADSP_Debugging_Guideline.docx</w:t>
      </w:r>
      <w:r w:rsidRPr="10853FB9">
        <w:rPr>
          <w:rFonts w:asciiTheme="minorHAnsi" w:eastAsiaTheme="minorEastAsia" w:hAnsiTheme="minorHAnsi" w:cstheme="minorBidi"/>
        </w:rPr>
        <w:t xml:space="preserve"> for detail.</w:t>
      </w:r>
    </w:p>
    <w:p w14:paraId="5DC182B3" w14:textId="26597139" w:rsidR="002353DD" w:rsidRDefault="00C81149" w:rsidP="00CC2A8A">
      <w:pPr>
        <w:ind w:firstLineChars="100" w:firstLine="200"/>
        <w:rPr>
          <w:rFonts w:asciiTheme="minorHAnsi" w:eastAsiaTheme="minorEastAsia" w:hAnsiTheme="minorHAnsi" w:cstheme="minorBidi"/>
        </w:rPr>
      </w:pPr>
      <w:r w:rsidRPr="00C81149">
        <w:rPr>
          <w:rFonts w:asciiTheme="minorHAnsi" w:eastAsiaTheme="minorEastAsia" w:hAnsiTheme="minorHAnsi" w:cstheme="minorBidi"/>
        </w:rPr>
        <w:t xml:space="preserve">For </w:t>
      </w:r>
      <w:r w:rsidR="00DD49C8">
        <w:rPr>
          <w:rFonts w:asciiTheme="minorHAnsi" w:eastAsiaTheme="minorEastAsia" w:hAnsiTheme="minorHAnsi" w:cstheme="minorBidi" w:hint="eastAsia"/>
        </w:rPr>
        <w:t xml:space="preserve">platforms </w:t>
      </w:r>
      <w:r w:rsidR="002353DD">
        <w:rPr>
          <w:rFonts w:asciiTheme="minorHAnsi" w:eastAsiaTheme="minorEastAsia" w:hAnsiTheme="minorHAnsi" w:cstheme="minorBidi" w:hint="eastAsia"/>
        </w:rPr>
        <w:t>share</w:t>
      </w:r>
      <w:r w:rsidR="00DD49C8">
        <w:rPr>
          <w:rFonts w:asciiTheme="minorHAnsi" w:eastAsiaTheme="minorEastAsia" w:hAnsiTheme="minorHAnsi" w:cstheme="minorBidi" w:hint="eastAsia"/>
        </w:rPr>
        <w:t>d</w:t>
      </w:r>
      <w:r w:rsidR="002353DD">
        <w:rPr>
          <w:rFonts w:asciiTheme="minorHAnsi" w:eastAsiaTheme="minorEastAsia" w:hAnsiTheme="minorHAnsi" w:cstheme="minorBidi" w:hint="eastAsia"/>
        </w:rPr>
        <w:t xml:space="preserve"> SCP</w:t>
      </w:r>
      <w:r w:rsidR="00DD49C8">
        <w:rPr>
          <w:rFonts w:asciiTheme="minorHAnsi" w:eastAsiaTheme="minorEastAsia" w:hAnsiTheme="minorHAnsi" w:cstheme="minorBidi" w:hint="eastAsia"/>
        </w:rPr>
        <w:t xml:space="preserve"> software</w:t>
      </w:r>
      <w:r w:rsidRPr="00C81149">
        <w:rPr>
          <w:rFonts w:asciiTheme="minorHAnsi" w:eastAsiaTheme="minorEastAsia" w:hAnsiTheme="minorHAnsi" w:cstheme="minorBidi"/>
        </w:rPr>
        <w:t>, please find</w:t>
      </w:r>
      <w:r w:rsidR="002353DD">
        <w:rPr>
          <w:rFonts w:asciiTheme="minorHAnsi" w:eastAsiaTheme="minorEastAsia" w:hAnsiTheme="minorHAnsi" w:cstheme="minorBidi" w:hint="eastAsia"/>
        </w:rPr>
        <w:t xml:space="preserve"> </w:t>
      </w:r>
      <w:r w:rsidRPr="00C81149">
        <w:rPr>
          <w:rFonts w:asciiTheme="minorHAnsi" w:eastAsiaTheme="minorEastAsia" w:hAnsiTheme="minorHAnsi" w:cstheme="minorBidi"/>
        </w:rPr>
        <w:t xml:space="preserve">document </w:t>
      </w:r>
      <w:r w:rsidR="00CC2A8A" w:rsidRPr="00E55E24">
        <w:rPr>
          <w:rFonts w:ascii="Courier New" w:eastAsiaTheme="minorEastAsia" w:hAnsi="Courier New" w:cs="Courier New"/>
        </w:rPr>
        <w:t>MTxxxx_SCP_Development_Guide.docx</w:t>
      </w:r>
      <w:r w:rsidR="00CC2A8A" w:rsidRPr="00CC2A8A" w:rsidDel="007C4C86">
        <w:rPr>
          <w:rFonts w:asciiTheme="minorHAnsi" w:eastAsiaTheme="minorEastAsia" w:hAnsiTheme="minorHAnsi" w:cstheme="minorBidi"/>
        </w:rPr>
        <w:t xml:space="preserve"> </w:t>
      </w:r>
      <w:r w:rsidRPr="00C81149">
        <w:rPr>
          <w:rFonts w:asciiTheme="minorHAnsi" w:eastAsiaTheme="minorEastAsia" w:hAnsiTheme="minorHAnsi" w:cstheme="minorBidi"/>
        </w:rPr>
        <w:t>from DMS release.</w:t>
      </w:r>
    </w:p>
    <w:p w14:paraId="262EE9AA" w14:textId="49BE4B1E" w:rsidR="00700617" w:rsidRDefault="10853FB9" w:rsidP="00C81149">
      <w:pPr>
        <w:pStyle w:val="2"/>
      </w:pPr>
      <w:bookmarkStart w:id="100" w:name="_Toc229437610"/>
      <w:r>
        <w:t>Performance Issue</w:t>
      </w:r>
      <w:bookmarkEnd w:id="100"/>
    </w:p>
    <w:p w14:paraId="41261B94" w14:textId="0D723291" w:rsidR="00B96C0D" w:rsidRPr="00B96C0D" w:rsidRDefault="10853FB9" w:rsidP="0039545E">
      <w:r w:rsidRPr="10853FB9">
        <w:rPr>
          <w:rFonts w:asciiTheme="minorHAnsi" w:eastAsiaTheme="minorEastAsia" w:hAnsiTheme="minorHAnsi" w:cstheme="minorBidi"/>
        </w:rPr>
        <w:t xml:space="preserve">    If </w:t>
      </w:r>
      <w:r w:rsidR="00F94D06">
        <w:rPr>
          <w:rFonts w:asciiTheme="minorHAnsi" w:eastAsiaTheme="minorEastAsia" w:hAnsiTheme="minorHAnsi" w:cstheme="minorBidi"/>
        </w:rPr>
        <w:t>a</w:t>
      </w:r>
      <w:r w:rsidRPr="10853FB9">
        <w:rPr>
          <w:rFonts w:asciiTheme="minorHAnsi" w:eastAsiaTheme="minorEastAsia" w:hAnsiTheme="minorHAnsi" w:cstheme="minorBidi"/>
        </w:rPr>
        <w:t xml:space="preserve"> performance issue happens (underflow, timeout, etc,.). Please </w:t>
      </w:r>
      <w:r w:rsidR="00B96C0D">
        <w:rPr>
          <w:rFonts w:asciiTheme="minorHAnsi" w:eastAsiaTheme="minorEastAsia" w:hAnsiTheme="minorHAnsi" w:cstheme="minorBidi"/>
        </w:rPr>
        <w:t xml:space="preserve">refer to </w:t>
      </w:r>
      <w:r w:rsidR="00B96C0D">
        <w:rPr>
          <w:rFonts w:ascii="Courier New" w:eastAsiaTheme="minorEastAsia" w:hAnsi="Courier New" w:cs="Courier New"/>
        </w:rPr>
        <w:t>DOC\ADSP_Profiling_Guideline.docx</w:t>
      </w:r>
      <w:r w:rsidR="00B96C0D">
        <w:rPr>
          <w:rFonts w:asciiTheme="minorHAnsi" w:eastAsiaTheme="minorEastAsia" w:hAnsiTheme="minorHAnsi" w:cstheme="minorBidi"/>
        </w:rPr>
        <w:t xml:space="preserve"> for </w:t>
      </w:r>
      <w:r w:rsidR="00F94D06">
        <w:rPr>
          <w:rFonts w:asciiTheme="minorHAnsi" w:eastAsiaTheme="minorEastAsia" w:hAnsiTheme="minorHAnsi" w:cstheme="minorBidi"/>
        </w:rPr>
        <w:t>details</w:t>
      </w:r>
      <w:r w:rsidRPr="10853FB9">
        <w:rPr>
          <w:rFonts w:asciiTheme="minorHAnsi" w:eastAsiaTheme="minorEastAsia" w:hAnsiTheme="minorHAnsi" w:cstheme="minorBidi"/>
        </w:rPr>
        <w:t>.</w:t>
      </w:r>
    </w:p>
    <w:p w14:paraId="3E11BA94" w14:textId="77777777" w:rsidR="00FC5367" w:rsidRDefault="10853FB9" w:rsidP="00C81149">
      <w:pPr>
        <w:pStyle w:val="2"/>
      </w:pPr>
      <w:bookmarkStart w:id="101" w:name="_Toc229437611"/>
      <w:r>
        <w:t>Enable UART log</w:t>
      </w:r>
      <w:bookmarkEnd w:id="101"/>
    </w:p>
    <w:p w14:paraId="492F9183" w14:textId="77777777" w:rsidR="00FA2570"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Port</w:t>
      </w:r>
    </w:p>
    <w:p w14:paraId="35DB3410" w14:textId="2BB755CD" w:rsidR="000A0284" w:rsidRPr="000A0284" w:rsidRDefault="10853FB9" w:rsidP="10853FB9">
      <w:pPr>
        <w:pStyle w:val="af0"/>
        <w:numPr>
          <w:ilvl w:val="1"/>
          <w:numId w:val="11"/>
        </w:numPr>
        <w:rPr>
          <w:rFonts w:asciiTheme="minorHAnsi" w:eastAsiaTheme="minorEastAsia" w:hAnsiTheme="minorHAnsi" w:cstheme="minorBidi"/>
        </w:rPr>
      </w:pPr>
      <w:r w:rsidRPr="10853FB9">
        <w:rPr>
          <w:rFonts w:asciiTheme="minorHAnsi" w:eastAsiaTheme="minorEastAsia" w:hAnsiTheme="minorHAnsi" w:cstheme="minorBidi"/>
        </w:rPr>
        <w:t>23P</w:t>
      </w:r>
      <w:r w:rsidR="006667E5">
        <w:rPr>
          <w:rFonts w:asciiTheme="minorHAnsi" w:eastAsiaTheme="minorEastAsia" w:hAnsiTheme="minorHAnsi" w:cstheme="minorBidi"/>
        </w:rPr>
        <w:t>/24P</w:t>
      </w:r>
      <w:r w:rsidRPr="10853FB9">
        <w:rPr>
          <w:rFonts w:asciiTheme="minorHAnsi" w:eastAsiaTheme="minorEastAsia" w:hAnsiTheme="minorHAnsi" w:cstheme="minorBidi"/>
        </w:rPr>
        <w:t xml:space="preserve">: please use </w:t>
      </w:r>
      <w:r w:rsidRPr="10853FB9">
        <w:rPr>
          <w:rFonts w:asciiTheme="minorHAnsi" w:eastAsiaTheme="minorEastAsia" w:hAnsiTheme="minorHAnsi" w:cstheme="minorBidi"/>
          <w:b/>
          <w:bCs/>
        </w:rPr>
        <w:t>UART3</w:t>
      </w:r>
    </w:p>
    <w:p w14:paraId="40EE2EF3" w14:textId="68A89DB0" w:rsidR="00872917" w:rsidRPr="00872917" w:rsidRDefault="10853FB9" w:rsidP="10853FB9">
      <w:pPr>
        <w:pStyle w:val="af0"/>
        <w:numPr>
          <w:ilvl w:val="1"/>
          <w:numId w:val="11"/>
        </w:numPr>
        <w:rPr>
          <w:rFonts w:asciiTheme="minorHAnsi" w:eastAsiaTheme="minorEastAsia" w:hAnsiTheme="minorHAnsi" w:cstheme="minorBidi"/>
        </w:rPr>
      </w:pPr>
      <w:r w:rsidRPr="10853FB9">
        <w:rPr>
          <w:rFonts w:asciiTheme="minorHAnsi" w:eastAsiaTheme="minorEastAsia" w:hAnsiTheme="minorHAnsi" w:cstheme="minorBidi"/>
        </w:rPr>
        <w:t xml:space="preserve">Other platforms: please use </w:t>
      </w:r>
      <w:r w:rsidRPr="10853FB9">
        <w:rPr>
          <w:rFonts w:asciiTheme="minorHAnsi" w:eastAsiaTheme="minorEastAsia" w:hAnsiTheme="minorHAnsi" w:cstheme="minorBidi"/>
          <w:b/>
          <w:bCs/>
        </w:rPr>
        <w:t>UART2</w:t>
      </w:r>
    </w:p>
    <w:p w14:paraId="0C8BEA63" w14:textId="77777777" w:rsidR="00FA2570"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Configurations</w:t>
      </w:r>
    </w:p>
    <w:p w14:paraId="6EAB7DBA" w14:textId="77777777" w:rsidR="009D24DD" w:rsidRDefault="10853FB9" w:rsidP="10853FB9">
      <w:pPr>
        <w:pStyle w:val="af0"/>
        <w:numPr>
          <w:ilvl w:val="1"/>
          <w:numId w:val="11"/>
        </w:numPr>
        <w:adjustRightInd/>
        <w:snapToGrid/>
        <w:spacing w:before="0" w:after="0" w:line="240" w:lineRule="auto"/>
        <w:contextualSpacing w:val="0"/>
        <w:jc w:val="left"/>
        <w:rPr>
          <w:rFonts w:ascii="Courier New" w:eastAsiaTheme="minorEastAsia" w:hAnsi="Courier New" w:cs="Courier New"/>
        </w:rPr>
      </w:pPr>
      <w:r w:rsidRPr="10853FB9">
        <w:rPr>
          <w:rFonts w:ascii="Courier New" w:eastAsiaTheme="minorEastAsia" w:hAnsi="Courier New" w:cs="Courier New"/>
        </w:rPr>
        <w:t>CFG_UART_SUPPORT = yes</w:t>
      </w:r>
    </w:p>
    <w:p w14:paraId="6D48508A" w14:textId="72E4A59D" w:rsidR="000B2353" w:rsidRPr="000A0284" w:rsidRDefault="000B2353" w:rsidP="0039545E">
      <w:pPr>
        <w:pStyle w:val="af0"/>
        <w:numPr>
          <w:ilvl w:val="2"/>
          <w:numId w:val="11"/>
        </w:numPr>
        <w:adjustRightInd/>
        <w:snapToGrid/>
        <w:spacing w:before="0" w:after="0" w:line="240" w:lineRule="auto"/>
        <w:contextualSpacing w:val="0"/>
        <w:jc w:val="left"/>
        <w:rPr>
          <w:rFonts w:ascii="Courier New" w:eastAsiaTheme="minorEastAsia" w:hAnsi="Courier New" w:cs="Courier New"/>
        </w:rPr>
      </w:pPr>
      <w:r>
        <w:rPr>
          <w:rFonts w:ascii="Courier New" w:eastAsiaTheme="minorEastAsia" w:hAnsi="Courier New" w:cs="Courier New"/>
        </w:rPr>
        <w:t>For Cadence HiFi DSP</w:t>
      </w:r>
    </w:p>
    <w:p w14:paraId="44033764" w14:textId="18791404" w:rsidR="009D24DD" w:rsidRPr="00872917" w:rsidRDefault="10853FB9" w:rsidP="0039545E">
      <w:pPr>
        <w:pStyle w:val="af0"/>
        <w:numPr>
          <w:ilvl w:val="3"/>
          <w:numId w:val="11"/>
        </w:numPr>
        <w:adjustRightInd/>
        <w:snapToGrid/>
        <w:spacing w:before="0" w:after="0" w:line="240" w:lineRule="auto"/>
        <w:contextualSpacing w:val="0"/>
        <w:jc w:val="left"/>
        <w:rPr>
          <w:rFonts w:asciiTheme="minorHAnsi" w:eastAsiaTheme="minorEastAsia" w:hAnsiTheme="minorHAnsi" w:cstheme="minorBidi"/>
        </w:rPr>
      </w:pPr>
      <w:r w:rsidRPr="10853FB9">
        <w:rPr>
          <w:rFonts w:asciiTheme="minorHAnsi" w:eastAsiaTheme="minorEastAsia" w:hAnsiTheme="minorHAnsi" w:cstheme="minorBidi"/>
        </w:rPr>
        <w:t>project\mt6xxx\HIFIx_A\platform\platform.mk       ##DSP A</w:t>
      </w:r>
    </w:p>
    <w:p w14:paraId="4A70C3AE" w14:textId="227C0B32" w:rsidR="009D24DD" w:rsidRDefault="10853FB9" w:rsidP="000B2353">
      <w:pPr>
        <w:pStyle w:val="af0"/>
        <w:numPr>
          <w:ilvl w:val="3"/>
          <w:numId w:val="11"/>
        </w:numPr>
        <w:adjustRightInd/>
        <w:snapToGrid/>
        <w:spacing w:before="0" w:after="0" w:line="240" w:lineRule="auto"/>
        <w:contextualSpacing w:val="0"/>
        <w:jc w:val="left"/>
        <w:rPr>
          <w:rFonts w:asciiTheme="minorHAnsi" w:eastAsiaTheme="minorEastAsia" w:hAnsiTheme="minorHAnsi" w:cstheme="minorBidi"/>
        </w:rPr>
      </w:pPr>
      <w:r w:rsidRPr="10853FB9">
        <w:rPr>
          <w:rFonts w:asciiTheme="minorHAnsi" w:eastAsiaTheme="minorEastAsia" w:hAnsiTheme="minorHAnsi" w:cstheme="minorBidi"/>
        </w:rPr>
        <w:t>project\mt6xxx\HIFIx_B\platform\platform.mk       ##DSP B</w:t>
      </w:r>
    </w:p>
    <w:p w14:paraId="6A7565F4" w14:textId="3DABB032" w:rsidR="000B2353" w:rsidRPr="0039545E" w:rsidRDefault="000B2353" w:rsidP="000B2353">
      <w:pPr>
        <w:pStyle w:val="af0"/>
        <w:numPr>
          <w:ilvl w:val="2"/>
          <w:numId w:val="11"/>
        </w:numPr>
        <w:adjustRightInd/>
        <w:snapToGrid/>
        <w:spacing w:before="0" w:after="0" w:line="240" w:lineRule="auto"/>
        <w:contextualSpacing w:val="0"/>
        <w:jc w:val="left"/>
        <w:rPr>
          <w:rFonts w:ascii="Courier New" w:eastAsiaTheme="minorEastAsia" w:hAnsi="Courier New" w:cs="Courier New"/>
        </w:rPr>
      </w:pPr>
      <w:r w:rsidRPr="0039545E">
        <w:rPr>
          <w:rFonts w:ascii="Courier New" w:eastAsiaTheme="minorEastAsia" w:hAnsi="Courier New" w:cs="Courier New"/>
        </w:rPr>
        <w:t>For MTK In-house RV DSP (Standalone ADSP)</w:t>
      </w:r>
    </w:p>
    <w:p w14:paraId="76862491" w14:textId="156CB6C0" w:rsidR="000B2353" w:rsidRDefault="000B2353" w:rsidP="000B2353">
      <w:pPr>
        <w:pStyle w:val="af0"/>
        <w:numPr>
          <w:ilvl w:val="3"/>
          <w:numId w:val="11"/>
        </w:numPr>
        <w:adjustRightInd/>
        <w:snapToGrid/>
        <w:spacing w:before="0" w:after="0" w:line="240" w:lineRule="auto"/>
        <w:contextualSpacing w:val="0"/>
        <w:jc w:val="left"/>
        <w:rPr>
          <w:rFonts w:asciiTheme="minorHAnsi" w:eastAsiaTheme="minorEastAsia" w:hAnsiTheme="minorHAnsi" w:cstheme="minorBidi"/>
        </w:rPr>
      </w:pPr>
      <w:r>
        <w:rPr>
          <w:rFonts w:asciiTheme="minorHAnsi" w:eastAsiaTheme="minorEastAsia" w:hAnsiTheme="minorHAnsi" w:cstheme="minorBidi"/>
        </w:rPr>
        <w:t>project\mt6xxx\RV55_A\platform\platform.mk       ##DSP A</w:t>
      </w:r>
    </w:p>
    <w:p w14:paraId="51AAC932" w14:textId="34EBB2B7" w:rsidR="000B2353" w:rsidRPr="00872917" w:rsidRDefault="000B2353" w:rsidP="0039545E">
      <w:pPr>
        <w:pStyle w:val="af0"/>
        <w:numPr>
          <w:ilvl w:val="3"/>
          <w:numId w:val="11"/>
        </w:numPr>
        <w:adjustRightInd/>
        <w:snapToGrid/>
        <w:spacing w:before="0" w:after="0" w:line="240" w:lineRule="auto"/>
        <w:contextualSpacing w:val="0"/>
        <w:jc w:val="left"/>
        <w:rPr>
          <w:rFonts w:asciiTheme="minorHAnsi" w:eastAsiaTheme="minorEastAsia" w:hAnsiTheme="minorHAnsi" w:cstheme="minorBidi"/>
        </w:rPr>
      </w:pPr>
      <w:r>
        <w:rPr>
          <w:rFonts w:asciiTheme="minorHAnsi" w:eastAsiaTheme="minorEastAsia" w:hAnsiTheme="minorHAnsi" w:cstheme="minorBidi"/>
        </w:rPr>
        <w:t>project\mt6xxx\RV55_B\platform\platform.mk       ##DSP B</w:t>
      </w:r>
    </w:p>
    <w:p w14:paraId="630FC792" w14:textId="77777777" w:rsidR="00872917"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Adb command</w:t>
      </w:r>
    </w:p>
    <w:p w14:paraId="6F681250" w14:textId="77777777" w:rsidR="00872917" w:rsidRPr="00872917" w:rsidRDefault="10853FB9" w:rsidP="10853FB9">
      <w:pPr>
        <w:pStyle w:val="af0"/>
        <w:numPr>
          <w:ilvl w:val="1"/>
          <w:numId w:val="11"/>
        </w:numPr>
        <w:adjustRightInd/>
        <w:snapToGrid/>
        <w:spacing w:before="0" w:after="0" w:line="240" w:lineRule="auto"/>
        <w:contextualSpacing w:val="0"/>
        <w:jc w:val="left"/>
        <w:rPr>
          <w:rFonts w:asciiTheme="minorHAnsi" w:eastAsiaTheme="minorEastAsia" w:hAnsiTheme="minorHAnsi" w:cstheme="minorBidi"/>
        </w:rPr>
      </w:pPr>
      <w:r w:rsidRPr="10853FB9">
        <w:rPr>
          <w:rFonts w:ascii="Courier New" w:eastAsiaTheme="minorEastAsia" w:hAnsi="Courier New" w:cs="Courier New"/>
          <w:sz w:val="18"/>
          <w:szCs w:val="18"/>
        </w:rPr>
        <w:t>adb shell "echo uart_en 1 &gt; sys/kernel/debug/audiodsp0"</w:t>
      </w:r>
      <w:r w:rsidRPr="10853FB9">
        <w:rPr>
          <w:rFonts w:asciiTheme="minorHAnsi" w:eastAsiaTheme="minorEastAsia" w:hAnsiTheme="minorHAnsi" w:cstheme="minorBidi"/>
        </w:rPr>
        <w:t>         ##DSP A</w:t>
      </w:r>
    </w:p>
    <w:p w14:paraId="069384F2" w14:textId="1C67E2C5" w:rsidR="00872917" w:rsidRPr="00872917" w:rsidRDefault="10853FB9" w:rsidP="10853FB9">
      <w:pPr>
        <w:pStyle w:val="af0"/>
        <w:numPr>
          <w:ilvl w:val="1"/>
          <w:numId w:val="11"/>
        </w:numPr>
        <w:adjustRightInd/>
        <w:snapToGrid/>
        <w:spacing w:before="0" w:after="0" w:line="240" w:lineRule="auto"/>
        <w:contextualSpacing w:val="0"/>
        <w:jc w:val="left"/>
        <w:rPr>
          <w:rFonts w:asciiTheme="minorHAnsi" w:eastAsiaTheme="minorEastAsia" w:hAnsiTheme="minorHAnsi" w:cstheme="minorBidi"/>
        </w:rPr>
      </w:pPr>
      <w:r w:rsidRPr="10853FB9">
        <w:rPr>
          <w:rFonts w:ascii="Courier New" w:eastAsiaTheme="minorEastAsia" w:hAnsi="Courier New" w:cs="Courier New"/>
          <w:sz w:val="18"/>
          <w:szCs w:val="18"/>
        </w:rPr>
        <w:t>adb shell "echo uart_en 1 &gt; sys/kernel/debug/audiodsp1" </w:t>
      </w:r>
      <w:r w:rsidRPr="10853FB9">
        <w:rPr>
          <w:rFonts w:asciiTheme="minorHAnsi" w:eastAsiaTheme="minorEastAsia" w:hAnsiTheme="minorHAnsi" w:cstheme="minorBidi"/>
        </w:rPr>
        <w:t>       ##DSP B</w:t>
      </w:r>
    </w:p>
    <w:p w14:paraId="645FF162" w14:textId="77777777" w:rsidR="00E8678D" w:rsidRDefault="10853FB9" w:rsidP="00C81149">
      <w:pPr>
        <w:pStyle w:val="1"/>
      </w:pPr>
      <w:bookmarkStart w:id="102" w:name="_Toc229437612"/>
      <w:r>
        <w:lastRenderedPageBreak/>
        <w:t>Integration Guideline</w:t>
      </w:r>
      <w:bookmarkEnd w:id="102"/>
    </w:p>
    <w:p w14:paraId="4FBC22A7" w14:textId="77777777" w:rsidR="00E8678D" w:rsidRDefault="10853FB9" w:rsidP="00C81149">
      <w:pPr>
        <w:pStyle w:val="2"/>
      </w:pPr>
      <w:bookmarkStart w:id="103" w:name="_Toc229437613"/>
      <w:r>
        <w:t>Get the Development Tools</w:t>
      </w:r>
      <w:bookmarkEnd w:id="103"/>
    </w:p>
    <w:p w14:paraId="7F8A49A4" w14:textId="77777777" w:rsidR="00E8678D" w:rsidRDefault="10853FB9" w:rsidP="00C81149">
      <w:pPr>
        <w:pStyle w:val="3"/>
      </w:pPr>
      <w:bookmarkStart w:id="104" w:name="_Toc229437614"/>
      <w:r>
        <w:t>Apply for an Account</w:t>
      </w:r>
      <w:bookmarkEnd w:id="104"/>
    </w:p>
    <w:p w14:paraId="773804C6" w14:textId="77777777" w:rsidR="001466B0" w:rsidRPr="001466B0" w:rsidRDefault="10853FB9" w:rsidP="001466B0">
      <w:r>
        <w:t xml:space="preserve">    Please make sure you’ve sign the NDA first.</w:t>
      </w:r>
    </w:p>
    <w:p w14:paraId="3B1C04DC" w14:textId="5EFCDE07" w:rsidR="001466B0" w:rsidRDefault="00000000" w:rsidP="001466B0">
      <w:hyperlink r:id="rId40" w:history="1">
        <w:r w:rsidR="001466B0">
          <w:rPr>
            <w:rStyle w:val="aa"/>
            <w:rFonts w:ascii="Segoe UI" w:hAnsi="Segoe UI" w:cs="Segoe UI"/>
            <w:color w:val="3B73AF"/>
            <w:sz w:val="21"/>
            <w:szCs w:val="21"/>
            <w:shd w:val="clear" w:color="auto" w:fill="FFFFFF"/>
          </w:rPr>
          <w:t>https://online.mediatek.com/_layouts/15/mol/accountprofile/account_only_for_user.aspx</w:t>
        </w:r>
      </w:hyperlink>
    </w:p>
    <w:p w14:paraId="3CF3392C" w14:textId="77777777" w:rsidR="001466B0" w:rsidRDefault="001466B0" w:rsidP="005E6957">
      <w:pPr>
        <w:jc w:val="center"/>
      </w:pPr>
      <w:r>
        <w:rPr>
          <w:noProof/>
        </w:rPr>
        <w:drawing>
          <wp:inline distT="0" distB="0" distL="0" distR="0" wp14:anchorId="38DB0B0E" wp14:editId="44B475B4">
            <wp:extent cx="5105400" cy="2366124"/>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536" cy="2370358"/>
                    </a:xfrm>
                    <a:prstGeom prst="rect">
                      <a:avLst/>
                    </a:prstGeom>
                    <a:noFill/>
                    <a:ln>
                      <a:noFill/>
                    </a:ln>
                  </pic:spPr>
                </pic:pic>
              </a:graphicData>
            </a:graphic>
          </wp:inline>
        </w:drawing>
      </w:r>
    </w:p>
    <w:p w14:paraId="59E5313D" w14:textId="364C0E44" w:rsidR="005E6957" w:rsidRPr="005E6957" w:rsidRDefault="005E6957" w:rsidP="10853FB9">
      <w:pPr>
        <w:pStyle w:val="FigureCaption"/>
        <w:rPr>
          <w:rFonts w:asciiTheme="minorHAnsi" w:eastAsiaTheme="minorEastAsia" w:hAnsiTheme="minorHAnsi" w:cstheme="minorBidi"/>
        </w:rPr>
      </w:pPr>
      <w:bookmarkStart w:id="105" w:name="_Toc136611242"/>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1</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Account Application Guilde Step 1</w:t>
      </w:r>
      <w:bookmarkEnd w:id="105"/>
    </w:p>
    <w:p w14:paraId="489ECC59" w14:textId="77777777" w:rsidR="001466B0" w:rsidRDefault="001466B0" w:rsidP="005E6957">
      <w:pPr>
        <w:jc w:val="center"/>
      </w:pPr>
      <w:r>
        <w:rPr>
          <w:noProof/>
        </w:rPr>
        <w:drawing>
          <wp:inline distT="0" distB="0" distL="0" distR="0" wp14:anchorId="35016129" wp14:editId="5A145FB1">
            <wp:extent cx="5572125" cy="3369192"/>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9985" cy="3398130"/>
                    </a:xfrm>
                    <a:prstGeom prst="rect">
                      <a:avLst/>
                    </a:prstGeom>
                    <a:noFill/>
                    <a:ln>
                      <a:noFill/>
                    </a:ln>
                  </pic:spPr>
                </pic:pic>
              </a:graphicData>
            </a:graphic>
          </wp:inline>
        </w:drawing>
      </w:r>
    </w:p>
    <w:p w14:paraId="0F124E59" w14:textId="6A7D3DCD" w:rsidR="001466B0" w:rsidRDefault="001466B0" w:rsidP="10853FB9">
      <w:pPr>
        <w:pStyle w:val="FigureCaption"/>
        <w:rPr>
          <w:rFonts w:asciiTheme="minorHAnsi" w:eastAsiaTheme="minorEastAsia" w:hAnsiTheme="minorHAnsi" w:cstheme="minorBidi"/>
        </w:rPr>
      </w:pPr>
      <w:bookmarkStart w:id="106" w:name="_Toc136611243"/>
      <w:r w:rsidRPr="10853FB9">
        <w:rPr>
          <w:rFonts w:asciiTheme="minorHAnsi" w:hAnsiTheme="minorHAnsi" w:cstheme="minorBidi"/>
        </w:rPr>
        <w:lastRenderedPageBreak/>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2</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 xml:space="preserve">Account Application Guilde </w:t>
      </w:r>
      <w:r w:rsidR="005E6957" w:rsidRPr="10853FB9">
        <w:rPr>
          <w:rFonts w:asciiTheme="minorHAnsi" w:eastAsiaTheme="minorEastAsia" w:hAnsiTheme="minorHAnsi" w:cstheme="minorBidi"/>
        </w:rPr>
        <w:t xml:space="preserve">Step </w:t>
      </w:r>
      <w:r w:rsidRPr="10853FB9">
        <w:rPr>
          <w:rFonts w:asciiTheme="minorHAnsi" w:eastAsiaTheme="minorEastAsia" w:hAnsiTheme="minorHAnsi" w:cstheme="minorBidi"/>
        </w:rPr>
        <w:t>2</w:t>
      </w:r>
      <w:bookmarkEnd w:id="106"/>
    </w:p>
    <w:p w14:paraId="4C5461E8" w14:textId="77777777" w:rsidR="001466B0" w:rsidRDefault="001466B0" w:rsidP="001466B0">
      <w:pPr>
        <w:jc w:val="center"/>
      </w:pPr>
      <w:r>
        <w:rPr>
          <w:noProof/>
        </w:rPr>
        <w:drawing>
          <wp:inline distT="0" distB="0" distL="0" distR="0" wp14:anchorId="45CB7D94" wp14:editId="5AA7F951">
            <wp:extent cx="5391150" cy="358812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4289" cy="3590209"/>
                    </a:xfrm>
                    <a:prstGeom prst="rect">
                      <a:avLst/>
                    </a:prstGeom>
                    <a:noFill/>
                    <a:ln>
                      <a:noFill/>
                    </a:ln>
                  </pic:spPr>
                </pic:pic>
              </a:graphicData>
            </a:graphic>
          </wp:inline>
        </w:drawing>
      </w:r>
    </w:p>
    <w:p w14:paraId="5C3CD640" w14:textId="0F14BFE7" w:rsidR="005E6957" w:rsidRPr="005E6957" w:rsidRDefault="005E6957" w:rsidP="10853FB9">
      <w:pPr>
        <w:pStyle w:val="FigureCaption"/>
        <w:rPr>
          <w:rFonts w:asciiTheme="minorHAnsi" w:eastAsiaTheme="minorEastAsia" w:hAnsiTheme="minorHAnsi" w:cstheme="minorBidi"/>
        </w:rPr>
      </w:pPr>
      <w:bookmarkStart w:id="107" w:name="_Toc136611244"/>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3</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Account Application Guilde Step 3</w:t>
      </w:r>
      <w:bookmarkEnd w:id="107"/>
    </w:p>
    <w:p w14:paraId="24F42E57" w14:textId="77777777" w:rsidR="001466B0" w:rsidRPr="005E6957" w:rsidRDefault="10853FB9" w:rsidP="10853FB9">
      <w:pPr>
        <w:jc w:val="left"/>
        <w:rPr>
          <w:rFonts w:eastAsiaTheme="minorEastAsia"/>
        </w:rPr>
      </w:pPr>
      <w:r>
        <w:t xml:space="preserve">    Note that what you need is FEX (so that we can send the software release by e-mail to your account), and MOL (so that you can download the required tools on the website). Please also </w:t>
      </w:r>
      <w:r w:rsidRPr="10853FB9">
        <w:rPr>
          <w:rFonts w:eastAsiaTheme="minorEastAsia"/>
        </w:rPr>
        <w:t xml:space="preserve">indicate that you need the authority </w:t>
      </w:r>
      <w:r>
        <w:t>of WCX SP Tool in the application form.</w:t>
      </w:r>
    </w:p>
    <w:p w14:paraId="46A29852" w14:textId="77777777" w:rsidR="00160F03" w:rsidRDefault="10853FB9" w:rsidP="00C81149">
      <w:pPr>
        <w:pStyle w:val="3"/>
      </w:pPr>
      <w:bookmarkStart w:id="108" w:name="_Toc229437615"/>
      <w:r>
        <w:t>Download the Released Software to the Device</w:t>
      </w:r>
      <w:bookmarkEnd w:id="108"/>
    </w:p>
    <w:p w14:paraId="66BA5E06" w14:textId="4BEBC5BD" w:rsidR="00B061C6" w:rsidRDefault="10853FB9" w:rsidP="00B061C6">
      <w:r>
        <w:t xml:space="preserve">    Then you’re allowed to search and download tools from MOL website: </w:t>
      </w:r>
      <w:hyperlink r:id="rId44">
        <w:r w:rsidRPr="10853FB9">
          <w:rPr>
            <w:rStyle w:val="aa"/>
          </w:rPr>
          <w:t>https://online.mediatek.com/</w:t>
        </w:r>
      </w:hyperlink>
    </w:p>
    <w:p w14:paraId="16B5FD06" w14:textId="77777777" w:rsidR="00B061C6" w:rsidRDefault="10853FB9" w:rsidP="00B061C6">
      <w:r>
        <w:t xml:space="preserve">    To downloadthe software to the device, please download flashtool in the website. You can also find the latest aurisys here.</w:t>
      </w:r>
    </w:p>
    <w:p w14:paraId="5EB897C9" w14:textId="77777777" w:rsidR="00B061C6" w:rsidRDefault="00B061C6" w:rsidP="00B061C6">
      <w:pPr>
        <w:jc w:val="center"/>
      </w:pPr>
      <w:r>
        <w:rPr>
          <w:noProof/>
        </w:rPr>
        <w:drawing>
          <wp:inline distT="0" distB="0" distL="0" distR="0" wp14:anchorId="76238E66" wp14:editId="79148777">
            <wp:extent cx="3408961" cy="1857375"/>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95683" cy="1904626"/>
                    </a:xfrm>
                    <a:prstGeom prst="rect">
                      <a:avLst/>
                    </a:prstGeom>
                    <a:noFill/>
                    <a:ln>
                      <a:noFill/>
                    </a:ln>
                  </pic:spPr>
                </pic:pic>
              </a:graphicData>
            </a:graphic>
          </wp:inline>
        </w:drawing>
      </w:r>
    </w:p>
    <w:p w14:paraId="6AA3D43B" w14:textId="2EB8E99D" w:rsidR="00B061C6" w:rsidRPr="005E6957" w:rsidRDefault="00B061C6" w:rsidP="10853FB9">
      <w:pPr>
        <w:pStyle w:val="FigureCaption"/>
        <w:rPr>
          <w:rFonts w:asciiTheme="minorHAnsi" w:eastAsiaTheme="minorEastAsia" w:hAnsiTheme="minorHAnsi" w:cstheme="minorBidi"/>
        </w:rPr>
      </w:pPr>
      <w:bookmarkStart w:id="109" w:name="_Toc136611245"/>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4</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MOL Example</w:t>
      </w:r>
      <w:bookmarkEnd w:id="109"/>
    </w:p>
    <w:p w14:paraId="2A11CFF3" w14:textId="77777777" w:rsidR="00B061C6" w:rsidRPr="00B061C6" w:rsidRDefault="00B061C6" w:rsidP="00B061C6">
      <w:pPr>
        <w:jc w:val="center"/>
      </w:pPr>
    </w:p>
    <w:p w14:paraId="08636211" w14:textId="77777777" w:rsidR="00431C1D" w:rsidRDefault="10853FB9" w:rsidP="00C81149">
      <w:pPr>
        <w:pStyle w:val="4"/>
      </w:pPr>
      <w:r>
        <w:t>Scatter File</w:t>
      </w:r>
    </w:p>
    <w:p w14:paraId="67B5CFE9" w14:textId="77777777" w:rsidR="00C50D8F" w:rsidRPr="00C50D8F" w:rsidRDefault="10853FB9" w:rsidP="00572C99">
      <w:r>
        <w:t xml:space="preserve">    You can find the </w:t>
      </w:r>
      <w:r w:rsidRPr="10853FB9">
        <w:rPr>
          <w:rFonts w:ascii="Courier New" w:hAnsi="Courier New" w:cs="Courier New"/>
        </w:rPr>
        <w:t>MT</w:t>
      </w:r>
      <w:r w:rsidRPr="10853FB9">
        <w:rPr>
          <w:rFonts w:ascii="Courier New" w:eastAsiaTheme="minorEastAsia" w:hAnsi="Courier New" w:cs="Courier New"/>
        </w:rPr>
        <w:t>XXXX</w:t>
      </w:r>
      <w:r w:rsidRPr="10853FB9">
        <w:rPr>
          <w:rFonts w:ascii="Courier New" w:hAnsi="Courier New" w:cs="Courier New"/>
        </w:rPr>
        <w:t>_Android_scatter</w:t>
      </w:r>
      <w:r>
        <w:t xml:space="preserve"> in </w:t>
      </w:r>
      <w:r w:rsidRPr="10853FB9">
        <w:rPr>
          <w:rFonts w:ascii="Courier New" w:hAnsi="Courier New" w:cs="Courier New"/>
        </w:rPr>
        <w:t>out_[project]/target/product/[project]</w:t>
      </w:r>
      <w:r>
        <w:t xml:space="preserve"> folder. If you didn’t get the modem image in the software release, you need to remove the following Modem description of the scatter file:</w:t>
      </w:r>
    </w:p>
    <w:p w14:paraId="44F5FE27" w14:textId="77777777" w:rsidR="00572C99" w:rsidRDefault="00572C99" w:rsidP="00572C99">
      <w:pPr>
        <w:jc w:val="center"/>
      </w:pPr>
      <w:r>
        <w:rPr>
          <w:noProof/>
        </w:rPr>
        <w:drawing>
          <wp:inline distT="0" distB="0" distL="0" distR="0" wp14:anchorId="19476C12" wp14:editId="239DE7C7">
            <wp:extent cx="2352675" cy="272415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52675" cy="2724150"/>
                    </a:xfrm>
                    <a:prstGeom prst="rect">
                      <a:avLst/>
                    </a:prstGeom>
                    <a:noFill/>
                    <a:ln>
                      <a:noFill/>
                    </a:ln>
                  </pic:spPr>
                </pic:pic>
              </a:graphicData>
            </a:graphic>
          </wp:inline>
        </w:drawing>
      </w:r>
    </w:p>
    <w:p w14:paraId="2C23F636" w14:textId="565ABA02" w:rsidR="00572C99" w:rsidRDefault="00572C99" w:rsidP="10853FB9">
      <w:pPr>
        <w:pStyle w:val="FigureCaption"/>
        <w:rPr>
          <w:rFonts w:asciiTheme="minorHAnsi" w:eastAsiaTheme="minorEastAsia" w:hAnsiTheme="minorHAnsi" w:cstheme="minorBidi"/>
        </w:rPr>
      </w:pPr>
      <w:bookmarkStart w:id="110" w:name="_Toc136611246"/>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Pr="10853FB9">
        <w:rPr>
          <w:rFonts w:asciiTheme="minorHAnsi" w:hAnsiTheme="minorHAnsi" w:cstheme="minorBidi"/>
        </w:rPr>
        <w:t xml:space="preserve">. Modem Image Description in </w:t>
      </w:r>
      <w:r w:rsidRPr="10853FB9">
        <w:rPr>
          <w:rFonts w:asciiTheme="minorHAnsi" w:eastAsiaTheme="minorEastAsia" w:hAnsiTheme="minorHAnsi" w:cstheme="minorBidi"/>
        </w:rPr>
        <w:t>Scatter File</w:t>
      </w:r>
      <w:bookmarkEnd w:id="110"/>
    </w:p>
    <w:p w14:paraId="7AA93980" w14:textId="77777777" w:rsidR="00C50D8F" w:rsidRDefault="10853FB9" w:rsidP="10853FB9">
      <w:pPr>
        <w:rPr>
          <w:rFonts w:eastAsiaTheme="minorEastAsia"/>
        </w:rPr>
      </w:pPr>
      <w:r w:rsidRPr="10853FB9">
        <w:rPr>
          <w:rFonts w:asciiTheme="minorEastAsia" w:eastAsiaTheme="minorEastAsia" w:hAnsiTheme="minorEastAsia"/>
        </w:rPr>
        <w:t xml:space="preserve">    </w:t>
      </w:r>
      <w:r w:rsidRPr="10853FB9">
        <w:rPr>
          <w:rFonts w:eastAsiaTheme="minorEastAsia"/>
        </w:rPr>
        <w:t>If it doesn’t work, please try to modify the description as follows:</w:t>
      </w:r>
    </w:p>
    <w:p w14:paraId="490FD311" w14:textId="77777777" w:rsidR="00C50D8F" w:rsidRDefault="10853FB9" w:rsidP="00C50D8F">
      <w:pPr>
        <w:pStyle w:val="af0"/>
        <w:numPr>
          <w:ilvl w:val="0"/>
          <w:numId w:val="11"/>
        </w:numPr>
      </w:pPr>
      <w:r>
        <w:t>File_name: NONE</w:t>
      </w:r>
    </w:p>
    <w:p w14:paraId="7F211ED8" w14:textId="77777777" w:rsidR="00C50D8F" w:rsidRPr="00C50D8F" w:rsidRDefault="10853FB9" w:rsidP="10853FB9">
      <w:pPr>
        <w:pStyle w:val="af0"/>
        <w:numPr>
          <w:ilvl w:val="0"/>
          <w:numId w:val="11"/>
        </w:numPr>
        <w:rPr>
          <w:rFonts w:eastAsiaTheme="minorEastAsia"/>
        </w:rPr>
      </w:pPr>
      <w:r>
        <w:t>Is_download: false</w:t>
      </w:r>
    </w:p>
    <w:p w14:paraId="34A94559" w14:textId="77777777" w:rsidR="00431C1D" w:rsidRDefault="10853FB9" w:rsidP="00C81149">
      <w:pPr>
        <w:pStyle w:val="4"/>
      </w:pPr>
      <w:r>
        <w:t>Download Whole Software Load</w:t>
      </w:r>
    </w:p>
    <w:p w14:paraId="5CD62AFE" w14:textId="5EB36B4A" w:rsidR="00482DC6" w:rsidRDefault="10853FB9" w:rsidP="00482DC6">
      <w:r w:rsidRPr="10853FB9">
        <w:rPr>
          <w:rFonts w:asciiTheme="minorEastAsia" w:eastAsiaTheme="minorEastAsia" w:hAnsiTheme="minorEastAsia"/>
        </w:rPr>
        <w:t xml:space="preserve">    </w:t>
      </w:r>
      <w:r>
        <w:t xml:space="preserve">Please refer to </w:t>
      </w:r>
      <w:r w:rsidRPr="10853FB9">
        <w:rPr>
          <w:rStyle w:val="aa"/>
        </w:rPr>
        <w:t>Download by Flashtool</w:t>
      </w:r>
      <w:r>
        <w:t>. Please select “format all + download” in the first use of the device.</w:t>
      </w:r>
    </w:p>
    <w:p w14:paraId="1F3C2CF0" w14:textId="77777777" w:rsidR="00604D8D" w:rsidRDefault="10853FB9" w:rsidP="00604D8D">
      <w:pPr>
        <w:pStyle w:val="af0"/>
        <w:numPr>
          <w:ilvl w:val="0"/>
          <w:numId w:val="11"/>
        </w:numPr>
      </w:pPr>
      <w:r>
        <w:t>Download Step</w:t>
      </w:r>
    </w:p>
    <w:p w14:paraId="6294C4C8" w14:textId="77777777" w:rsidR="00604D8D" w:rsidRDefault="10853FB9" w:rsidP="00604D8D">
      <w:pPr>
        <w:pStyle w:val="af0"/>
        <w:numPr>
          <w:ilvl w:val="1"/>
          <w:numId w:val="11"/>
        </w:numPr>
      </w:pPr>
      <w:r>
        <w:t>Load the scatter file</w:t>
      </w:r>
    </w:p>
    <w:p w14:paraId="004E2572" w14:textId="77777777" w:rsidR="00604D8D" w:rsidRDefault="10853FB9" w:rsidP="00604D8D">
      <w:pPr>
        <w:pStyle w:val="af0"/>
        <w:numPr>
          <w:ilvl w:val="1"/>
          <w:numId w:val="11"/>
        </w:numPr>
      </w:pPr>
      <w:r>
        <w:t>Press the download button</w:t>
      </w:r>
    </w:p>
    <w:p w14:paraId="50FF3265" w14:textId="77777777" w:rsidR="00604D8D" w:rsidRDefault="10853FB9" w:rsidP="00604D8D">
      <w:pPr>
        <w:pStyle w:val="af0"/>
        <w:numPr>
          <w:ilvl w:val="1"/>
          <w:numId w:val="11"/>
        </w:numPr>
      </w:pPr>
      <w:r>
        <w:t xml:space="preserve">Plugin USB cable to the device (w/o battery, then the flash tool will start the download process. </w:t>
      </w:r>
    </w:p>
    <w:p w14:paraId="693D3E6F" w14:textId="77777777" w:rsidR="00604D8D" w:rsidRPr="00482DC6" w:rsidRDefault="10853FB9" w:rsidP="00604D8D">
      <w:pPr>
        <w:pStyle w:val="af0"/>
        <w:numPr>
          <w:ilvl w:val="0"/>
          <w:numId w:val="11"/>
        </w:numPr>
      </w:pPr>
      <w:r>
        <w:t>Another way is plugin the USB cable to the device first, and then press download button; finally, reboot the device.</w:t>
      </w:r>
    </w:p>
    <w:p w14:paraId="6D910635" w14:textId="77777777" w:rsidR="00431C1D" w:rsidRDefault="10853FB9" w:rsidP="00C81149">
      <w:pPr>
        <w:pStyle w:val="4"/>
      </w:pPr>
      <w:r>
        <w:t>Update DSP Only</w:t>
      </w:r>
    </w:p>
    <w:p w14:paraId="6FA80FF2" w14:textId="77777777" w:rsidR="00482DC6" w:rsidRPr="00482DC6" w:rsidRDefault="10853FB9" w:rsidP="00482DC6">
      <w:r>
        <w:t xml:space="preserve">    After the full software is downloaded to the device, then you can update dsp binary when needed. Please just select and update audio_dsp, and then select download only. </w:t>
      </w:r>
    </w:p>
    <w:p w14:paraId="1D7897F3" w14:textId="77777777" w:rsidR="00026337" w:rsidRPr="00E35159" w:rsidRDefault="10853FB9" w:rsidP="10853FB9">
      <w:pPr>
        <w:rPr>
          <w:rFonts w:eastAsiaTheme="minorEastAsia"/>
        </w:rPr>
      </w:pPr>
      <w:r>
        <w:t xml:space="preserve">   To download audio dsp only, you need to disable verify boot</w:t>
      </w:r>
      <w:r w:rsidRPr="10853FB9">
        <w:rPr>
          <w:rFonts w:asciiTheme="minorEastAsia" w:eastAsiaTheme="minorEastAsia" w:hAnsiTheme="minorEastAsia"/>
        </w:rPr>
        <w:t xml:space="preserve"> </w:t>
      </w:r>
      <w:r w:rsidRPr="10853FB9">
        <w:rPr>
          <w:rFonts w:eastAsiaTheme="minorEastAsia"/>
        </w:rPr>
        <w:t>and re-compile the android load.</w:t>
      </w:r>
    </w:p>
    <w:p w14:paraId="366A0172" w14:textId="77777777" w:rsidR="00374DF4"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lastRenderedPageBreak/>
        <w:t>Disable Verify boot</w:t>
      </w:r>
    </w:p>
    <w:p w14:paraId="1BC646C9" w14:textId="77777777" w:rsidR="00374DF4" w:rsidRPr="009C7BA5" w:rsidRDefault="10853FB9" w:rsidP="10853FB9">
      <w:pPr>
        <w:pStyle w:val="af0"/>
        <w:numPr>
          <w:ilvl w:val="1"/>
          <w:numId w:val="11"/>
        </w:numPr>
        <w:rPr>
          <w:rFonts w:ascii="Courier New" w:hAnsi="Courier New" w:cs="Courier New"/>
        </w:rPr>
      </w:pPr>
      <w:r w:rsidRPr="10853FB9">
        <w:rPr>
          <w:rFonts w:ascii="Courier New" w:hAnsi="Courier New" w:cs="Courier New"/>
        </w:rPr>
        <w:t>vendor/mediatek/proprietary/bootable/bootloader/preloader/custom/[project_name]/[project_name].mk</w:t>
      </w:r>
    </w:p>
    <w:p w14:paraId="209654BA" w14:textId="77777777" w:rsidR="00374DF4" w:rsidRPr="009C7BA5" w:rsidRDefault="10853FB9" w:rsidP="10853FB9">
      <w:pPr>
        <w:pStyle w:val="af0"/>
        <w:numPr>
          <w:ilvl w:val="2"/>
          <w:numId w:val="11"/>
        </w:numPr>
        <w:rPr>
          <w:rFonts w:ascii="Courier New" w:hAnsi="Courier New" w:cs="Courier New"/>
          <w:sz w:val="18"/>
          <w:szCs w:val="18"/>
        </w:rPr>
      </w:pPr>
      <w:r w:rsidRPr="10853FB9">
        <w:rPr>
          <w:rFonts w:ascii="Courier New" w:hAnsi="Courier New" w:cs="Courier New"/>
          <w:sz w:val="18"/>
          <w:szCs w:val="18"/>
        </w:rPr>
        <w:t>MTK_SEC_USBDL=ATTR_SUSBDL_DISABLE</w:t>
      </w:r>
    </w:p>
    <w:p w14:paraId="423D36E4" w14:textId="77777777" w:rsidR="00374DF4" w:rsidRPr="009C7BA5" w:rsidRDefault="10853FB9" w:rsidP="10853FB9">
      <w:pPr>
        <w:pStyle w:val="af0"/>
        <w:numPr>
          <w:ilvl w:val="2"/>
          <w:numId w:val="11"/>
        </w:numPr>
        <w:rPr>
          <w:rFonts w:ascii="Courier New" w:hAnsi="Courier New" w:cs="Courier New"/>
          <w:sz w:val="18"/>
          <w:szCs w:val="18"/>
        </w:rPr>
      </w:pPr>
      <w:r w:rsidRPr="10853FB9">
        <w:rPr>
          <w:rFonts w:ascii="Courier New" w:hAnsi="Courier New" w:cs="Courier New"/>
          <w:sz w:val="18"/>
          <w:szCs w:val="18"/>
        </w:rPr>
        <w:t>MTK_SEC_BOOT=ATTR_SBOOT_DISABLE</w:t>
      </w:r>
    </w:p>
    <w:p w14:paraId="416FA211" w14:textId="77777777" w:rsidR="00386249" w:rsidRDefault="10853FB9" w:rsidP="00C81149">
      <w:pPr>
        <w:pStyle w:val="2"/>
      </w:pPr>
      <w:bookmarkStart w:id="111" w:name="_Toc229437616"/>
      <w:r>
        <w:t>Integration</w:t>
      </w:r>
      <w:bookmarkEnd w:id="111"/>
    </w:p>
    <w:p w14:paraId="72A94CD3" w14:textId="77777777" w:rsidR="00F21CB9" w:rsidRDefault="10853FB9" w:rsidP="00C81149">
      <w:pPr>
        <w:pStyle w:val="3"/>
      </w:pPr>
      <w:bookmarkStart w:id="112" w:name="_Toc229437617"/>
      <w:r>
        <w:t>Environment</w:t>
      </w:r>
      <w:bookmarkEnd w:id="112"/>
    </w:p>
    <w:p w14:paraId="63F53502" w14:textId="77777777" w:rsidR="004B11FD"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Toolchain</w:t>
      </w:r>
    </w:p>
    <w:p w14:paraId="2164DAE6" w14:textId="710AA603" w:rsidR="00AE0AC8" w:rsidRDefault="00AE0AC8" w:rsidP="004B11FD">
      <w:pPr>
        <w:pStyle w:val="af0"/>
        <w:numPr>
          <w:ilvl w:val="1"/>
          <w:numId w:val="11"/>
        </w:numPr>
      </w:pPr>
      <w:r>
        <w:t xml:space="preserve">The toolchain for </w:t>
      </w:r>
      <w:r w:rsidRPr="0039545E">
        <w:rPr>
          <w:b/>
          <w:bCs/>
        </w:rPr>
        <w:t>MTK In-house RV DSP platforms</w:t>
      </w:r>
      <w:r>
        <w:t xml:space="preserve"> (both SCP</w:t>
      </w:r>
      <w:r w:rsidR="00CC2A8A">
        <w:rPr>
          <w:rFonts w:eastAsiaTheme="minorEastAsia" w:hint="eastAsia"/>
        </w:rPr>
        <w:t>/</w:t>
      </w:r>
      <w:r>
        <w:t>ADSP Co-subsys and Standalone ADSP) is built in the alps project</w:t>
      </w:r>
      <w:r w:rsidR="007E6947">
        <w:t>, so t</w:t>
      </w:r>
      <w:r>
        <w:t>here is no need to create a path to place the toolchain.</w:t>
      </w:r>
    </w:p>
    <w:p w14:paraId="50FF7F64" w14:textId="0A7ABB01" w:rsidR="004B11FD" w:rsidRDefault="10853FB9" w:rsidP="004B11FD">
      <w:pPr>
        <w:pStyle w:val="af0"/>
        <w:numPr>
          <w:ilvl w:val="1"/>
          <w:numId w:val="11"/>
        </w:numPr>
      </w:pPr>
      <w:r>
        <w:t>MTK won’t release toolchain</w:t>
      </w:r>
      <w:r w:rsidR="00BA3C76">
        <w:t xml:space="preserve"> for Cadence HiFi DSP platforms</w:t>
      </w:r>
      <w:r>
        <w:t>, so the toolchain folder will be removed before we release the codebase, please create the folder and license the toolchain from Cadence</w:t>
      </w:r>
      <w:r w:rsidRPr="10853FB9">
        <w:rPr>
          <w:rFonts w:asciiTheme="minorEastAsia" w:eastAsiaTheme="minorEastAsia" w:hAnsiTheme="minorEastAsia"/>
        </w:rPr>
        <w:t>.</w:t>
      </w:r>
    </w:p>
    <w:p w14:paraId="74C70E38" w14:textId="77777777" w:rsidR="004B11FD" w:rsidRDefault="10853FB9" w:rsidP="004B11FD">
      <w:pPr>
        <w:pStyle w:val="af0"/>
        <w:numPr>
          <w:ilvl w:val="1"/>
          <w:numId w:val="11"/>
        </w:numPr>
      </w:pPr>
      <w:r>
        <w:t xml:space="preserve">Please create a folder in the following path: </w:t>
      </w:r>
    </w:p>
    <w:p w14:paraId="137973F5" w14:textId="7C907637" w:rsidR="004B11FD" w:rsidRDefault="10853FB9" w:rsidP="10853FB9">
      <w:pPr>
        <w:pStyle w:val="af0"/>
        <w:numPr>
          <w:ilvl w:val="2"/>
          <w:numId w:val="11"/>
        </w:numPr>
        <w:rPr>
          <w:rFonts w:ascii="Courier New" w:hAnsi="Courier New" w:cs="Courier New"/>
        </w:rPr>
      </w:pPr>
      <w:r w:rsidRPr="10853FB9">
        <w:rPr>
          <w:rFonts w:ascii="Courier New" w:hAnsi="Courier New" w:cs="Courier New"/>
        </w:rPr>
        <w:t xml:space="preserve">/prebuilts/xcc/linux-x86/xtensa/[version]-linux/XtensaTools </w:t>
      </w:r>
    </w:p>
    <w:p w14:paraId="4D140FBF" w14:textId="7D9F6BAD" w:rsidR="00CE5BB2" w:rsidRPr="00CE5BB2" w:rsidRDefault="10853FB9" w:rsidP="10853FB9">
      <w:pPr>
        <w:pStyle w:val="af0"/>
        <w:numPr>
          <w:ilvl w:val="2"/>
          <w:numId w:val="11"/>
        </w:numPr>
        <w:rPr>
          <w:rFonts w:ascii="Courier New" w:hAnsi="Courier New" w:cs="Courier New"/>
        </w:rPr>
      </w:pPr>
      <w:r w:rsidRPr="10853FB9">
        <w:rPr>
          <w:rFonts w:ascii="Courier New" w:hAnsi="Courier New" w:cs="Courier New"/>
        </w:rPr>
        <w:t xml:space="preserve">/prebuilts/clang/xtensa/linux-x86/[version]-linux/XtensaTools </w:t>
      </w:r>
    </w:p>
    <w:p w14:paraId="356229FD" w14:textId="77777777" w:rsidR="004B11FD" w:rsidRDefault="10853FB9" w:rsidP="004B11FD">
      <w:pPr>
        <w:pStyle w:val="af0"/>
        <w:numPr>
          <w:ilvl w:val="1"/>
          <w:numId w:val="11"/>
        </w:numPr>
      </w:pPr>
      <w:r>
        <w:t xml:space="preserve">For example, If the toolchain version is RI-2019.1, please create a folder in the following path: </w:t>
      </w:r>
      <w:r w:rsidRPr="10853FB9">
        <w:rPr>
          <w:rFonts w:ascii="Courier New" w:hAnsi="Courier New" w:cs="Courier New"/>
        </w:rPr>
        <w:t>/prebuilts/xcc/linux-x86/xtensa/RI-2019.1-linux/XtensaTools</w:t>
      </w:r>
    </w:p>
    <w:p w14:paraId="11F19A4B" w14:textId="788D78A8" w:rsidR="004B11FD" w:rsidRPr="004B11FD" w:rsidRDefault="10853FB9" w:rsidP="004B11FD">
      <w:pPr>
        <w:pStyle w:val="af0"/>
        <w:numPr>
          <w:ilvl w:val="1"/>
          <w:numId w:val="11"/>
        </w:numPr>
      </w:pPr>
      <w:r>
        <w:t>Then please copy the licensed toolchain into this created folder.</w:t>
      </w:r>
    </w:p>
    <w:p w14:paraId="7CB8D861" w14:textId="77777777" w:rsidR="0048377B"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Hwcfg</w:t>
      </w:r>
    </w:p>
    <w:p w14:paraId="3C0CE2B4" w14:textId="408FA9EA" w:rsidR="007E6947" w:rsidRDefault="007E6947" w:rsidP="007E6947">
      <w:pPr>
        <w:pStyle w:val="af0"/>
        <w:numPr>
          <w:ilvl w:val="1"/>
          <w:numId w:val="11"/>
        </w:numPr>
      </w:pPr>
      <w:r>
        <w:t xml:space="preserve">The hwcfg for </w:t>
      </w:r>
      <w:r>
        <w:rPr>
          <w:b/>
          <w:bCs/>
        </w:rPr>
        <w:t>MTK In-house RV DSP platforms</w:t>
      </w:r>
      <w:r>
        <w:t xml:space="preserve"> (both SCP</w:t>
      </w:r>
      <w:r w:rsidR="00CC2A8A">
        <w:rPr>
          <w:rFonts w:eastAsiaTheme="minorEastAsia" w:hint="eastAsia"/>
        </w:rPr>
        <w:t>/</w:t>
      </w:r>
      <w:r>
        <w:t>ADSP Co-subsys and Standalone ADSP) is built in the alps project, so there is no need to create a path to place the hwcfg.</w:t>
      </w:r>
    </w:p>
    <w:p w14:paraId="5A51F6B9" w14:textId="550D3D30" w:rsidR="00823AB1" w:rsidRDefault="10853FB9" w:rsidP="00823AB1">
      <w:pPr>
        <w:pStyle w:val="af0"/>
        <w:numPr>
          <w:ilvl w:val="1"/>
          <w:numId w:val="11"/>
        </w:numPr>
      </w:pPr>
      <w:r>
        <w:t xml:space="preserve">Please refer to </w:t>
      </w:r>
      <w:r w:rsidRPr="10853FB9">
        <w:rPr>
          <w:rFonts w:ascii="Courier New" w:hAnsi="Courier New" w:cs="Courier New"/>
        </w:rPr>
        <w:t>Aurisys_exe_Vx.xxxx.xx\CONFIG\Readme</w:t>
      </w:r>
      <w:r>
        <w:t xml:space="preserve"> to check which version of hwcfg you should use</w:t>
      </w:r>
    </w:p>
    <w:p w14:paraId="15731038" w14:textId="77777777" w:rsidR="006B7FB2" w:rsidRDefault="10853FB9" w:rsidP="006B7FB2">
      <w:pPr>
        <w:pStyle w:val="af0"/>
        <w:numPr>
          <w:ilvl w:val="1"/>
          <w:numId w:val="11"/>
        </w:numPr>
      </w:pPr>
      <w:r>
        <w:t xml:space="preserve">For example, if you use 5G_B, then create a folder in the following path: </w:t>
      </w:r>
    </w:p>
    <w:p w14:paraId="7A41F53A" w14:textId="77777777" w:rsidR="00823AB1" w:rsidRPr="00CE5BB2" w:rsidRDefault="10853FB9" w:rsidP="10853FB9">
      <w:pPr>
        <w:pStyle w:val="af0"/>
        <w:ind w:left="1440"/>
        <w:rPr>
          <w:rFonts w:ascii="Courier New" w:hAnsi="Courier New" w:cs="Courier New"/>
        </w:rPr>
      </w:pPr>
      <w:r w:rsidRPr="10853FB9">
        <w:rPr>
          <w:rFonts w:ascii="Courier New" w:hAnsi="Courier New" w:cs="Courier New"/>
        </w:rPr>
        <w:t>/vendor/mediatek/proprietary/tinysys/adsp/license/prebuilt/HIFI3/3rd_party/hwcfg/RI-2019.1-linux/</w:t>
      </w:r>
    </w:p>
    <w:p w14:paraId="4F69BDD0" w14:textId="7CC343B5" w:rsidR="000D42AE" w:rsidRDefault="10853FB9" w:rsidP="000D42AE">
      <w:pPr>
        <w:pStyle w:val="af0"/>
        <w:numPr>
          <w:ilvl w:val="1"/>
          <w:numId w:val="11"/>
        </w:numPr>
        <w:jc w:val="left"/>
      </w:pPr>
      <w:r>
        <w:t>Then you can find xtensa-elf, misc, and config folder in RI-2019.1-linux.rar (from Aurisys_exe_Vx.xxxx.xx\CONFIG\HiFi3\Linux\RI-2019.1-linux\v1), please copy them to the folder you just created.</w:t>
      </w:r>
    </w:p>
    <w:p w14:paraId="26A3A543" w14:textId="77777777" w:rsidR="006B7FB2" w:rsidRPr="00823AB1" w:rsidRDefault="00FA48E0" w:rsidP="000D42AE">
      <w:pPr>
        <w:pStyle w:val="af0"/>
        <w:ind w:left="1440"/>
        <w:jc w:val="left"/>
      </w:pPr>
      <w:r>
        <w:rPr>
          <w:noProof/>
        </w:rPr>
        <w:drawing>
          <wp:inline distT="0" distB="0" distL="0" distR="0" wp14:anchorId="62A74D75" wp14:editId="7BD18765">
            <wp:extent cx="2886075" cy="1019118"/>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08446" cy="1027017"/>
                    </a:xfrm>
                    <a:prstGeom prst="rect">
                      <a:avLst/>
                    </a:prstGeom>
                    <a:noFill/>
                    <a:ln>
                      <a:noFill/>
                    </a:ln>
                  </pic:spPr>
                </pic:pic>
              </a:graphicData>
            </a:graphic>
          </wp:inline>
        </w:drawing>
      </w:r>
    </w:p>
    <w:p w14:paraId="6F07C6DD" w14:textId="77777777" w:rsidR="0048377B"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Param</w:t>
      </w:r>
    </w:p>
    <w:p w14:paraId="718C3C21" w14:textId="62765457" w:rsidR="007E6947" w:rsidRDefault="007E6947" w:rsidP="007E6947">
      <w:pPr>
        <w:pStyle w:val="af0"/>
        <w:numPr>
          <w:ilvl w:val="1"/>
          <w:numId w:val="11"/>
        </w:numPr>
      </w:pPr>
      <w:r>
        <w:t xml:space="preserve">The param file for </w:t>
      </w:r>
      <w:r>
        <w:rPr>
          <w:b/>
          <w:bCs/>
        </w:rPr>
        <w:t>MTK In-house RV DSP platforms</w:t>
      </w:r>
      <w:r>
        <w:t xml:space="preserve"> (both SCP</w:t>
      </w:r>
      <w:r w:rsidR="00CC2A8A">
        <w:rPr>
          <w:rFonts w:eastAsiaTheme="minorEastAsia" w:hint="eastAsia"/>
        </w:rPr>
        <w:t>/</w:t>
      </w:r>
      <w:r>
        <w:t>ADSP Co-subsys and Standalone ADSP) is built in the alps project, so there is no need to copy a param file.</w:t>
      </w:r>
    </w:p>
    <w:p w14:paraId="18651016" w14:textId="04E9DB76" w:rsidR="00601E55" w:rsidRPr="00601E55" w:rsidRDefault="10853FB9" w:rsidP="10853FB9">
      <w:pPr>
        <w:pStyle w:val="af0"/>
        <w:numPr>
          <w:ilvl w:val="1"/>
          <w:numId w:val="11"/>
        </w:numPr>
        <w:rPr>
          <w:rFonts w:asciiTheme="minorHAnsi" w:eastAsiaTheme="minorEastAsia" w:hAnsiTheme="minorHAnsi" w:cstheme="minorBidi"/>
          <w:b/>
          <w:bCs/>
        </w:rPr>
      </w:pPr>
      <w:r>
        <w:lastRenderedPageBreak/>
        <w:t>If you use 5G_B, from</w:t>
      </w:r>
      <w:r w:rsidRPr="10853FB9">
        <w:rPr>
          <w:rFonts w:asciiTheme="minorHAnsi" w:eastAsiaTheme="minorEastAsia" w:hAnsiTheme="minorHAnsi" w:cstheme="minorBidi"/>
          <w:b/>
          <w:bCs/>
        </w:rPr>
        <w:t xml:space="preserve"> </w:t>
      </w:r>
      <w:r w:rsidRPr="10853FB9">
        <w:rPr>
          <w:rFonts w:ascii="Courier New" w:hAnsi="Courier New" w:cs="Courier New"/>
        </w:rPr>
        <w:t>Aurisys_exe_Vx.xxxx.xx\CONFIG\Readme</w:t>
      </w:r>
      <w:r>
        <w:t>, you should use RI-2019.1-linux. You can find mt6853.params in v1\RI-2019.1-linux.rar</w:t>
      </w:r>
    </w:p>
    <w:p w14:paraId="7826E2F2" w14:textId="77777777" w:rsidR="00601E55" w:rsidRPr="00601E55" w:rsidRDefault="10853FB9" w:rsidP="10853FB9">
      <w:pPr>
        <w:pStyle w:val="af0"/>
        <w:numPr>
          <w:ilvl w:val="1"/>
          <w:numId w:val="11"/>
        </w:numPr>
        <w:rPr>
          <w:rFonts w:asciiTheme="minorHAnsi" w:eastAsiaTheme="minorEastAsia" w:hAnsiTheme="minorHAnsi" w:cstheme="minorBidi"/>
          <w:b/>
          <w:bCs/>
        </w:rPr>
      </w:pPr>
      <w:r>
        <w:t>Copy the mt6853.params to the following path:  (create the folder if it doesn’t exit)</w:t>
      </w:r>
    </w:p>
    <w:p w14:paraId="06DD5EA5" w14:textId="77777777" w:rsidR="00601E55" w:rsidRPr="009C7BA5" w:rsidRDefault="10853FB9" w:rsidP="10853FB9">
      <w:pPr>
        <w:pStyle w:val="af0"/>
        <w:ind w:left="1440"/>
        <w:rPr>
          <w:rFonts w:ascii="Courier New" w:hAnsi="Courier New" w:cs="Courier New"/>
          <w:sz w:val="18"/>
          <w:szCs w:val="18"/>
        </w:rPr>
      </w:pPr>
      <w:r w:rsidRPr="10853FB9">
        <w:rPr>
          <w:rFonts w:ascii="Courier New" w:hAnsi="Courier New" w:cs="Courier New"/>
          <w:sz w:val="18"/>
          <w:szCs w:val="18"/>
        </w:rPr>
        <w:t>/prebuilts/xcc/linux-x86/xtensa/RI-2019.1-linux/XtensaTools/config/</w:t>
      </w:r>
    </w:p>
    <w:p w14:paraId="758495D0" w14:textId="77777777" w:rsidR="00FA48E0" w:rsidRDefault="00FA48E0" w:rsidP="000D42AE">
      <w:pPr>
        <w:pStyle w:val="af0"/>
        <w:ind w:left="1440"/>
        <w:jc w:val="left"/>
        <w:rPr>
          <w:rFonts w:asciiTheme="minorHAnsi" w:eastAsiaTheme="minorEastAsia" w:hAnsiTheme="minorHAnsi" w:cstheme="minorHAnsi"/>
          <w:b/>
        </w:rPr>
      </w:pPr>
      <w:r>
        <w:rPr>
          <w:rFonts w:asciiTheme="minorHAnsi" w:eastAsiaTheme="minorEastAsia" w:hAnsiTheme="minorHAnsi" w:cstheme="minorHAnsi"/>
          <w:b/>
          <w:noProof/>
        </w:rPr>
        <w:drawing>
          <wp:inline distT="0" distB="0" distL="0" distR="0" wp14:anchorId="65C9DAC8" wp14:editId="3044202F">
            <wp:extent cx="3276600" cy="795746"/>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14264" cy="804893"/>
                    </a:xfrm>
                    <a:prstGeom prst="rect">
                      <a:avLst/>
                    </a:prstGeom>
                    <a:noFill/>
                    <a:ln>
                      <a:noFill/>
                    </a:ln>
                  </pic:spPr>
                </pic:pic>
              </a:graphicData>
            </a:graphic>
          </wp:inline>
        </w:drawing>
      </w:r>
    </w:p>
    <w:p w14:paraId="7A743D67" w14:textId="77777777" w:rsidR="0048377B" w:rsidRDefault="10853FB9" w:rsidP="10853FB9">
      <w:pPr>
        <w:pStyle w:val="af0"/>
        <w:numPr>
          <w:ilvl w:val="0"/>
          <w:numId w:val="11"/>
        </w:numPr>
        <w:rPr>
          <w:rFonts w:asciiTheme="minorHAnsi" w:eastAsiaTheme="minorEastAsia" w:hAnsiTheme="minorHAnsi" w:cstheme="minorBidi"/>
          <w:b/>
          <w:bCs/>
        </w:rPr>
      </w:pPr>
      <w:r w:rsidRPr="10853FB9">
        <w:rPr>
          <w:rFonts w:asciiTheme="minorHAnsi" w:eastAsiaTheme="minorEastAsia" w:hAnsiTheme="minorHAnsi" w:cstheme="minorBidi"/>
          <w:b/>
          <w:bCs/>
        </w:rPr>
        <w:t>DSP Library</w:t>
      </w:r>
    </w:p>
    <w:p w14:paraId="58648789" w14:textId="77777777" w:rsidR="00ED6084" w:rsidRDefault="10853FB9" w:rsidP="00ED6084">
      <w:pPr>
        <w:pStyle w:val="af0"/>
        <w:numPr>
          <w:ilvl w:val="1"/>
          <w:numId w:val="11"/>
        </w:numPr>
      </w:pPr>
      <w:r>
        <w:t>The vendor library would also be removed before we release the codebase</w:t>
      </w:r>
    </w:p>
    <w:p w14:paraId="23B07AFF" w14:textId="77777777" w:rsidR="00ED6084" w:rsidRDefault="10853FB9" w:rsidP="00093168">
      <w:pPr>
        <w:pStyle w:val="af0"/>
        <w:numPr>
          <w:ilvl w:val="2"/>
          <w:numId w:val="11"/>
        </w:numPr>
      </w:pPr>
      <w:r>
        <w:t xml:space="preserve">The library path is not limited, as long as you add the specified path </w:t>
      </w:r>
      <w:r w:rsidRPr="10853FB9">
        <w:rPr>
          <w:rFonts w:eastAsiaTheme="minorEastAsia"/>
        </w:rPr>
        <w:t>in</w:t>
      </w:r>
      <w:r>
        <w:t xml:space="preserve"> the makefile.</w:t>
      </w:r>
    </w:p>
    <w:p w14:paraId="446B5583" w14:textId="456F0EC7" w:rsidR="00093168" w:rsidRDefault="10853FB9" w:rsidP="00093168">
      <w:pPr>
        <w:pStyle w:val="af0"/>
        <w:numPr>
          <w:ilvl w:val="2"/>
          <w:numId w:val="11"/>
        </w:numPr>
        <w:jc w:val="left"/>
      </w:pPr>
      <w:r>
        <w:t xml:space="preserve">The library path in MTK codebase is (please create it if it doesn’t exist) </w:t>
      </w:r>
      <w:r w:rsidRPr="10853FB9">
        <w:rPr>
          <w:rFonts w:ascii="Courier New" w:hAnsi="Courier New" w:cs="Courier New"/>
          <w:sz w:val="18"/>
          <w:szCs w:val="18"/>
        </w:rPr>
        <w:t>vendor/mediate/proprietary/tinysys/adsp/license/prebuilt/HIFIX/3rd_party/aurisys</w:t>
      </w:r>
      <w:r w:rsidR="00AE0AC8">
        <w:rPr>
          <w:rFonts w:ascii="Courier New" w:hAnsi="Courier New" w:cs="Courier New"/>
          <w:sz w:val="18"/>
          <w:szCs w:val="18"/>
        </w:rPr>
        <w:t xml:space="preserve"> (for Cadence HiFi DSP)</w:t>
      </w:r>
      <w:r w:rsidR="00AE0AC8">
        <w:rPr>
          <w:rFonts w:ascii="Courier New" w:hAnsi="Courier New" w:cs="Courier New"/>
          <w:sz w:val="18"/>
          <w:szCs w:val="18"/>
        </w:rPr>
        <w:br/>
        <w:t>vendor/mediate/proprietary/tinysys/adsp/license/prebuilt/RV55/3rd_party/aurisys (for MTK In-house RV DSP)</w:t>
      </w:r>
    </w:p>
    <w:p w14:paraId="64BC6A5D" w14:textId="77777777" w:rsidR="00093168" w:rsidRDefault="10853FB9" w:rsidP="00093168">
      <w:pPr>
        <w:pStyle w:val="af0"/>
        <w:numPr>
          <w:ilvl w:val="2"/>
          <w:numId w:val="11"/>
        </w:numPr>
        <w:jc w:val="left"/>
      </w:pPr>
      <w:r>
        <w:t>Please create your lib folder in above path</w:t>
      </w:r>
    </w:p>
    <w:p w14:paraId="2B496194" w14:textId="77777777" w:rsidR="00093168" w:rsidRDefault="00093168" w:rsidP="00093168">
      <w:pPr>
        <w:pStyle w:val="af0"/>
        <w:ind w:left="2160"/>
        <w:jc w:val="left"/>
      </w:pPr>
      <w:r w:rsidRPr="00093168">
        <w:rPr>
          <w:noProof/>
        </w:rPr>
        <w:drawing>
          <wp:inline distT="0" distB="0" distL="0" distR="0" wp14:anchorId="7113B695" wp14:editId="40937388">
            <wp:extent cx="2800350" cy="129540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00350" cy="1295400"/>
                    </a:xfrm>
                    <a:prstGeom prst="rect">
                      <a:avLst/>
                    </a:prstGeom>
                    <a:noFill/>
                    <a:ln>
                      <a:noFill/>
                    </a:ln>
                  </pic:spPr>
                </pic:pic>
              </a:graphicData>
            </a:graphic>
          </wp:inline>
        </w:drawing>
      </w:r>
    </w:p>
    <w:p w14:paraId="393144E8" w14:textId="7039676C" w:rsidR="00093168" w:rsidRDefault="10853FB9" w:rsidP="00093168">
      <w:pPr>
        <w:pStyle w:val="af0"/>
        <w:numPr>
          <w:ilvl w:val="1"/>
          <w:numId w:val="11"/>
        </w:numPr>
        <w:jc w:val="left"/>
      </w:pPr>
      <w:r>
        <w:t>Then modify the makefile so that we can link to your lib; the makefile path</w:t>
      </w:r>
      <w:r w:rsidR="007E6947">
        <w:t xml:space="preserve">s are shown below. </w:t>
      </w:r>
      <w:r w:rsidR="00C4045E">
        <w:t>M</w:t>
      </w:r>
      <w:r w:rsidR="007E6947">
        <w:t xml:space="preserve">akefile path for MTK In-house RV DSP (SCP/ADSP Co-subsys) platforms please refer to </w:t>
      </w:r>
      <w:r w:rsidR="00C4045E">
        <w:rPr>
          <w:rFonts w:ascii="Courier New" w:eastAsiaTheme="minorEastAsia" w:hAnsi="Courier New" w:cs="Courier New"/>
        </w:rPr>
        <w:t>MTxxxx_SCP_Development_Guide.docx</w:t>
      </w:r>
      <w:r>
        <w:t>:</w:t>
      </w:r>
    </w:p>
    <w:p w14:paraId="322D3F77" w14:textId="50750BEA" w:rsidR="00093168" w:rsidRDefault="10853FB9" w:rsidP="00093168">
      <w:pPr>
        <w:pStyle w:val="af0"/>
        <w:numPr>
          <w:ilvl w:val="2"/>
          <w:numId w:val="11"/>
        </w:numPr>
        <w:jc w:val="left"/>
      </w:pPr>
      <w:r>
        <w:t>HIFI3 A0: /tinysys/freertos/source/project/HIFI3_A/mtxxxx/platform/platform.mk</w:t>
      </w:r>
    </w:p>
    <w:p w14:paraId="0CE88124" w14:textId="5C9B9846" w:rsidR="00093168" w:rsidRDefault="10853FB9" w:rsidP="00093168">
      <w:pPr>
        <w:pStyle w:val="af0"/>
        <w:numPr>
          <w:ilvl w:val="2"/>
          <w:numId w:val="11"/>
        </w:numPr>
        <w:jc w:val="left"/>
      </w:pPr>
      <w:r>
        <w:t>HIFI3 B0: /tinysys/adsp/HIFI3/project/mtxxxx/[HIFI3_X]/platform/platform.mk</w:t>
      </w:r>
    </w:p>
    <w:p w14:paraId="582D8BE5" w14:textId="4CFFCC92" w:rsidR="00E30EDD" w:rsidRDefault="10853FB9" w:rsidP="00E30EDD">
      <w:pPr>
        <w:pStyle w:val="af0"/>
        <w:numPr>
          <w:ilvl w:val="2"/>
          <w:numId w:val="11"/>
        </w:numPr>
        <w:jc w:val="left"/>
      </w:pPr>
      <w:r>
        <w:t>HIFI5 B0: /tinysys/adsp/HIFI5_SP/project/mtxxxx/[HIFI5_X]/platform/platform.mk</w:t>
      </w:r>
    </w:p>
    <w:p w14:paraId="189E02DF" w14:textId="42B1DCFB" w:rsidR="007E6947" w:rsidRPr="00E30EDD" w:rsidRDefault="007E6947" w:rsidP="00E30EDD">
      <w:pPr>
        <w:pStyle w:val="af0"/>
        <w:numPr>
          <w:ilvl w:val="2"/>
          <w:numId w:val="11"/>
        </w:numPr>
        <w:jc w:val="left"/>
      </w:pPr>
      <w:r>
        <w:rPr>
          <w:rFonts w:eastAsiaTheme="minorEastAsia"/>
        </w:rPr>
        <w:t xml:space="preserve">riscv: </w:t>
      </w:r>
      <w:r>
        <w:t>/tinysys/adsp/riscv/project/mtxxxx/[</w:t>
      </w:r>
      <w:r w:rsidR="00AA6F14">
        <w:t>RV55</w:t>
      </w:r>
      <w:r>
        <w:t>_X]/platform/platform.mk</w:t>
      </w:r>
    </w:p>
    <w:p w14:paraId="4EAEEB70" w14:textId="15D900B5" w:rsidR="00093168" w:rsidRDefault="10853FB9" w:rsidP="00093168">
      <w:pPr>
        <w:pStyle w:val="af0"/>
        <w:numPr>
          <w:ilvl w:val="1"/>
          <w:numId w:val="11"/>
        </w:numPr>
        <w:jc w:val="left"/>
      </w:pPr>
      <w:r>
        <w:t>Note that $(THIRDPARTY_LIB_DIR) indicates to tinysys/adsp/license/prebuilt/HIFIX/3rd_party</w:t>
      </w:r>
    </w:p>
    <w:p w14:paraId="1C4A88D7" w14:textId="2C2BF32D" w:rsidR="00567943" w:rsidRDefault="00567943" w:rsidP="0039545E">
      <w:pPr>
        <w:pStyle w:val="af0"/>
        <w:numPr>
          <w:ilvl w:val="2"/>
          <w:numId w:val="11"/>
        </w:numPr>
        <w:jc w:val="left"/>
      </w:pPr>
      <w:r>
        <w:rPr>
          <w:rFonts w:eastAsiaTheme="minorEastAsia"/>
        </w:rPr>
        <w:t>The macro is not applicable to MTK In-house RV DSP platforms.</w:t>
      </w:r>
    </w:p>
    <w:p w14:paraId="278B0BB8" w14:textId="77777777" w:rsidR="002306FC" w:rsidRDefault="10853FB9" w:rsidP="00C81149">
      <w:pPr>
        <w:pStyle w:val="3"/>
      </w:pPr>
      <w:bookmarkStart w:id="113" w:name="_Toc229437618"/>
      <w:r>
        <w:t>Feature Distribution</w:t>
      </w:r>
      <w:bookmarkEnd w:id="113"/>
    </w:p>
    <w:p w14:paraId="1C4D5821" w14:textId="77777777" w:rsidR="00093168" w:rsidRDefault="10853FB9" w:rsidP="000A19F7">
      <w:pPr>
        <w:jc w:val="left"/>
      </w:pPr>
      <w:r>
        <w:t xml:space="preserve">    If there is dual core, the feature distributions are pre-defined as follows:</w:t>
      </w:r>
    </w:p>
    <w:tbl>
      <w:tblPr>
        <w:tblStyle w:val="21"/>
        <w:tblW w:w="6530" w:type="dxa"/>
        <w:jc w:val="center"/>
        <w:tblLayout w:type="fixed"/>
        <w:tblLook w:val="04A0" w:firstRow="1" w:lastRow="0" w:firstColumn="1" w:lastColumn="0" w:noHBand="0" w:noVBand="1"/>
      </w:tblPr>
      <w:tblGrid>
        <w:gridCol w:w="1304"/>
        <w:gridCol w:w="5226"/>
      </w:tblGrid>
      <w:tr w:rsidR="00FB1F68" w:rsidRPr="002E0FED" w14:paraId="78404918" w14:textId="77777777" w:rsidTr="10853FB9">
        <w:trPr>
          <w:cnfStyle w:val="100000000000" w:firstRow="1" w:lastRow="0" w:firstColumn="0" w:lastColumn="0" w:oddVBand="0" w:evenVBand="0" w:oddHBand="0" w:evenHBand="0" w:firstRowFirstColumn="0" w:firstRowLastColumn="0" w:lastRowFirstColumn="0" w:lastRowLastColumn="0"/>
          <w:trHeight w:val="23"/>
          <w:jc w:val="center"/>
        </w:trPr>
        <w:tc>
          <w:tcPr>
            <w:cnfStyle w:val="001000000000" w:firstRow="0" w:lastRow="0" w:firstColumn="1" w:lastColumn="0" w:oddVBand="0" w:evenVBand="0" w:oddHBand="0" w:evenHBand="0" w:firstRowFirstColumn="0" w:firstRowLastColumn="0" w:lastRowFirstColumn="0" w:lastRowLastColumn="0"/>
            <w:tcW w:w="1304" w:type="dxa"/>
            <w:tcBorders>
              <w:top w:val="single" w:sz="12" w:space="0" w:color="auto"/>
              <w:bottom w:val="double" w:sz="4" w:space="0" w:color="auto"/>
            </w:tcBorders>
            <w:hideMark/>
          </w:tcPr>
          <w:p w14:paraId="5E3AAC00" w14:textId="77777777" w:rsidR="00FB1F68" w:rsidRPr="00E30EDD" w:rsidRDefault="10853FB9" w:rsidP="10853FB9">
            <w:pPr>
              <w:adjustRightInd/>
              <w:snapToGrid/>
              <w:spacing w:before="0" w:after="0"/>
              <w:jc w:val="center"/>
              <w:rPr>
                <w:rFonts w:eastAsia="新細明體" w:cs="Calibri"/>
              </w:rPr>
            </w:pPr>
            <w:r>
              <w:t xml:space="preserve">    DSP Core</w:t>
            </w:r>
          </w:p>
        </w:tc>
        <w:tc>
          <w:tcPr>
            <w:tcW w:w="5226" w:type="dxa"/>
            <w:tcBorders>
              <w:top w:val="single" w:sz="12" w:space="0" w:color="auto"/>
              <w:bottom w:val="double" w:sz="4" w:space="0" w:color="auto"/>
            </w:tcBorders>
          </w:tcPr>
          <w:p w14:paraId="0BE556D1" w14:textId="77777777" w:rsidR="00FB1F68" w:rsidRPr="00E30EDD" w:rsidRDefault="00FB1F68"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Feature</w:t>
            </w:r>
          </w:p>
        </w:tc>
      </w:tr>
      <w:tr w:rsidR="00FB1F68" w:rsidRPr="002E0FED" w14:paraId="40A993C4" w14:textId="77777777" w:rsidTr="10853FB9">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1304" w:type="dxa"/>
            <w:tcBorders>
              <w:top w:val="double" w:sz="4" w:space="0" w:color="auto"/>
            </w:tcBorders>
            <w:hideMark/>
          </w:tcPr>
          <w:p w14:paraId="55410E43" w14:textId="0F0A80CF" w:rsidR="00FB1F68" w:rsidRPr="002E0FED" w:rsidRDefault="007E6947" w:rsidP="10853FB9">
            <w:pPr>
              <w:adjustRightInd/>
              <w:snapToGrid/>
              <w:spacing w:before="0" w:after="0"/>
              <w:jc w:val="center"/>
              <w:rPr>
                <w:rFonts w:eastAsia="新細明體" w:cs="Calibri"/>
                <w:b w:val="0"/>
                <w:bCs w:val="0"/>
              </w:rPr>
            </w:pPr>
            <w:r>
              <w:rPr>
                <w:rFonts w:eastAsia="新細明體" w:cs="Calibri"/>
                <w:b w:val="0"/>
                <w:bCs w:val="0"/>
              </w:rPr>
              <w:t xml:space="preserve">Core </w:t>
            </w:r>
            <w:r w:rsidR="10853FB9" w:rsidRPr="10853FB9">
              <w:rPr>
                <w:rFonts w:eastAsia="新細明體" w:cs="Calibri"/>
                <w:b w:val="0"/>
                <w:bCs w:val="0"/>
              </w:rPr>
              <w:t>A</w:t>
            </w:r>
          </w:p>
        </w:tc>
        <w:tc>
          <w:tcPr>
            <w:tcW w:w="5226" w:type="dxa"/>
            <w:tcBorders>
              <w:top w:val="double" w:sz="4" w:space="0" w:color="auto"/>
            </w:tcBorders>
          </w:tcPr>
          <w:p w14:paraId="3BCCF396" w14:textId="77777777" w:rsidR="00FB1F68" w:rsidRPr="002E0FED" w:rsidRDefault="00583A2F"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DL (Codec/ Audio Effect/ SmartPA/ VOIP DL)</w:t>
            </w:r>
          </w:p>
        </w:tc>
      </w:tr>
      <w:tr w:rsidR="00FB1F68" w:rsidRPr="002E0FED" w14:paraId="50CB07C8" w14:textId="77777777" w:rsidTr="10853FB9">
        <w:trPr>
          <w:trHeight w:val="24"/>
          <w:jc w:val="center"/>
        </w:trPr>
        <w:tc>
          <w:tcPr>
            <w:cnfStyle w:val="001000000000" w:firstRow="0" w:lastRow="0" w:firstColumn="1" w:lastColumn="0" w:oddVBand="0" w:evenVBand="0" w:oddHBand="0" w:evenHBand="0" w:firstRowFirstColumn="0" w:firstRowLastColumn="0" w:lastRowFirstColumn="0" w:lastRowLastColumn="0"/>
            <w:tcW w:w="1304" w:type="dxa"/>
            <w:tcBorders>
              <w:bottom w:val="single" w:sz="12" w:space="0" w:color="auto"/>
            </w:tcBorders>
            <w:hideMark/>
          </w:tcPr>
          <w:p w14:paraId="44968A9D" w14:textId="20FC2F16" w:rsidR="00FB1F68" w:rsidRPr="002E0FED" w:rsidRDefault="007E6947" w:rsidP="10853FB9">
            <w:pPr>
              <w:adjustRightInd/>
              <w:snapToGrid/>
              <w:spacing w:before="0" w:after="0"/>
              <w:jc w:val="center"/>
              <w:rPr>
                <w:rFonts w:eastAsia="新細明體" w:cs="Calibri"/>
                <w:b w:val="0"/>
                <w:bCs w:val="0"/>
              </w:rPr>
            </w:pPr>
            <w:r>
              <w:rPr>
                <w:rFonts w:eastAsia="新細明體" w:cs="Calibri"/>
                <w:b w:val="0"/>
                <w:bCs w:val="0"/>
              </w:rPr>
              <w:t xml:space="preserve">Core </w:t>
            </w:r>
            <w:r w:rsidR="10853FB9" w:rsidRPr="10853FB9">
              <w:rPr>
                <w:rFonts w:eastAsia="新細明體" w:cs="Calibri"/>
                <w:b w:val="0"/>
                <w:bCs w:val="0"/>
              </w:rPr>
              <w:t>B</w:t>
            </w:r>
          </w:p>
        </w:tc>
        <w:tc>
          <w:tcPr>
            <w:tcW w:w="5226" w:type="dxa"/>
            <w:tcBorders>
              <w:bottom w:val="single" w:sz="12" w:space="0" w:color="auto"/>
            </w:tcBorders>
          </w:tcPr>
          <w:p w14:paraId="5E507CA7" w14:textId="77777777" w:rsidR="00FB1F68" w:rsidRPr="002E0FED" w:rsidRDefault="00583A2F" w:rsidP="10853FB9">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UL (VOIP UL/ Phone Call/ Record/ Ear Return)</w:t>
            </w:r>
          </w:p>
        </w:tc>
      </w:tr>
    </w:tbl>
    <w:p w14:paraId="17F659D4" w14:textId="77777777" w:rsidR="001B1EA1" w:rsidRDefault="10853FB9" w:rsidP="00C81149">
      <w:pPr>
        <w:pStyle w:val="2"/>
      </w:pPr>
      <w:bookmarkStart w:id="114" w:name="_Toc229437619"/>
      <w:r>
        <w:lastRenderedPageBreak/>
        <w:t>Aurisys Porting Guide</w:t>
      </w:r>
      <w:bookmarkEnd w:id="114"/>
    </w:p>
    <w:p w14:paraId="60E0C925" w14:textId="77777777" w:rsidR="001B1EA1" w:rsidRDefault="10853FB9" w:rsidP="001B1EA1">
      <w:r>
        <w:t>A tipical aurisys library on ADSP has following three parts:</w:t>
      </w:r>
    </w:p>
    <w:p w14:paraId="2A9173F3" w14:textId="77777777" w:rsidR="001B1EA1" w:rsidRDefault="10853FB9" w:rsidP="0031787A">
      <w:pPr>
        <w:pStyle w:val="af0"/>
        <w:numPr>
          <w:ilvl w:val="0"/>
          <w:numId w:val="17"/>
        </w:numPr>
      </w:pPr>
      <w:r>
        <w:t xml:space="preserve">AP </w:t>
      </w:r>
      <w:r w:rsidRPr="10853FB9">
        <w:rPr>
          <w:rFonts w:eastAsiaTheme="minorEastAsia"/>
        </w:rPr>
        <w:t xml:space="preserve">side </w:t>
      </w:r>
      <w:r>
        <w:t>parser library</w:t>
      </w:r>
    </w:p>
    <w:p w14:paraId="2919ED26" w14:textId="2A84A2DD" w:rsidR="001B1EA1" w:rsidRDefault="10853FB9" w:rsidP="0031787A">
      <w:pPr>
        <w:pStyle w:val="af0"/>
        <w:numPr>
          <w:ilvl w:val="0"/>
          <w:numId w:val="17"/>
        </w:numPr>
      </w:pPr>
      <w:r>
        <w:t>DSP/SCP side process library</w:t>
      </w:r>
    </w:p>
    <w:p w14:paraId="62AB834D" w14:textId="77777777" w:rsidR="001B1EA1" w:rsidRDefault="10853FB9" w:rsidP="0031787A">
      <w:pPr>
        <w:pStyle w:val="af0"/>
        <w:numPr>
          <w:ilvl w:val="0"/>
          <w:numId w:val="17"/>
        </w:numPr>
      </w:pPr>
      <w:r>
        <w:t>Aurisys config</w:t>
      </w:r>
    </w:p>
    <w:p w14:paraId="68D8F929" w14:textId="77777777" w:rsidR="001B1EA1" w:rsidRDefault="10853FB9" w:rsidP="00C81149">
      <w:pPr>
        <w:pStyle w:val="3"/>
      </w:pPr>
      <w:bookmarkStart w:id="115" w:name="_Toc229437620"/>
      <w:r>
        <w:t>AP Side Parsing Library</w:t>
      </w:r>
      <w:bookmarkEnd w:id="115"/>
    </w:p>
    <w:p w14:paraId="66DB9214" w14:textId="4BB1F238" w:rsidR="001B1EA1" w:rsidRDefault="10853FB9" w:rsidP="001B1EA1">
      <w:r>
        <w:t xml:space="preserve">Use </w:t>
      </w:r>
      <w:r w:rsidRPr="10853FB9">
        <w:rPr>
          <w:b/>
          <w:bCs/>
          <w:i/>
          <w:iCs/>
        </w:rPr>
        <w:t>foobar</w:t>
      </w:r>
      <w:r>
        <w:t xml:space="preserve"> as example, need add or modify below files for AP side parsing library</w:t>
      </w:r>
    </w:p>
    <w:p w14:paraId="04A61AED" w14:textId="77777777" w:rsidR="000D061C" w:rsidRPr="000D061C" w:rsidRDefault="000D061C" w:rsidP="001B1EA1">
      <w:pPr>
        <w:rPr>
          <w:rFonts w:eastAsiaTheme="minorEastAsia"/>
        </w:rPr>
      </w:pPr>
    </w:p>
    <w:tbl>
      <w:tblPr>
        <w:tblStyle w:val="21"/>
        <w:tblW w:w="9093" w:type="dxa"/>
        <w:jc w:val="center"/>
        <w:tblLayout w:type="fixed"/>
        <w:tblLook w:val="04A0" w:firstRow="1" w:lastRow="0" w:firstColumn="1" w:lastColumn="0" w:noHBand="0" w:noVBand="1"/>
      </w:tblPr>
      <w:tblGrid>
        <w:gridCol w:w="2868"/>
        <w:gridCol w:w="3119"/>
        <w:gridCol w:w="3106"/>
      </w:tblGrid>
      <w:tr w:rsidR="001B1EA1" w:rsidRPr="002E0FED" w14:paraId="570327A0" w14:textId="77777777" w:rsidTr="10853FB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2868" w:type="dxa"/>
            <w:tcBorders>
              <w:top w:val="single" w:sz="12" w:space="0" w:color="auto"/>
              <w:bottom w:val="double" w:sz="4" w:space="0" w:color="auto"/>
            </w:tcBorders>
            <w:hideMark/>
          </w:tcPr>
          <w:p w14:paraId="107FF098" w14:textId="77777777" w:rsidR="001B1EA1" w:rsidRPr="000D061C" w:rsidRDefault="001B1EA1" w:rsidP="10853FB9">
            <w:pPr>
              <w:adjustRightInd/>
              <w:snapToGrid/>
              <w:spacing w:before="0" w:after="0"/>
              <w:jc w:val="center"/>
              <w:rPr>
                <w:rFonts w:eastAsia="新細明體" w:cs="Calibri"/>
              </w:rPr>
            </w:pPr>
            <w:r w:rsidRPr="10853FB9">
              <w:rPr>
                <w:rFonts w:eastAsia="新細明體" w:cs="Calibri"/>
                <w:kern w:val="0"/>
              </w:rPr>
              <w:t>Path</w:t>
            </w:r>
          </w:p>
        </w:tc>
        <w:tc>
          <w:tcPr>
            <w:tcW w:w="3119" w:type="dxa"/>
            <w:tcBorders>
              <w:top w:val="single" w:sz="12" w:space="0" w:color="auto"/>
              <w:bottom w:val="double" w:sz="4" w:space="0" w:color="auto"/>
            </w:tcBorders>
          </w:tcPr>
          <w:p w14:paraId="173DBD34" w14:textId="77777777" w:rsidR="001B1EA1" w:rsidRPr="000D061C"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3106" w:type="dxa"/>
            <w:tcBorders>
              <w:top w:val="single" w:sz="12" w:space="0" w:color="auto"/>
              <w:bottom w:val="double" w:sz="4" w:space="0" w:color="auto"/>
            </w:tcBorders>
            <w:hideMark/>
          </w:tcPr>
          <w:p w14:paraId="36904065" w14:textId="77777777" w:rsidR="001B1EA1" w:rsidRPr="000D061C"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1B1EA1" w:rsidRPr="002E0FED" w14:paraId="5308B9C7" w14:textId="77777777" w:rsidTr="10853FB9">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2868" w:type="dxa"/>
            <w:vMerge w:val="restart"/>
            <w:tcBorders>
              <w:top w:val="double" w:sz="4" w:space="0" w:color="auto"/>
            </w:tcBorders>
            <w:shd w:val="clear" w:color="auto" w:fill="CCCCCC"/>
            <w:hideMark/>
          </w:tcPr>
          <w:p w14:paraId="2F140329" w14:textId="77777777" w:rsidR="001B1EA1" w:rsidRPr="000D061C" w:rsidRDefault="10853FB9" w:rsidP="10853FB9">
            <w:pPr>
              <w:adjustRightInd/>
              <w:snapToGrid/>
              <w:spacing w:before="0" w:after="0"/>
              <w:jc w:val="left"/>
              <w:rPr>
                <w:rFonts w:eastAsia="新細明體" w:cs="Calibri"/>
                <w:b w:val="0"/>
                <w:bCs w:val="0"/>
                <w:sz w:val="18"/>
                <w:szCs w:val="18"/>
              </w:rPr>
            </w:pPr>
            <w:r w:rsidRPr="10853FB9">
              <w:rPr>
                <w:rFonts w:asciiTheme="minorHAnsi" w:eastAsiaTheme="minorEastAsia" w:hAnsiTheme="minorHAnsi" w:cstheme="minorBidi"/>
                <w:b w:val="0"/>
                <w:bCs w:val="0"/>
                <w:sz w:val="18"/>
                <w:szCs w:val="18"/>
              </w:rPr>
              <w:t>vendor/mediatek/proprietary/external/aurisys/</w:t>
            </w:r>
            <w:r w:rsidRPr="10853FB9">
              <w:rPr>
                <w:rFonts w:asciiTheme="minorHAnsi" w:eastAsiaTheme="minorEastAsia" w:hAnsiTheme="minorHAnsi" w:cstheme="minorBidi"/>
                <w:b w:val="0"/>
                <w:bCs w:val="0"/>
                <w:i/>
                <w:iCs/>
                <w:sz w:val="18"/>
                <w:szCs w:val="18"/>
              </w:rPr>
              <w:t>libfoobar</w:t>
            </w:r>
          </w:p>
        </w:tc>
        <w:tc>
          <w:tcPr>
            <w:tcW w:w="3119" w:type="dxa"/>
            <w:tcBorders>
              <w:top w:val="double" w:sz="4" w:space="0" w:color="auto"/>
            </w:tcBorders>
            <w:shd w:val="clear" w:color="auto" w:fill="CCCCCC"/>
          </w:tcPr>
          <w:p w14:paraId="2DCA1429" w14:textId="77777777" w:rsidR="001B1EA1" w:rsidRPr="000D061C" w:rsidRDefault="001B1EA1"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新細明體" w:hAnsiTheme="minorHAnsi" w:cstheme="minorBidi"/>
                <w:i/>
                <w:iCs/>
                <w:sz w:val="18"/>
                <w:szCs w:val="18"/>
              </w:rPr>
            </w:pPr>
            <w:r w:rsidRPr="10853FB9">
              <w:rPr>
                <w:rFonts w:asciiTheme="minorHAnsi" w:eastAsia="新細明體" w:hAnsiTheme="minorHAnsi" w:cstheme="minorBidi"/>
                <w:i/>
                <w:iCs/>
                <w:kern w:val="0"/>
                <w:sz w:val="18"/>
                <w:szCs w:val="18"/>
              </w:rPr>
              <w:t>aurisys_foo_bar_parsing_lib.c</w:t>
            </w:r>
          </w:p>
        </w:tc>
        <w:tc>
          <w:tcPr>
            <w:tcW w:w="3106" w:type="dxa"/>
            <w:vMerge w:val="restart"/>
            <w:tcBorders>
              <w:top w:val="double" w:sz="4" w:space="0" w:color="auto"/>
            </w:tcBorders>
            <w:shd w:val="clear" w:color="auto" w:fill="CCCCCC"/>
            <w:hideMark/>
          </w:tcPr>
          <w:p w14:paraId="3C7441AF" w14:textId="77777777" w:rsidR="001B1EA1" w:rsidRPr="000D061C" w:rsidRDefault="001B1EA1"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新細明體" w:hAnsiTheme="minorHAnsi" w:cstheme="minorBidi"/>
                <w:sz w:val="18"/>
                <w:szCs w:val="18"/>
              </w:rPr>
            </w:pPr>
            <w:r w:rsidRPr="10853FB9">
              <w:rPr>
                <w:rFonts w:asciiTheme="minorHAnsi" w:eastAsia="新細明體" w:hAnsiTheme="minorHAnsi" w:cstheme="minorBidi"/>
                <w:kern w:val="0"/>
                <w:sz w:val="18"/>
                <w:szCs w:val="18"/>
              </w:rPr>
              <w:t>Aurisys AP parser library</w:t>
            </w:r>
          </w:p>
        </w:tc>
      </w:tr>
      <w:tr w:rsidR="001B1EA1" w:rsidRPr="002E0FED" w14:paraId="5830246F" w14:textId="77777777" w:rsidTr="10853FB9">
        <w:trPr>
          <w:trHeight w:val="123"/>
          <w:jc w:val="center"/>
        </w:trPr>
        <w:tc>
          <w:tcPr>
            <w:cnfStyle w:val="001000000000" w:firstRow="0" w:lastRow="0" w:firstColumn="1" w:lastColumn="0" w:oddVBand="0" w:evenVBand="0" w:oddHBand="0" w:evenHBand="0" w:firstRowFirstColumn="0" w:firstRowLastColumn="0" w:lastRowFirstColumn="0" w:lastRowLastColumn="0"/>
            <w:tcW w:w="2868" w:type="dxa"/>
            <w:vMerge/>
            <w:shd w:val="clear" w:color="auto" w:fill="CCCCCC"/>
          </w:tcPr>
          <w:p w14:paraId="10CBF404" w14:textId="77777777" w:rsidR="001B1EA1" w:rsidRPr="000D061C" w:rsidRDefault="001B1EA1" w:rsidP="007537CE">
            <w:pPr>
              <w:adjustRightInd/>
              <w:snapToGrid/>
              <w:spacing w:before="0" w:after="0"/>
              <w:jc w:val="left"/>
              <w:rPr>
                <w:rFonts w:asciiTheme="minorHAnsi" w:eastAsiaTheme="minorEastAsia" w:hAnsiTheme="minorHAnsi" w:cstheme="minorHAnsi"/>
                <w:b w:val="0"/>
                <w:bCs w:val="0"/>
                <w:sz w:val="18"/>
                <w:szCs w:val="18"/>
              </w:rPr>
            </w:pPr>
          </w:p>
        </w:tc>
        <w:tc>
          <w:tcPr>
            <w:tcW w:w="3119" w:type="dxa"/>
            <w:shd w:val="clear" w:color="auto" w:fill="CCCCCC"/>
          </w:tcPr>
          <w:p w14:paraId="7B5D066E" w14:textId="77777777" w:rsidR="001B1EA1" w:rsidRPr="000D061C" w:rsidRDefault="001B1EA1"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新細明體" w:hAnsiTheme="minorHAnsi" w:cstheme="minorBidi"/>
                <w:i/>
                <w:iCs/>
                <w:sz w:val="18"/>
                <w:szCs w:val="18"/>
              </w:rPr>
            </w:pPr>
            <w:r w:rsidRPr="10853FB9">
              <w:rPr>
                <w:rFonts w:asciiTheme="minorHAnsi" w:eastAsia="新細明體" w:hAnsiTheme="minorHAnsi" w:cstheme="minorBidi"/>
                <w:i/>
                <w:iCs/>
                <w:kern w:val="0"/>
                <w:sz w:val="18"/>
                <w:szCs w:val="18"/>
              </w:rPr>
              <w:t>aurisys_foo_bar_lib _private_type.h</w:t>
            </w:r>
          </w:p>
        </w:tc>
        <w:tc>
          <w:tcPr>
            <w:tcW w:w="3106" w:type="dxa"/>
            <w:vMerge/>
            <w:shd w:val="clear" w:color="auto" w:fill="CCCCCC"/>
          </w:tcPr>
          <w:p w14:paraId="3ACCA704" w14:textId="77777777" w:rsidR="001B1EA1" w:rsidRPr="000D061C" w:rsidRDefault="001B1EA1" w:rsidP="007537C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r>
      <w:tr w:rsidR="001B1EA1" w:rsidRPr="002E0FED" w14:paraId="12323357" w14:textId="77777777" w:rsidTr="10853FB9">
        <w:trPr>
          <w:cnfStyle w:val="000000100000" w:firstRow="0" w:lastRow="0" w:firstColumn="0" w:lastColumn="0" w:oddVBand="0" w:evenVBand="0" w:oddHBand="1"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2868" w:type="dxa"/>
            <w:vMerge/>
            <w:shd w:val="clear" w:color="auto" w:fill="CCCCCC"/>
          </w:tcPr>
          <w:p w14:paraId="49F2AA50" w14:textId="77777777" w:rsidR="001B1EA1" w:rsidRPr="000D061C" w:rsidRDefault="001B1EA1" w:rsidP="007537CE">
            <w:pPr>
              <w:adjustRightInd/>
              <w:snapToGrid/>
              <w:spacing w:before="0" w:after="0"/>
              <w:jc w:val="left"/>
              <w:rPr>
                <w:rFonts w:asciiTheme="minorHAnsi" w:eastAsiaTheme="minorEastAsia" w:hAnsiTheme="minorHAnsi" w:cstheme="minorHAnsi"/>
                <w:b w:val="0"/>
                <w:bCs w:val="0"/>
                <w:sz w:val="18"/>
                <w:szCs w:val="18"/>
              </w:rPr>
            </w:pPr>
          </w:p>
        </w:tc>
        <w:tc>
          <w:tcPr>
            <w:tcW w:w="3119" w:type="dxa"/>
            <w:shd w:val="clear" w:color="auto" w:fill="CCCCCC"/>
          </w:tcPr>
          <w:p w14:paraId="7D7C9FCB" w14:textId="77777777" w:rsidR="001B1EA1" w:rsidRPr="000D061C" w:rsidRDefault="001B1EA1"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新細明體" w:hAnsiTheme="minorHAnsi" w:cstheme="minorBidi"/>
                <w:sz w:val="18"/>
                <w:szCs w:val="18"/>
              </w:rPr>
            </w:pPr>
            <w:r w:rsidRPr="10853FB9">
              <w:rPr>
                <w:rFonts w:asciiTheme="minorHAnsi" w:eastAsia="新細明體" w:hAnsiTheme="minorHAnsi" w:cstheme="minorBidi"/>
                <w:kern w:val="0"/>
                <w:sz w:val="18"/>
                <w:szCs w:val="18"/>
              </w:rPr>
              <w:t>Android.mk</w:t>
            </w:r>
          </w:p>
        </w:tc>
        <w:tc>
          <w:tcPr>
            <w:tcW w:w="3106" w:type="dxa"/>
            <w:shd w:val="clear" w:color="auto" w:fill="CCCCCC"/>
          </w:tcPr>
          <w:p w14:paraId="310B1BB1" w14:textId="77777777" w:rsidR="001B1EA1" w:rsidRPr="000D061C" w:rsidRDefault="10853FB9"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Make file for libfoobar.so</w:t>
            </w:r>
          </w:p>
        </w:tc>
      </w:tr>
      <w:tr w:rsidR="001B1EA1" w:rsidRPr="002E0FED" w14:paraId="75F363C0" w14:textId="77777777" w:rsidTr="10853FB9">
        <w:trPr>
          <w:trHeight w:val="14"/>
          <w:jc w:val="center"/>
        </w:trPr>
        <w:tc>
          <w:tcPr>
            <w:cnfStyle w:val="001000000000" w:firstRow="0" w:lastRow="0" w:firstColumn="1" w:lastColumn="0" w:oddVBand="0" w:evenVBand="0" w:oddHBand="0" w:evenHBand="0" w:firstRowFirstColumn="0" w:firstRowLastColumn="0" w:lastRowFirstColumn="0" w:lastRowLastColumn="0"/>
            <w:tcW w:w="2868" w:type="dxa"/>
            <w:tcBorders>
              <w:bottom w:val="single" w:sz="12" w:space="0" w:color="auto"/>
            </w:tcBorders>
            <w:shd w:val="clear" w:color="auto" w:fill="FFFFFF" w:themeFill="background1"/>
            <w:hideMark/>
          </w:tcPr>
          <w:p w14:paraId="2AE84282" w14:textId="77777777" w:rsidR="001B1EA1" w:rsidRPr="000D061C" w:rsidRDefault="10853FB9" w:rsidP="10853FB9">
            <w:pPr>
              <w:adjustRightInd/>
              <w:snapToGrid/>
              <w:spacing w:before="0" w:after="0"/>
              <w:jc w:val="left"/>
              <w:rPr>
                <w:rFonts w:eastAsia="新細明體" w:cs="Calibri"/>
                <w:b w:val="0"/>
                <w:bCs w:val="0"/>
                <w:sz w:val="18"/>
                <w:szCs w:val="18"/>
              </w:rPr>
            </w:pPr>
            <w:r w:rsidRPr="10853FB9">
              <w:rPr>
                <w:rFonts w:asciiTheme="minorHAnsi" w:eastAsiaTheme="minorEastAsia" w:hAnsiTheme="minorHAnsi" w:cstheme="minorBidi"/>
                <w:b w:val="0"/>
                <w:bCs w:val="0"/>
                <w:sz w:val="18"/>
                <w:szCs w:val="18"/>
              </w:rPr>
              <w:t>device/mediatek/vendor/common</w:t>
            </w:r>
          </w:p>
        </w:tc>
        <w:tc>
          <w:tcPr>
            <w:tcW w:w="3119" w:type="dxa"/>
            <w:tcBorders>
              <w:bottom w:val="single" w:sz="12" w:space="0" w:color="auto"/>
            </w:tcBorders>
            <w:shd w:val="clear" w:color="auto" w:fill="FFFFFF" w:themeFill="background1"/>
          </w:tcPr>
          <w:p w14:paraId="2B4C4E05" w14:textId="77777777" w:rsidR="001B1EA1" w:rsidRPr="000D061C" w:rsidRDefault="001B1EA1"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新細明體" w:hAnsiTheme="minorHAnsi" w:cstheme="minorBidi"/>
                <w:sz w:val="18"/>
                <w:szCs w:val="18"/>
              </w:rPr>
            </w:pPr>
            <w:r w:rsidRPr="10853FB9">
              <w:rPr>
                <w:rFonts w:asciiTheme="minorHAnsi" w:eastAsia="新細明體" w:hAnsiTheme="minorHAnsi" w:cstheme="minorBidi"/>
                <w:kern w:val="0"/>
                <w:sz w:val="18"/>
                <w:szCs w:val="18"/>
              </w:rPr>
              <w:t>device.mk</w:t>
            </w:r>
          </w:p>
        </w:tc>
        <w:tc>
          <w:tcPr>
            <w:tcW w:w="3106" w:type="dxa"/>
            <w:tcBorders>
              <w:bottom w:val="single" w:sz="12" w:space="0" w:color="auto"/>
            </w:tcBorders>
            <w:shd w:val="clear" w:color="auto" w:fill="FFFFFF" w:themeFill="background1"/>
            <w:hideMark/>
          </w:tcPr>
          <w:p w14:paraId="2959D2A9" w14:textId="77777777" w:rsidR="001B1EA1" w:rsidRPr="000D061C" w:rsidRDefault="001B1EA1"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新細明體" w:hAnsiTheme="minorHAnsi" w:cstheme="minorBidi"/>
                <w:sz w:val="18"/>
                <w:szCs w:val="18"/>
              </w:rPr>
            </w:pPr>
            <w:r w:rsidRPr="10853FB9">
              <w:rPr>
                <w:rFonts w:asciiTheme="minorHAnsi" w:eastAsia="新細明體" w:hAnsiTheme="minorHAnsi" w:cstheme="minorBidi"/>
                <w:kern w:val="0"/>
                <w:sz w:val="18"/>
                <w:szCs w:val="18"/>
              </w:rPr>
              <w:t>For product packages</w:t>
            </w:r>
          </w:p>
        </w:tc>
      </w:tr>
    </w:tbl>
    <w:p w14:paraId="1546AC19" w14:textId="77777777" w:rsidR="001B1EA1" w:rsidRPr="005D1BFA" w:rsidRDefault="10853FB9" w:rsidP="10853FB9">
      <w:pPr>
        <w:pStyle w:val="af0"/>
        <w:numPr>
          <w:ilvl w:val="0"/>
          <w:numId w:val="18"/>
        </w:numPr>
        <w:rPr>
          <w:rFonts w:asciiTheme="minorHAnsi" w:hAnsiTheme="minorHAnsi" w:cstheme="minorBidi"/>
        </w:rPr>
      </w:pPr>
      <w:r w:rsidRPr="10853FB9">
        <w:rPr>
          <w:rFonts w:asciiTheme="minorHAnsi" w:eastAsiaTheme="minorEastAsia" w:hAnsiTheme="minorHAnsi" w:cstheme="minorBidi"/>
        </w:rPr>
        <w:t xml:space="preserve">In </w:t>
      </w:r>
      <w:r w:rsidRPr="10853FB9">
        <w:rPr>
          <w:rFonts w:asciiTheme="minorHAnsi" w:eastAsiaTheme="minorEastAsia" w:hAnsiTheme="minorHAnsi" w:cstheme="minorBidi"/>
          <w:sz w:val="18"/>
          <w:szCs w:val="18"/>
        </w:rPr>
        <w:t>vendor/mediatek/proprietary/external/aurisys/</w:t>
      </w:r>
      <w:r w:rsidRPr="10853FB9">
        <w:rPr>
          <w:rFonts w:asciiTheme="minorHAnsi" w:eastAsiaTheme="minorEastAsia" w:hAnsiTheme="minorHAnsi" w:cstheme="minorBidi"/>
          <w:b/>
          <w:bCs/>
          <w:i/>
          <w:iCs/>
          <w:sz w:val="18"/>
          <w:szCs w:val="18"/>
        </w:rPr>
        <w:t>libfoobar</w:t>
      </w:r>
    </w:p>
    <w:p w14:paraId="5344EB8F" w14:textId="77777777" w:rsidR="001B1EA1" w:rsidRPr="00322A41" w:rsidRDefault="001B1EA1" w:rsidP="10853FB9">
      <w:pPr>
        <w:pStyle w:val="af0"/>
        <w:rPr>
          <w:rFonts w:asciiTheme="minorHAnsi" w:hAnsiTheme="minorHAnsi" w:cstheme="minorBidi"/>
          <w:i/>
          <w:iCs/>
        </w:rPr>
      </w:pPr>
      <w:r w:rsidRPr="10853FB9">
        <w:rPr>
          <w:rFonts w:asciiTheme="minorHAnsi" w:hAnsiTheme="minorHAnsi" w:cstheme="minorBidi"/>
        </w:rPr>
        <w:t xml:space="preserve">Put library parsing code (for example </w:t>
      </w:r>
      <w:r w:rsidRPr="10853FB9">
        <w:rPr>
          <w:rFonts w:eastAsia="新細明體" w:cs="Calibri"/>
          <w:b/>
          <w:bCs/>
          <w:i/>
          <w:iCs/>
          <w:kern w:val="0"/>
        </w:rPr>
        <w:t>aurisys_foo_bar_parsing_lib.c</w:t>
      </w:r>
      <w:r w:rsidRPr="10853FB9">
        <w:rPr>
          <w:rFonts w:asciiTheme="minorHAnsi" w:hAnsiTheme="minorHAnsi" w:cstheme="minorBidi"/>
        </w:rPr>
        <w:t xml:space="preserve"> and </w:t>
      </w:r>
      <w:r w:rsidRPr="10853FB9">
        <w:rPr>
          <w:rFonts w:asciiTheme="minorHAnsi" w:hAnsiTheme="minorHAnsi" w:cstheme="minorBidi"/>
          <w:b/>
          <w:bCs/>
          <w:i/>
          <w:iCs/>
        </w:rPr>
        <w:t>aurisys_</w:t>
      </w:r>
      <w:r w:rsidRPr="10853FB9">
        <w:rPr>
          <w:rFonts w:eastAsia="新細明體" w:cs="Calibri"/>
          <w:b/>
          <w:bCs/>
          <w:i/>
          <w:iCs/>
          <w:kern w:val="0"/>
        </w:rPr>
        <w:t>foo_bar_lib _private_type.h</w:t>
      </w:r>
      <w:r w:rsidRPr="10853FB9">
        <w:rPr>
          <w:rFonts w:asciiTheme="minorHAnsi" w:hAnsiTheme="minorHAnsi" w:cstheme="minorBidi"/>
        </w:rPr>
        <w:t>) in this folder</w:t>
      </w:r>
      <w:r w:rsidRPr="10853FB9">
        <w:rPr>
          <w:rFonts w:asciiTheme="minorHAnsi" w:hAnsiTheme="minorHAnsi" w:cstheme="minorBidi"/>
          <w:i/>
          <w:iCs/>
        </w:rPr>
        <w:t xml:space="preserve"> </w:t>
      </w:r>
    </w:p>
    <w:p w14:paraId="160DBACC" w14:textId="77777777" w:rsidR="001B1EA1" w:rsidRPr="00695CF7" w:rsidRDefault="10853FB9" w:rsidP="10853FB9">
      <w:pPr>
        <w:pStyle w:val="af0"/>
        <w:numPr>
          <w:ilvl w:val="0"/>
          <w:numId w:val="18"/>
        </w:numPr>
        <w:rPr>
          <w:rFonts w:asciiTheme="minorHAnsi" w:hAnsiTheme="minorHAnsi" w:cstheme="minorBidi"/>
        </w:rPr>
      </w:pPr>
      <w:r w:rsidRPr="10853FB9">
        <w:rPr>
          <w:rFonts w:asciiTheme="minorHAnsi" w:hAnsiTheme="minorHAnsi" w:cstheme="minorBidi"/>
        </w:rPr>
        <w:t xml:space="preserve">In </w:t>
      </w:r>
      <w:r w:rsidRPr="10853FB9">
        <w:rPr>
          <w:rFonts w:asciiTheme="minorHAnsi" w:eastAsiaTheme="minorEastAsia" w:hAnsiTheme="minorHAnsi" w:cstheme="minorBidi"/>
          <w:sz w:val="18"/>
          <w:szCs w:val="18"/>
        </w:rPr>
        <w:t>device/mediatek/vendor/common</w:t>
      </w:r>
    </w:p>
    <w:p w14:paraId="27C3E287" w14:textId="77777777" w:rsidR="001B1EA1"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 xml:space="preserve">Add below line to add to package share library to vendor image (for example </w:t>
      </w:r>
      <w:r w:rsidRPr="10853FB9">
        <w:rPr>
          <w:rFonts w:asciiTheme="minorHAnsi" w:eastAsiaTheme="minorEastAsia" w:hAnsiTheme="minorHAnsi" w:cstheme="minorBidi"/>
          <w:b/>
          <w:bCs/>
          <w:i/>
          <w:iCs/>
          <w:sz w:val="18"/>
          <w:szCs w:val="18"/>
        </w:rPr>
        <w:t>libfoobar</w:t>
      </w:r>
      <w:r w:rsidRPr="10853FB9">
        <w:rPr>
          <w:rFonts w:asciiTheme="minorHAnsi" w:eastAsiaTheme="minorEastAsia" w:hAnsiTheme="minorHAnsi" w:cstheme="minorBidi"/>
          <w:sz w:val="18"/>
          <w:szCs w:val="18"/>
        </w:rPr>
        <w:t>).</w:t>
      </w:r>
    </w:p>
    <w:p w14:paraId="20D61449" w14:textId="77777777" w:rsidR="001B1EA1" w:rsidRPr="00793238" w:rsidRDefault="10853FB9" w:rsidP="10853FB9">
      <w:pPr>
        <w:pStyle w:val="af0"/>
        <w:rPr>
          <w:rFonts w:ascii="Courier New" w:hAnsi="Courier New" w:cs="Courier New"/>
          <w:color w:val="4F81BD" w:themeColor="accent1"/>
        </w:rPr>
      </w:pPr>
      <w:r w:rsidRPr="10853FB9">
        <w:rPr>
          <w:rFonts w:ascii="Courier New" w:hAnsi="Courier New" w:cs="Courier New"/>
          <w:color w:val="4F81BD" w:themeColor="accent1"/>
        </w:rPr>
        <w:t>PRODUCT_PACKAGES   += libfoobar</w:t>
      </w:r>
    </w:p>
    <w:p w14:paraId="4FD4F3AF" w14:textId="1880C56E" w:rsidR="001B1EA1" w:rsidRDefault="10853FB9" w:rsidP="00C81149">
      <w:pPr>
        <w:pStyle w:val="3"/>
      </w:pPr>
      <w:bookmarkStart w:id="116" w:name="_Toc229437621"/>
      <w:r>
        <w:t>DSP/SCP Side Process Library</w:t>
      </w:r>
      <w:bookmarkEnd w:id="116"/>
    </w:p>
    <w:tbl>
      <w:tblPr>
        <w:tblStyle w:val="21"/>
        <w:tblW w:w="9093" w:type="dxa"/>
        <w:jc w:val="center"/>
        <w:tblLayout w:type="fixed"/>
        <w:tblLook w:val="04A0" w:firstRow="1" w:lastRow="0" w:firstColumn="1" w:lastColumn="0" w:noHBand="0" w:noVBand="1"/>
      </w:tblPr>
      <w:tblGrid>
        <w:gridCol w:w="3010"/>
        <w:gridCol w:w="2977"/>
        <w:gridCol w:w="3106"/>
      </w:tblGrid>
      <w:tr w:rsidR="001B1EA1" w:rsidRPr="002E0FED" w14:paraId="67E08C71" w14:textId="77777777" w:rsidTr="10853FB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3010" w:type="dxa"/>
            <w:tcBorders>
              <w:top w:val="single" w:sz="12" w:space="0" w:color="auto"/>
              <w:bottom w:val="double" w:sz="4" w:space="0" w:color="auto"/>
            </w:tcBorders>
            <w:vAlign w:val="center"/>
            <w:hideMark/>
          </w:tcPr>
          <w:p w14:paraId="37955F22" w14:textId="77777777" w:rsidR="001B1EA1" w:rsidRPr="00DC1BCA" w:rsidRDefault="001B1EA1" w:rsidP="10853FB9">
            <w:pPr>
              <w:adjustRightInd/>
              <w:snapToGrid/>
              <w:spacing w:before="0" w:after="0"/>
              <w:jc w:val="center"/>
              <w:rPr>
                <w:rFonts w:eastAsia="新細明體" w:cs="Calibri"/>
              </w:rPr>
            </w:pPr>
            <w:r w:rsidRPr="10853FB9">
              <w:rPr>
                <w:rFonts w:eastAsia="新細明體" w:cs="Calibri"/>
                <w:kern w:val="0"/>
              </w:rPr>
              <w:t>Path</w:t>
            </w:r>
          </w:p>
        </w:tc>
        <w:tc>
          <w:tcPr>
            <w:tcW w:w="2977" w:type="dxa"/>
            <w:tcBorders>
              <w:top w:val="single" w:sz="12" w:space="0" w:color="auto"/>
              <w:bottom w:val="double" w:sz="4" w:space="0" w:color="auto"/>
            </w:tcBorders>
            <w:vAlign w:val="center"/>
          </w:tcPr>
          <w:p w14:paraId="786F7E07" w14:textId="77777777" w:rsidR="001B1EA1" w:rsidRPr="00DC1BCA"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3106" w:type="dxa"/>
            <w:tcBorders>
              <w:top w:val="single" w:sz="12" w:space="0" w:color="auto"/>
              <w:bottom w:val="double" w:sz="4" w:space="0" w:color="auto"/>
            </w:tcBorders>
            <w:vAlign w:val="center"/>
            <w:hideMark/>
          </w:tcPr>
          <w:p w14:paraId="6842DB36" w14:textId="77777777" w:rsidR="001B1EA1" w:rsidRPr="00DC1BCA"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E80339" w:rsidRPr="002E0FED" w14:paraId="27F2DC42" w14:textId="77777777" w:rsidTr="10853FB9">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3010" w:type="dxa"/>
            <w:vMerge w:val="restart"/>
            <w:tcBorders>
              <w:top w:val="double" w:sz="4" w:space="0" w:color="auto"/>
            </w:tcBorders>
            <w:shd w:val="clear" w:color="auto" w:fill="CCCCCC"/>
            <w:vAlign w:val="center"/>
            <w:hideMark/>
          </w:tcPr>
          <w:p w14:paraId="2C78C57C" w14:textId="4B7E6452" w:rsidR="00E80339" w:rsidRPr="00DC1BCA" w:rsidRDefault="10853FB9" w:rsidP="009F2B70">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vendor/mediatek/proprietary/tinysys/adsp/license/prebuilt/</w:t>
            </w:r>
            <w:r w:rsidR="009F2B70">
              <w:rPr>
                <w:rFonts w:asciiTheme="minorHAnsi" w:eastAsiaTheme="minorEastAsia" w:hAnsiTheme="minorHAnsi" w:cstheme="minorBidi" w:hint="eastAsia"/>
                <w:b w:val="0"/>
                <w:bCs w:val="0"/>
                <w:sz w:val="18"/>
                <w:szCs w:val="18"/>
              </w:rPr>
              <w:t>(</w:t>
            </w:r>
            <w:r w:rsidRPr="10853FB9">
              <w:rPr>
                <w:rFonts w:asciiTheme="minorHAnsi" w:eastAsiaTheme="minorEastAsia" w:hAnsiTheme="minorHAnsi" w:cstheme="minorBidi"/>
                <w:b w:val="0"/>
                <w:bCs w:val="0"/>
                <w:sz w:val="18"/>
                <w:szCs w:val="18"/>
              </w:rPr>
              <w:t>HIFI</w:t>
            </w:r>
            <w:r w:rsidR="009F2B70">
              <w:rPr>
                <w:rFonts w:asciiTheme="minorHAnsi" w:eastAsiaTheme="minorEastAsia" w:hAnsiTheme="minorHAnsi" w:cstheme="minorBidi" w:hint="eastAsia"/>
                <w:b w:val="0"/>
                <w:bCs w:val="0"/>
                <w:sz w:val="18"/>
                <w:szCs w:val="18"/>
              </w:rPr>
              <w:t xml:space="preserve">3 </w:t>
            </w:r>
            <w:r w:rsidR="009F2B70">
              <w:rPr>
                <w:rFonts w:asciiTheme="minorHAnsi" w:eastAsiaTheme="minorEastAsia" w:hAnsiTheme="minorHAnsi" w:cstheme="minorBidi"/>
                <w:b w:val="0"/>
                <w:bCs w:val="0"/>
                <w:sz w:val="18"/>
                <w:szCs w:val="18"/>
              </w:rPr>
              <w:t>or HIFI5</w:t>
            </w:r>
            <w:r w:rsidR="00EF391E">
              <w:rPr>
                <w:rFonts w:asciiTheme="minorHAnsi" w:eastAsiaTheme="minorEastAsia" w:hAnsiTheme="minorHAnsi" w:cstheme="minorBidi"/>
                <w:b w:val="0"/>
                <w:bCs w:val="0"/>
                <w:sz w:val="18"/>
                <w:szCs w:val="18"/>
              </w:rPr>
              <w:t xml:space="preserve"> or RV55</w:t>
            </w:r>
            <w:r w:rsidR="009F2B70">
              <w:rPr>
                <w:rFonts w:asciiTheme="minorHAnsi" w:eastAsiaTheme="minorEastAsia" w:hAnsiTheme="minorHAnsi" w:cstheme="minorBidi"/>
                <w:b w:val="0"/>
                <w:bCs w:val="0"/>
                <w:sz w:val="18"/>
                <w:szCs w:val="18"/>
              </w:rPr>
              <w:t xml:space="preserve">) </w:t>
            </w:r>
            <w:r w:rsidRPr="10853FB9">
              <w:rPr>
                <w:rFonts w:asciiTheme="minorHAnsi" w:eastAsiaTheme="minorEastAsia" w:hAnsiTheme="minorHAnsi" w:cstheme="minorBidi"/>
                <w:b w:val="0"/>
                <w:bCs w:val="0"/>
                <w:sz w:val="18"/>
                <w:szCs w:val="18"/>
              </w:rPr>
              <w:t>/3rd_party/aurisys/</w:t>
            </w:r>
            <w:r w:rsidRPr="10853FB9">
              <w:rPr>
                <w:rFonts w:asciiTheme="minorHAnsi" w:eastAsiaTheme="minorEastAsia" w:hAnsiTheme="minorHAnsi" w:cstheme="minorBidi"/>
                <w:b w:val="0"/>
                <w:bCs w:val="0"/>
                <w:i/>
                <w:iCs/>
                <w:sz w:val="18"/>
                <w:szCs w:val="18"/>
              </w:rPr>
              <w:t>libfoobar</w:t>
            </w:r>
          </w:p>
        </w:tc>
        <w:tc>
          <w:tcPr>
            <w:tcW w:w="2977" w:type="dxa"/>
            <w:tcBorders>
              <w:top w:val="double" w:sz="4" w:space="0" w:color="auto"/>
            </w:tcBorders>
            <w:shd w:val="clear" w:color="auto" w:fill="CCCCCC"/>
            <w:vAlign w:val="center"/>
          </w:tcPr>
          <w:p w14:paraId="303CF83F" w14:textId="77777777" w:rsidR="00E80339" w:rsidRPr="002E0FED" w:rsidRDefault="00E8033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i/>
                <w:iCs/>
                <w:kern w:val="0"/>
              </w:rPr>
              <w:t>aurisys_foo_bar_processing_lib.c</w:t>
            </w:r>
          </w:p>
        </w:tc>
        <w:tc>
          <w:tcPr>
            <w:tcW w:w="3106" w:type="dxa"/>
            <w:vMerge w:val="restart"/>
            <w:tcBorders>
              <w:top w:val="double" w:sz="4" w:space="0" w:color="auto"/>
            </w:tcBorders>
            <w:shd w:val="clear" w:color="auto" w:fill="CCCCCC"/>
            <w:vAlign w:val="center"/>
            <w:hideMark/>
          </w:tcPr>
          <w:p w14:paraId="2E0C4654" w14:textId="77777777" w:rsidR="00E80339" w:rsidRPr="002E0FED" w:rsidRDefault="00E8033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Aurisys DSP process lib</w:t>
            </w:r>
          </w:p>
        </w:tc>
      </w:tr>
      <w:tr w:rsidR="00E80339" w:rsidRPr="00A663A0" w14:paraId="3C5AE5A9" w14:textId="77777777" w:rsidTr="10853FB9">
        <w:trPr>
          <w:trHeight w:val="308"/>
          <w:jc w:val="center"/>
        </w:trPr>
        <w:tc>
          <w:tcPr>
            <w:cnfStyle w:val="001000000000" w:firstRow="0" w:lastRow="0" w:firstColumn="1" w:lastColumn="0" w:oddVBand="0" w:evenVBand="0" w:oddHBand="0" w:evenHBand="0" w:firstRowFirstColumn="0" w:firstRowLastColumn="0" w:lastRowFirstColumn="0" w:lastRowLastColumn="0"/>
            <w:tcW w:w="3010" w:type="dxa"/>
            <w:vMerge/>
            <w:shd w:val="clear" w:color="auto" w:fill="CCCCCC"/>
            <w:vAlign w:val="center"/>
          </w:tcPr>
          <w:p w14:paraId="2AF89E5A" w14:textId="77777777" w:rsidR="00E80339" w:rsidRPr="00DC1BCA" w:rsidRDefault="00E80339" w:rsidP="009F2B70">
            <w:pPr>
              <w:adjustRightInd/>
              <w:snapToGrid/>
              <w:spacing w:before="0" w:after="0"/>
              <w:jc w:val="left"/>
              <w:rPr>
                <w:rFonts w:asciiTheme="minorHAnsi" w:eastAsiaTheme="minorEastAsia" w:hAnsiTheme="minorHAnsi" w:cstheme="minorHAnsi"/>
                <w:b w:val="0"/>
                <w:bCs w:val="0"/>
                <w:sz w:val="18"/>
                <w:szCs w:val="18"/>
              </w:rPr>
            </w:pPr>
          </w:p>
        </w:tc>
        <w:tc>
          <w:tcPr>
            <w:tcW w:w="2977" w:type="dxa"/>
            <w:vMerge w:val="restart"/>
            <w:shd w:val="clear" w:color="auto" w:fill="CCCCCC"/>
            <w:vAlign w:val="center"/>
          </w:tcPr>
          <w:p w14:paraId="1EDFBC63" w14:textId="77777777" w:rsidR="00E80339" w:rsidRPr="002E0FED" w:rsidRDefault="00E80339"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i/>
                <w:iCs/>
                <w:kern w:val="0"/>
              </w:rPr>
              <w:t>aurisys_foo_bar_lib _private_type.h</w:t>
            </w:r>
          </w:p>
        </w:tc>
        <w:tc>
          <w:tcPr>
            <w:tcW w:w="3106" w:type="dxa"/>
            <w:vMerge/>
            <w:shd w:val="clear" w:color="auto" w:fill="CCCCCC"/>
            <w:vAlign w:val="center"/>
          </w:tcPr>
          <w:p w14:paraId="084AE5B4" w14:textId="77777777" w:rsidR="00E80339" w:rsidRPr="00A663A0" w:rsidRDefault="00E80339" w:rsidP="00DC1BCA">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r>
      <w:tr w:rsidR="00E80339" w:rsidRPr="00A663A0" w14:paraId="3A483187" w14:textId="77777777" w:rsidTr="10853FB9">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3010" w:type="dxa"/>
            <w:vMerge w:val="restart"/>
            <w:shd w:val="clear" w:color="auto" w:fill="CCCCCC"/>
            <w:vAlign w:val="center"/>
          </w:tcPr>
          <w:p w14:paraId="72B88CF9" w14:textId="09363BCD" w:rsidR="00E80339" w:rsidRPr="00DC1BCA"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vendor/mediatek/proprietary/tinysys/private/middleware/aurisys/</w:t>
            </w:r>
            <w:r w:rsidRPr="10853FB9">
              <w:rPr>
                <w:rFonts w:asciiTheme="minorHAnsi" w:eastAsiaTheme="minorEastAsia" w:hAnsiTheme="minorHAnsi" w:cstheme="minorBidi"/>
                <w:b w:val="0"/>
                <w:bCs w:val="0"/>
                <w:i/>
                <w:iCs/>
                <w:sz w:val="18"/>
                <w:szCs w:val="18"/>
              </w:rPr>
              <w:t>libfoobar</w:t>
            </w:r>
          </w:p>
        </w:tc>
        <w:tc>
          <w:tcPr>
            <w:tcW w:w="2977" w:type="dxa"/>
            <w:vMerge/>
            <w:shd w:val="clear" w:color="auto" w:fill="CCCCCC"/>
            <w:vAlign w:val="center"/>
          </w:tcPr>
          <w:p w14:paraId="2D05106A" w14:textId="77777777" w:rsidR="00E80339" w:rsidRDefault="00E80339" w:rsidP="00DC1BCA">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i/>
                <w:kern w:val="0"/>
                <w:szCs w:val="20"/>
              </w:rPr>
            </w:pPr>
          </w:p>
        </w:tc>
        <w:tc>
          <w:tcPr>
            <w:tcW w:w="3106" w:type="dxa"/>
            <w:vMerge w:val="restart"/>
            <w:shd w:val="clear" w:color="auto" w:fill="CCCCCC"/>
            <w:vAlign w:val="center"/>
          </w:tcPr>
          <w:p w14:paraId="365371F9" w14:textId="050062BB" w:rsidR="00E80339" w:rsidRPr="00A663A0" w:rsidRDefault="00E8033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eastAsia="新細明體" w:cs="Calibri"/>
                <w:kern w:val="0"/>
              </w:rPr>
              <w:t>Aurisys SCP process lib</w:t>
            </w:r>
          </w:p>
        </w:tc>
      </w:tr>
      <w:tr w:rsidR="00E80339" w:rsidRPr="00A663A0" w14:paraId="21DF4151" w14:textId="77777777" w:rsidTr="10853FB9">
        <w:trPr>
          <w:trHeight w:val="190"/>
          <w:jc w:val="center"/>
        </w:trPr>
        <w:tc>
          <w:tcPr>
            <w:cnfStyle w:val="001000000000" w:firstRow="0" w:lastRow="0" w:firstColumn="1" w:lastColumn="0" w:oddVBand="0" w:evenVBand="0" w:oddHBand="0" w:evenHBand="0" w:firstRowFirstColumn="0" w:firstRowLastColumn="0" w:lastRowFirstColumn="0" w:lastRowLastColumn="0"/>
            <w:tcW w:w="3010" w:type="dxa"/>
            <w:vMerge/>
            <w:shd w:val="clear" w:color="auto" w:fill="CCCCCC"/>
            <w:vAlign w:val="center"/>
          </w:tcPr>
          <w:p w14:paraId="062951E0" w14:textId="77777777" w:rsidR="00E80339" w:rsidRPr="00DC1BCA" w:rsidRDefault="00E80339" w:rsidP="009F2B70">
            <w:pPr>
              <w:adjustRightInd/>
              <w:snapToGrid/>
              <w:spacing w:before="0" w:after="0"/>
              <w:jc w:val="left"/>
              <w:rPr>
                <w:rFonts w:asciiTheme="minorHAnsi" w:eastAsiaTheme="minorEastAsia" w:hAnsiTheme="minorHAnsi" w:cstheme="minorHAnsi"/>
                <w:b w:val="0"/>
                <w:bCs w:val="0"/>
                <w:sz w:val="18"/>
                <w:szCs w:val="18"/>
              </w:rPr>
            </w:pPr>
          </w:p>
        </w:tc>
        <w:tc>
          <w:tcPr>
            <w:tcW w:w="2977" w:type="dxa"/>
            <w:shd w:val="clear" w:color="auto" w:fill="CCCCCC"/>
            <w:vAlign w:val="center"/>
          </w:tcPr>
          <w:p w14:paraId="7A36AACE" w14:textId="77777777" w:rsidR="00E80339" w:rsidRPr="00322A41" w:rsidRDefault="00E80339"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i/>
                <w:iCs/>
              </w:rPr>
            </w:pPr>
            <w:r w:rsidRPr="10853FB9">
              <w:rPr>
                <w:rFonts w:eastAsia="新細明體" w:cs="Calibri"/>
                <w:i/>
                <w:iCs/>
                <w:kern w:val="0"/>
              </w:rPr>
              <w:t>foo_bar_lib.a</w:t>
            </w:r>
          </w:p>
        </w:tc>
        <w:tc>
          <w:tcPr>
            <w:tcW w:w="3106" w:type="dxa"/>
            <w:vMerge/>
            <w:shd w:val="clear" w:color="auto" w:fill="CCCCCC"/>
            <w:vAlign w:val="center"/>
          </w:tcPr>
          <w:p w14:paraId="1E439607" w14:textId="77777777" w:rsidR="00E80339" w:rsidRPr="00A663A0" w:rsidRDefault="00E80339" w:rsidP="00DC1BCA">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r>
      <w:tr w:rsidR="001B1EA1" w:rsidRPr="002E0FED" w14:paraId="784EF803" w14:textId="77777777" w:rsidTr="10853FB9">
        <w:trPr>
          <w:cnfStyle w:val="000000100000" w:firstRow="0" w:lastRow="0" w:firstColumn="0" w:lastColumn="0" w:oddVBand="0" w:evenVBand="0" w:oddHBand="1" w:evenHBand="0" w:firstRowFirstColumn="0" w:firstRowLastColumn="0" w:lastRowFirstColumn="0" w:lastRowLastColumn="0"/>
          <w:trHeight w:val="14"/>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vAlign w:val="center"/>
            <w:hideMark/>
          </w:tcPr>
          <w:p w14:paraId="0CD991CD" w14:textId="77777777" w:rsidR="001B1EA1" w:rsidRPr="00DC1BCA" w:rsidRDefault="10853FB9" w:rsidP="009F2B70">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vendor/mediatek/proprietary/tinysys/freertos/source/middleware/lib/aurisys/interface</w:t>
            </w:r>
          </w:p>
        </w:tc>
        <w:tc>
          <w:tcPr>
            <w:tcW w:w="2977" w:type="dxa"/>
            <w:vMerge w:val="restart"/>
            <w:shd w:val="clear" w:color="auto" w:fill="FFFFFF" w:themeFill="background1"/>
            <w:vAlign w:val="center"/>
          </w:tcPr>
          <w:p w14:paraId="11BB22FE" w14:textId="77777777" w:rsidR="001B1EA1" w:rsidRPr="002E0FED" w:rsidRDefault="10853FB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asciiTheme="minorHAnsi" w:eastAsiaTheme="minorEastAsia" w:hAnsiTheme="minorHAnsi" w:cstheme="minorBidi"/>
                <w:sz w:val="18"/>
                <w:szCs w:val="18"/>
              </w:rPr>
              <w:t>arsi_library_entry_points.h</w:t>
            </w:r>
          </w:p>
        </w:tc>
        <w:tc>
          <w:tcPr>
            <w:tcW w:w="3106" w:type="dxa"/>
            <w:shd w:val="clear" w:color="auto" w:fill="FFFFFF" w:themeFill="background1"/>
            <w:vAlign w:val="center"/>
            <w:hideMark/>
          </w:tcPr>
          <w:p w14:paraId="533A229E" w14:textId="77777777" w:rsidR="001B1EA1" w:rsidRPr="002E0FED" w:rsidRDefault="001B1EA1"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For A0 structure static library link</w:t>
            </w:r>
          </w:p>
        </w:tc>
      </w:tr>
      <w:tr w:rsidR="001B1EA1" w:rsidRPr="0019621D" w14:paraId="4F065074" w14:textId="77777777" w:rsidTr="10853FB9">
        <w:trPr>
          <w:trHeight w:val="14"/>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vAlign w:val="center"/>
          </w:tcPr>
          <w:p w14:paraId="088D8B85" w14:textId="77777777" w:rsidR="001B1EA1" w:rsidRPr="00DC1BCA"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vendor/mediatek/proprietary/tinysys/common/drivers/audio/aurisys/interface</w:t>
            </w:r>
          </w:p>
        </w:tc>
        <w:tc>
          <w:tcPr>
            <w:tcW w:w="2977" w:type="dxa"/>
            <w:vMerge/>
            <w:shd w:val="clear" w:color="auto" w:fill="FFFFFF" w:themeFill="background1"/>
            <w:vAlign w:val="center"/>
          </w:tcPr>
          <w:p w14:paraId="392E2DAE" w14:textId="77777777" w:rsidR="001B1EA1" w:rsidRDefault="001B1EA1" w:rsidP="00DC1BCA">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c>
          <w:tcPr>
            <w:tcW w:w="3106" w:type="dxa"/>
            <w:shd w:val="clear" w:color="auto" w:fill="FFFFFF" w:themeFill="background1"/>
            <w:vAlign w:val="center"/>
          </w:tcPr>
          <w:p w14:paraId="3B9B472D" w14:textId="19DE514F" w:rsidR="001B1EA1" w:rsidRDefault="001B1EA1"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For B0 structure</w:t>
            </w:r>
            <w:r w:rsidR="0019621D" w:rsidRPr="10853FB9">
              <w:rPr>
                <w:rFonts w:eastAsia="新細明體" w:cs="Calibri"/>
                <w:kern w:val="0"/>
              </w:rPr>
              <w:t xml:space="preserve"> and SCP</w:t>
            </w:r>
            <w:r w:rsidRPr="10853FB9">
              <w:rPr>
                <w:rFonts w:eastAsia="新細明體" w:cs="Calibri"/>
                <w:kern w:val="0"/>
              </w:rPr>
              <w:t xml:space="preserve"> static library link</w:t>
            </w:r>
          </w:p>
        </w:tc>
      </w:tr>
      <w:tr w:rsidR="00E80339" w:rsidRPr="002E0FED" w14:paraId="3B6146A3" w14:textId="77777777" w:rsidTr="10853FB9">
        <w:trPr>
          <w:cnfStyle w:val="000000100000" w:firstRow="0" w:lastRow="0" w:firstColumn="0" w:lastColumn="0" w:oddVBand="0" w:evenVBand="0" w:oddHBand="1" w:evenHBand="0" w:firstRowFirstColumn="0" w:firstRowLastColumn="0" w:lastRowFirstColumn="0" w:lastRowLastColumn="0"/>
          <w:trHeight w:val="136"/>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CCCCCC"/>
            <w:vAlign w:val="center"/>
          </w:tcPr>
          <w:p w14:paraId="40495A71" w14:textId="77777777" w:rsidR="00E80339" w:rsidRPr="00DC1BCA"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vendor/mediatek/proprietary/tinysys/freertos/source/project/HIFI3_A/$platform/platform</w:t>
            </w:r>
          </w:p>
        </w:tc>
        <w:tc>
          <w:tcPr>
            <w:tcW w:w="2977" w:type="dxa"/>
            <w:vMerge w:val="restart"/>
            <w:shd w:val="clear" w:color="auto" w:fill="CCCCCC"/>
            <w:vAlign w:val="center"/>
          </w:tcPr>
          <w:p w14:paraId="591F74E5" w14:textId="77777777" w:rsidR="00E80339" w:rsidRPr="00695CF7" w:rsidRDefault="10853FB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platform.mk</w:t>
            </w:r>
          </w:p>
        </w:tc>
        <w:tc>
          <w:tcPr>
            <w:tcW w:w="3106" w:type="dxa"/>
            <w:shd w:val="clear" w:color="auto" w:fill="CCCCCC"/>
            <w:vAlign w:val="center"/>
          </w:tcPr>
          <w:p w14:paraId="26D458D9" w14:textId="77777777" w:rsidR="00E80339" w:rsidRDefault="00E8033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For A0 structure adsp makefile</w:t>
            </w:r>
          </w:p>
        </w:tc>
      </w:tr>
      <w:tr w:rsidR="00E80339" w:rsidRPr="002E0FED" w14:paraId="05B73C29" w14:textId="77777777" w:rsidTr="10853FB9">
        <w:trPr>
          <w:trHeight w:val="123"/>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CCCCCC"/>
            <w:vAlign w:val="center"/>
          </w:tcPr>
          <w:p w14:paraId="1DDFB1D6" w14:textId="6641A72E" w:rsidR="00E80339" w:rsidRPr="00DC1BCA"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vendor/mediatek/proprietary/tinysys/adsp/(HIFI3 or HIFI5_SP)</w:t>
            </w:r>
            <w:r w:rsidR="009F2B70">
              <w:rPr>
                <w:rFonts w:asciiTheme="minorHAnsi" w:eastAsiaTheme="minorEastAsia" w:hAnsiTheme="minorHAnsi" w:cstheme="minorBidi"/>
                <w:b w:val="0"/>
                <w:bCs w:val="0"/>
                <w:sz w:val="18"/>
                <w:szCs w:val="18"/>
              </w:rPr>
              <w:t xml:space="preserve"> </w:t>
            </w:r>
            <w:r w:rsidRPr="10853FB9">
              <w:rPr>
                <w:rFonts w:asciiTheme="minorHAnsi" w:eastAsiaTheme="minorEastAsia" w:hAnsiTheme="minorHAnsi" w:cstheme="minorBidi"/>
                <w:b w:val="0"/>
                <w:bCs w:val="0"/>
                <w:sz w:val="18"/>
                <w:szCs w:val="18"/>
              </w:rPr>
              <w:t>/project/$platform/HIFI3_A/platform</w:t>
            </w:r>
          </w:p>
        </w:tc>
        <w:tc>
          <w:tcPr>
            <w:tcW w:w="2977" w:type="dxa"/>
            <w:vMerge/>
            <w:shd w:val="clear" w:color="auto" w:fill="CCCCCC"/>
            <w:vAlign w:val="center"/>
          </w:tcPr>
          <w:p w14:paraId="29B61152" w14:textId="77777777" w:rsidR="00E80339" w:rsidRPr="00695CF7" w:rsidRDefault="00E80339" w:rsidP="00DC1BCA">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c>
          <w:tcPr>
            <w:tcW w:w="3106" w:type="dxa"/>
            <w:shd w:val="clear" w:color="auto" w:fill="CCCCCC"/>
            <w:vAlign w:val="center"/>
          </w:tcPr>
          <w:p w14:paraId="48C34191" w14:textId="77777777" w:rsidR="00E80339" w:rsidRDefault="00E80339"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For B0 structure adsp core A makefile</w:t>
            </w:r>
          </w:p>
        </w:tc>
      </w:tr>
      <w:tr w:rsidR="00E80339" w:rsidRPr="002E0FED" w14:paraId="7F874DDB" w14:textId="77777777" w:rsidTr="10853FB9">
        <w:trPr>
          <w:cnfStyle w:val="000000100000" w:firstRow="0" w:lastRow="0" w:firstColumn="0" w:lastColumn="0" w:oddVBand="0" w:evenVBand="0" w:oddHBand="1" w:evenHBand="0" w:firstRowFirstColumn="0" w:firstRowLastColumn="0" w:lastRowFirstColumn="0" w:lastRowLastColumn="0"/>
          <w:trHeight w:val="122"/>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CCCCCC"/>
            <w:vAlign w:val="center"/>
          </w:tcPr>
          <w:p w14:paraId="0FC0EF8E" w14:textId="77777777" w:rsidR="00E80339" w:rsidRDefault="10853FB9" w:rsidP="009F2B70">
            <w:pPr>
              <w:adjustRightInd/>
              <w:snapToGrid/>
              <w:spacing w:before="0" w:after="0"/>
              <w:jc w:val="left"/>
              <w:rPr>
                <w:rFonts w:asciiTheme="minorHAnsi" w:eastAsiaTheme="minorEastAsia" w:hAnsiTheme="minorHAnsi" w:cstheme="minorBidi"/>
                <w:sz w:val="18"/>
                <w:szCs w:val="18"/>
              </w:rPr>
            </w:pPr>
            <w:r w:rsidRPr="10853FB9">
              <w:rPr>
                <w:rFonts w:asciiTheme="minorHAnsi" w:eastAsiaTheme="minorEastAsia" w:hAnsiTheme="minorHAnsi" w:cstheme="minorBidi"/>
                <w:b w:val="0"/>
                <w:bCs w:val="0"/>
                <w:sz w:val="18"/>
                <w:szCs w:val="18"/>
              </w:rPr>
              <w:lastRenderedPageBreak/>
              <w:t>vendor/mediatek/proprietary/tinysys/adsp/(HIFI3 or HIFI5_SP)</w:t>
            </w:r>
            <w:r w:rsidR="009F2B70">
              <w:rPr>
                <w:rFonts w:asciiTheme="minorHAnsi" w:eastAsiaTheme="minorEastAsia" w:hAnsiTheme="minorHAnsi" w:cstheme="minorBidi"/>
                <w:b w:val="0"/>
                <w:bCs w:val="0"/>
                <w:sz w:val="18"/>
                <w:szCs w:val="18"/>
              </w:rPr>
              <w:t xml:space="preserve"> </w:t>
            </w:r>
            <w:r w:rsidRPr="10853FB9">
              <w:rPr>
                <w:rFonts w:asciiTheme="minorHAnsi" w:eastAsiaTheme="minorEastAsia" w:hAnsiTheme="minorHAnsi" w:cstheme="minorBidi"/>
                <w:b w:val="0"/>
                <w:bCs w:val="0"/>
                <w:sz w:val="18"/>
                <w:szCs w:val="18"/>
              </w:rPr>
              <w:t>/project/$platform/HIFI3_B/platform</w:t>
            </w:r>
          </w:p>
          <w:p w14:paraId="673DF4DA" w14:textId="77777777" w:rsidR="00B461DB" w:rsidRDefault="00B461DB" w:rsidP="009F2B70">
            <w:pPr>
              <w:adjustRightInd/>
              <w:snapToGrid/>
              <w:spacing w:before="0" w:after="0"/>
              <w:jc w:val="left"/>
              <w:rPr>
                <w:rFonts w:asciiTheme="minorHAnsi" w:eastAsiaTheme="minorEastAsia" w:hAnsiTheme="minorHAnsi" w:cstheme="minorBidi"/>
                <w:sz w:val="18"/>
                <w:szCs w:val="18"/>
              </w:rPr>
            </w:pPr>
            <w:r>
              <w:rPr>
                <w:rFonts w:asciiTheme="minorHAnsi" w:eastAsiaTheme="minorEastAsia" w:hAnsiTheme="minorHAnsi" w:cstheme="minorBidi" w:hint="eastAsia"/>
                <w:b w:val="0"/>
                <w:bCs w:val="0"/>
                <w:sz w:val="18"/>
                <w:szCs w:val="18"/>
              </w:rPr>
              <w:t>v</w:t>
            </w:r>
            <w:r>
              <w:rPr>
                <w:rFonts w:asciiTheme="minorHAnsi" w:eastAsiaTheme="minorEastAsia" w:hAnsiTheme="minorHAnsi" w:cstheme="minorBidi"/>
                <w:b w:val="0"/>
                <w:bCs w:val="0"/>
                <w:sz w:val="18"/>
                <w:szCs w:val="18"/>
              </w:rPr>
              <w:t>endor/mediatek/proprietary/tinysys/adsp/riscv/project/$platform/RV55_A/platform</w:t>
            </w:r>
          </w:p>
          <w:p w14:paraId="618B9442" w14:textId="740498C9" w:rsidR="00B461DB" w:rsidRPr="00DC1BCA" w:rsidRDefault="00B461DB" w:rsidP="009F2B70">
            <w:pPr>
              <w:adjustRightInd/>
              <w:snapToGrid/>
              <w:spacing w:before="0" w:after="0"/>
              <w:jc w:val="left"/>
              <w:rPr>
                <w:rFonts w:asciiTheme="minorHAnsi" w:eastAsiaTheme="minorEastAsia" w:hAnsiTheme="minorHAnsi" w:cstheme="minorBidi"/>
                <w:b w:val="0"/>
                <w:bCs w:val="0"/>
                <w:sz w:val="18"/>
                <w:szCs w:val="18"/>
              </w:rPr>
            </w:pPr>
            <w:r>
              <w:rPr>
                <w:rFonts w:asciiTheme="minorHAnsi" w:eastAsiaTheme="minorEastAsia" w:hAnsiTheme="minorHAnsi" w:cstheme="minorBidi" w:hint="eastAsia"/>
                <w:b w:val="0"/>
                <w:bCs w:val="0"/>
                <w:sz w:val="18"/>
                <w:szCs w:val="18"/>
              </w:rPr>
              <w:t>v</w:t>
            </w:r>
            <w:r>
              <w:rPr>
                <w:rFonts w:asciiTheme="minorHAnsi" w:eastAsiaTheme="minorEastAsia" w:hAnsiTheme="minorHAnsi" w:cstheme="minorBidi"/>
                <w:b w:val="0"/>
                <w:bCs w:val="0"/>
                <w:sz w:val="18"/>
                <w:szCs w:val="18"/>
              </w:rPr>
              <w:t>endor/mediatek/proprietary/tinysys/adsp/riscv/project/$platform/RV55_B/platform</w:t>
            </w:r>
          </w:p>
        </w:tc>
        <w:tc>
          <w:tcPr>
            <w:tcW w:w="2977" w:type="dxa"/>
            <w:vMerge/>
            <w:shd w:val="clear" w:color="auto" w:fill="CCCCCC"/>
            <w:vAlign w:val="center"/>
          </w:tcPr>
          <w:p w14:paraId="42C39DFD" w14:textId="77777777" w:rsidR="00E80339" w:rsidRPr="00695CF7" w:rsidRDefault="00E80339" w:rsidP="00DC1BCA">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18"/>
                <w:szCs w:val="18"/>
              </w:rPr>
            </w:pPr>
          </w:p>
        </w:tc>
        <w:tc>
          <w:tcPr>
            <w:tcW w:w="3106" w:type="dxa"/>
            <w:shd w:val="clear" w:color="auto" w:fill="CCCCCC"/>
            <w:vAlign w:val="center"/>
          </w:tcPr>
          <w:p w14:paraId="6590CFF8" w14:textId="77777777" w:rsidR="00E80339" w:rsidRDefault="00E8033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For B0 structure adsp core B makefile</w:t>
            </w:r>
          </w:p>
        </w:tc>
      </w:tr>
      <w:tr w:rsidR="00E80339" w:rsidRPr="002E0FED" w14:paraId="04718315" w14:textId="77777777" w:rsidTr="10853FB9">
        <w:trPr>
          <w:trHeight w:val="122"/>
          <w:jc w:val="center"/>
        </w:trPr>
        <w:tc>
          <w:tcPr>
            <w:cnfStyle w:val="001000000000" w:firstRow="0" w:lastRow="0" w:firstColumn="1" w:lastColumn="0" w:oddVBand="0" w:evenVBand="0" w:oddHBand="0" w:evenHBand="0" w:firstRowFirstColumn="0" w:firstRowLastColumn="0" w:lastRowFirstColumn="0" w:lastRowLastColumn="0"/>
            <w:tcW w:w="3010" w:type="dxa"/>
            <w:shd w:val="clear" w:color="auto" w:fill="CCCCCC"/>
            <w:vAlign w:val="center"/>
          </w:tcPr>
          <w:p w14:paraId="4549732B" w14:textId="161F057C" w:rsidR="00E80339" w:rsidRPr="00DC1BCA"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vendor/mediatek/proprietary/tinysys/scp/project/RV55_A/$platform/platform</w:t>
            </w:r>
          </w:p>
        </w:tc>
        <w:tc>
          <w:tcPr>
            <w:tcW w:w="2977" w:type="dxa"/>
            <w:vMerge/>
            <w:shd w:val="clear" w:color="auto" w:fill="CCCCCC"/>
            <w:vAlign w:val="center"/>
          </w:tcPr>
          <w:p w14:paraId="2DD42079" w14:textId="77777777" w:rsidR="00E80339" w:rsidRPr="00695CF7" w:rsidRDefault="00E80339" w:rsidP="00DC1BCA">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8"/>
                <w:szCs w:val="18"/>
              </w:rPr>
            </w:pPr>
          </w:p>
        </w:tc>
        <w:tc>
          <w:tcPr>
            <w:tcW w:w="3106" w:type="dxa"/>
            <w:shd w:val="clear" w:color="auto" w:fill="CCCCCC"/>
            <w:vAlign w:val="center"/>
          </w:tcPr>
          <w:p w14:paraId="3DEE925B" w14:textId="749B067C" w:rsidR="00E80339" w:rsidRDefault="00E80339"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For SCP makefile</w:t>
            </w:r>
          </w:p>
        </w:tc>
      </w:tr>
      <w:tr w:rsidR="004A697D" w:rsidRPr="002E0FED" w14:paraId="7FA3AF12" w14:textId="77777777" w:rsidTr="10853FB9">
        <w:trPr>
          <w:cnfStyle w:val="000000100000" w:firstRow="0" w:lastRow="0" w:firstColumn="0" w:lastColumn="0" w:oddVBand="0" w:evenVBand="0" w:oddHBand="1" w:evenHBand="0" w:firstRowFirstColumn="0" w:firstRowLastColumn="0" w:lastRowFirstColumn="0" w:lastRowLastColumn="0"/>
          <w:trHeight w:val="122"/>
          <w:jc w:val="center"/>
        </w:trPr>
        <w:tc>
          <w:tcPr>
            <w:cnfStyle w:val="001000000000" w:firstRow="0" w:lastRow="0" w:firstColumn="1" w:lastColumn="0" w:oddVBand="0" w:evenVBand="0" w:oddHBand="0" w:evenHBand="0" w:firstRowFirstColumn="0" w:firstRowLastColumn="0" w:lastRowFirstColumn="0" w:lastRowLastColumn="0"/>
            <w:tcW w:w="3010" w:type="dxa"/>
            <w:tcBorders>
              <w:bottom w:val="single" w:sz="12" w:space="0" w:color="auto"/>
            </w:tcBorders>
            <w:shd w:val="clear" w:color="auto" w:fill="auto"/>
            <w:vAlign w:val="center"/>
          </w:tcPr>
          <w:p w14:paraId="5B0D8109" w14:textId="7AD85B8A" w:rsidR="004A697D" w:rsidRPr="004A697D" w:rsidRDefault="10853FB9" w:rsidP="009F2B70">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vendor/mediatek/proprietary/tinysys/scp/project/RV55_A/$platform/$project/inc</w:t>
            </w:r>
          </w:p>
        </w:tc>
        <w:tc>
          <w:tcPr>
            <w:tcW w:w="2977" w:type="dxa"/>
            <w:tcBorders>
              <w:bottom w:val="single" w:sz="12" w:space="0" w:color="auto"/>
            </w:tcBorders>
            <w:shd w:val="clear" w:color="auto" w:fill="auto"/>
            <w:vAlign w:val="center"/>
          </w:tcPr>
          <w:p w14:paraId="301C2743" w14:textId="51A095FE" w:rsidR="004A697D" w:rsidRPr="004A697D" w:rsidRDefault="10853FB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cs="Calibri"/>
                <w:sz w:val="18"/>
                <w:szCs w:val="18"/>
              </w:rPr>
              <w:t>cache_ld.h</w:t>
            </w:r>
          </w:p>
        </w:tc>
        <w:tc>
          <w:tcPr>
            <w:tcW w:w="3106" w:type="dxa"/>
            <w:tcBorders>
              <w:bottom w:val="single" w:sz="12" w:space="0" w:color="auto"/>
            </w:tcBorders>
            <w:shd w:val="clear" w:color="auto" w:fill="auto"/>
            <w:vAlign w:val="center"/>
          </w:tcPr>
          <w:p w14:paraId="431B0BE2" w14:textId="67FCB2A0" w:rsidR="004A697D" w:rsidRDefault="004A697D"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SCP lib DRAM registration (SCP only)</w:t>
            </w:r>
          </w:p>
        </w:tc>
      </w:tr>
    </w:tbl>
    <w:p w14:paraId="04C2D8ED" w14:textId="5E8E32A7" w:rsidR="001B1EA1" w:rsidRPr="00415587" w:rsidRDefault="10853FB9" w:rsidP="10853FB9">
      <w:pPr>
        <w:pStyle w:val="af0"/>
        <w:numPr>
          <w:ilvl w:val="0"/>
          <w:numId w:val="19"/>
        </w:numPr>
        <w:rPr>
          <w:rFonts w:eastAsiaTheme="minorEastAsia"/>
        </w:rPr>
      </w:pPr>
      <w:r w:rsidRPr="10853FB9">
        <w:rPr>
          <w:rFonts w:asciiTheme="minorHAnsi" w:eastAsiaTheme="minorEastAsia" w:hAnsiTheme="minorHAnsi" w:cstheme="minorBidi"/>
        </w:rPr>
        <w:t xml:space="preserve">For </w:t>
      </w:r>
      <w:r w:rsidRPr="10853FB9">
        <w:rPr>
          <w:rFonts w:asciiTheme="minorHAnsi" w:eastAsiaTheme="minorEastAsia" w:hAnsiTheme="minorHAnsi" w:cstheme="minorBidi"/>
          <w:b/>
          <w:bCs/>
        </w:rPr>
        <w:t>ADSP</w:t>
      </w:r>
      <w:r w:rsidRPr="10853FB9">
        <w:rPr>
          <w:rFonts w:eastAsiaTheme="minorEastAsia"/>
        </w:rPr>
        <w:t xml:space="preserve"> in </w:t>
      </w:r>
      <w:r w:rsidRPr="10853FB9">
        <w:rPr>
          <w:rFonts w:ascii="Courier New" w:eastAsiaTheme="minorEastAsia" w:hAnsi="Courier New" w:cs="Courier New"/>
          <w:sz w:val="18"/>
          <w:szCs w:val="18"/>
        </w:rPr>
        <w:t>vendor/mediatek/proprietary/tinysys/adsp/license/prebuilt/(HIFI3 or HIFI5</w:t>
      </w:r>
      <w:r w:rsidR="001F51FC">
        <w:rPr>
          <w:rFonts w:ascii="Courier New" w:eastAsiaTheme="minorEastAsia" w:hAnsi="Courier New" w:cs="Courier New"/>
          <w:sz w:val="18"/>
          <w:szCs w:val="18"/>
        </w:rPr>
        <w:t xml:space="preserve"> or RV55</w:t>
      </w:r>
      <w:r w:rsidRPr="10853FB9">
        <w:rPr>
          <w:rFonts w:ascii="Courier New" w:eastAsiaTheme="minorEastAsia" w:hAnsi="Courier New" w:cs="Courier New"/>
          <w:sz w:val="18"/>
          <w:szCs w:val="18"/>
        </w:rPr>
        <w:t>)/3rd_party/aurisys/</w:t>
      </w:r>
    </w:p>
    <w:p w14:paraId="73C5D6DA" w14:textId="650BFB0E" w:rsidR="00415587" w:rsidRPr="00D1706E" w:rsidRDefault="10853FB9" w:rsidP="10853FB9">
      <w:pPr>
        <w:pStyle w:val="af0"/>
        <w:rPr>
          <w:rFonts w:eastAsiaTheme="minorEastAsia"/>
        </w:rPr>
      </w:pPr>
      <w:r w:rsidRPr="10853FB9">
        <w:rPr>
          <w:rFonts w:asciiTheme="minorHAnsi" w:eastAsiaTheme="minorEastAsia" w:hAnsiTheme="minorHAnsi" w:cstheme="minorBidi"/>
        </w:rPr>
        <w:t xml:space="preserve">And for </w:t>
      </w:r>
      <w:r w:rsidRPr="10853FB9">
        <w:rPr>
          <w:rFonts w:asciiTheme="minorHAnsi" w:eastAsiaTheme="minorEastAsia" w:hAnsiTheme="minorHAnsi" w:cstheme="minorBidi"/>
          <w:b/>
          <w:bCs/>
        </w:rPr>
        <w:t>SCP</w:t>
      </w:r>
      <w:r w:rsidRPr="10853FB9">
        <w:rPr>
          <w:rFonts w:ascii="Courier New" w:eastAsiaTheme="minorEastAsia" w:hAnsi="Courier New" w:cs="Courier New"/>
          <w:sz w:val="18"/>
          <w:szCs w:val="18"/>
        </w:rPr>
        <w:t xml:space="preserve"> in vendor/mediatek/proprietary/tinysys/private/middleware/aurisys/</w:t>
      </w:r>
    </w:p>
    <w:p w14:paraId="4208B412" w14:textId="77777777" w:rsidR="001B1EA1"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Put library processing code and static library here</w:t>
      </w:r>
    </w:p>
    <w:p w14:paraId="25078336" w14:textId="77777777" w:rsidR="00DC1BCA" w:rsidRDefault="10853FB9" w:rsidP="10853FB9">
      <w:pPr>
        <w:pStyle w:val="af0"/>
        <w:numPr>
          <w:ilvl w:val="0"/>
          <w:numId w:val="19"/>
        </w:numPr>
        <w:jc w:val="left"/>
        <w:rPr>
          <w:rFonts w:eastAsiaTheme="minorEastAsia"/>
        </w:rPr>
      </w:pPr>
      <w:r w:rsidRPr="10853FB9">
        <w:rPr>
          <w:rFonts w:eastAsiaTheme="minorEastAsia"/>
        </w:rPr>
        <w:t>In</w:t>
      </w:r>
    </w:p>
    <w:p w14:paraId="74CA260B" w14:textId="386F6878" w:rsidR="00DC1BCA" w:rsidRPr="00DC1BCA" w:rsidRDefault="10853FB9" w:rsidP="00732398">
      <w:pPr>
        <w:pStyle w:val="af0"/>
        <w:numPr>
          <w:ilvl w:val="1"/>
          <w:numId w:val="30"/>
        </w:numPr>
        <w:jc w:val="left"/>
        <w:rPr>
          <w:rFonts w:eastAsiaTheme="minorEastAsia"/>
        </w:rPr>
      </w:pPr>
      <w:r w:rsidRPr="10853FB9">
        <w:rPr>
          <w:rFonts w:ascii="Courier New" w:eastAsiaTheme="minorEastAsia" w:hAnsi="Courier New" w:cs="Courier New"/>
          <w:sz w:val="18"/>
          <w:szCs w:val="18"/>
        </w:rPr>
        <w:t>vendor/mediatek/proprietary/tinysys/freertos/source/middleware/lib/aurisys/interface</w:t>
      </w:r>
    </w:p>
    <w:p w14:paraId="62F0E450" w14:textId="15A1A1D5" w:rsidR="001B1EA1" w:rsidRPr="00D1706E" w:rsidRDefault="10853FB9" w:rsidP="00732398">
      <w:pPr>
        <w:pStyle w:val="af0"/>
        <w:numPr>
          <w:ilvl w:val="1"/>
          <w:numId w:val="30"/>
        </w:numPr>
        <w:jc w:val="left"/>
        <w:rPr>
          <w:rFonts w:eastAsiaTheme="minorEastAsia"/>
        </w:rPr>
      </w:pPr>
      <w:r w:rsidRPr="10853FB9">
        <w:rPr>
          <w:rFonts w:ascii="Courier New" w:eastAsiaTheme="minorEastAsia" w:hAnsi="Courier New" w:cs="Courier New"/>
          <w:sz w:val="18"/>
          <w:szCs w:val="18"/>
        </w:rPr>
        <w:t>vendor/mediatek/ proprietary/tinysys/common/drivers/audio/aurisys/interface</w:t>
      </w:r>
    </w:p>
    <w:p w14:paraId="4E73BFBB" w14:textId="77777777" w:rsidR="001B1EA1"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Add below code in</w:t>
      </w:r>
      <w:r w:rsidRPr="10853FB9">
        <w:rPr>
          <w:rFonts w:ascii="Courier New" w:eastAsiaTheme="minorEastAsia" w:hAnsi="Courier New" w:cs="Courier New"/>
          <w:sz w:val="18"/>
          <w:szCs w:val="18"/>
        </w:rPr>
        <w:t xml:space="preserve"> arsi_library_entry_points.h</w:t>
      </w:r>
    </w:p>
    <w:p w14:paraId="498F4DA3" w14:textId="77777777" w:rsidR="001B1EA1" w:rsidRPr="009341C1" w:rsidRDefault="10853FB9" w:rsidP="10853FB9">
      <w:pPr>
        <w:pStyle w:val="af0"/>
        <w:rPr>
          <w:rFonts w:eastAsiaTheme="minorEastAsia"/>
          <w:i/>
          <w:iCs/>
          <w:color w:val="00B050"/>
        </w:rPr>
      </w:pPr>
      <w:r w:rsidRPr="10853FB9">
        <w:rPr>
          <w:rFonts w:eastAsiaTheme="minorEastAsia"/>
          <w:i/>
          <w:iCs/>
          <w:color w:val="00B050"/>
        </w:rPr>
        <w:t>void foobar_arsi_assign_lib_fp(AurisysLibInterface *lib); //for declaration</w:t>
      </w:r>
    </w:p>
    <w:p w14:paraId="19A244DA" w14:textId="77777777" w:rsidR="001B1EA1" w:rsidRDefault="10853FB9" w:rsidP="10853FB9">
      <w:pPr>
        <w:pStyle w:val="af0"/>
        <w:rPr>
          <w:rFonts w:eastAsiaTheme="minorEastAsia"/>
        </w:rPr>
      </w:pPr>
      <w:r w:rsidRPr="10853FB9">
        <w:rPr>
          <w:rFonts w:eastAsiaTheme="minorEastAsia"/>
        </w:rPr>
        <w:t xml:space="preserve">In </w:t>
      </w:r>
      <w:r w:rsidRPr="10853FB9">
        <w:rPr>
          <w:rFonts w:eastAsiaTheme="minorEastAsia"/>
          <w:b/>
          <w:bCs/>
        </w:rPr>
        <w:t>AURISYS_LINK_LIB_NAME_TO_API</w:t>
      </w:r>
      <w:r w:rsidRPr="10853FB9">
        <w:rPr>
          <w:rFonts w:eastAsiaTheme="minorEastAsia"/>
        </w:rPr>
        <w:t xml:space="preserve"> add:</w:t>
      </w:r>
    </w:p>
    <w:p w14:paraId="0138227C" w14:textId="77777777" w:rsidR="001B1EA1" w:rsidRPr="009341C1" w:rsidRDefault="10853FB9" w:rsidP="10853FB9">
      <w:pPr>
        <w:pStyle w:val="af0"/>
        <w:rPr>
          <w:rFonts w:eastAsiaTheme="minorEastAsia"/>
          <w:i/>
          <w:iCs/>
          <w:color w:val="00B050"/>
        </w:rPr>
      </w:pPr>
      <w:r w:rsidRPr="10853FB9">
        <w:rPr>
          <w:rFonts w:eastAsiaTheme="minorEastAsia"/>
          <w:i/>
          <w:iCs/>
          <w:color w:val="00B050"/>
        </w:rPr>
        <w:t>} else if (!strcmp(name, "foo_bar")) {\</w:t>
      </w:r>
    </w:p>
    <w:p w14:paraId="618FA6DE" w14:textId="77777777" w:rsidR="001B1EA1" w:rsidRPr="009341C1" w:rsidRDefault="001B1EA1" w:rsidP="10853FB9">
      <w:pPr>
        <w:pStyle w:val="af0"/>
        <w:rPr>
          <w:rFonts w:eastAsiaTheme="minorEastAsia"/>
          <w:i/>
          <w:iCs/>
          <w:color w:val="00B050"/>
        </w:rPr>
      </w:pPr>
      <w:r w:rsidRPr="009341C1">
        <w:rPr>
          <w:rFonts w:eastAsiaTheme="minorEastAsia"/>
          <w:i/>
          <w:color w:val="00B050"/>
        </w:rPr>
        <w:tab/>
      </w:r>
      <w:r w:rsidRPr="10853FB9">
        <w:rPr>
          <w:rFonts w:eastAsiaTheme="minorEastAsia"/>
          <w:i/>
          <w:iCs/>
          <w:color w:val="00B050"/>
        </w:rPr>
        <w:t>foobar_arsi_assign_lib_fp(api); \</w:t>
      </w:r>
    </w:p>
    <w:p w14:paraId="5F0178DA" w14:textId="77777777" w:rsidR="001B1EA1" w:rsidRDefault="10853FB9" w:rsidP="10853FB9">
      <w:pPr>
        <w:pStyle w:val="af0"/>
        <w:rPr>
          <w:rFonts w:eastAsiaTheme="minorEastAsia"/>
          <w:i/>
          <w:iCs/>
          <w:color w:val="00B050"/>
        </w:rPr>
      </w:pPr>
      <w:r w:rsidRPr="10853FB9">
        <w:rPr>
          <w:rFonts w:eastAsiaTheme="minorEastAsia"/>
          <w:i/>
          <w:iCs/>
          <w:color w:val="00B050"/>
        </w:rPr>
        <w:t>} /</w:t>
      </w:r>
    </w:p>
    <w:p w14:paraId="56861F35" w14:textId="05A72714" w:rsidR="001B1EA1" w:rsidRPr="000C1307" w:rsidRDefault="10853FB9" w:rsidP="10853FB9">
      <w:pPr>
        <w:pStyle w:val="af0"/>
        <w:numPr>
          <w:ilvl w:val="0"/>
          <w:numId w:val="19"/>
        </w:numPr>
        <w:rPr>
          <w:rFonts w:eastAsiaTheme="minorEastAsia"/>
        </w:rPr>
      </w:pPr>
      <w:r w:rsidRPr="10853FB9">
        <w:rPr>
          <w:rFonts w:eastAsiaTheme="minorEastAsia"/>
        </w:rPr>
        <w:t xml:space="preserve">For </w:t>
      </w:r>
      <w:r w:rsidR="001F51FC">
        <w:rPr>
          <w:rFonts w:eastAsiaTheme="minorEastAsia"/>
          <w:b/>
          <w:bCs/>
        </w:rPr>
        <w:t xml:space="preserve">Cadence HiFi DSP </w:t>
      </w:r>
      <w:r w:rsidR="001F51FC" w:rsidRPr="0039545E">
        <w:rPr>
          <w:rFonts w:eastAsiaTheme="minorEastAsia"/>
        </w:rPr>
        <w:t xml:space="preserve">and </w:t>
      </w:r>
      <w:r w:rsidR="001F51FC">
        <w:rPr>
          <w:rFonts w:eastAsiaTheme="minorEastAsia"/>
          <w:b/>
          <w:bCs/>
        </w:rPr>
        <w:t>MTK In-house RV DSP (Standalone ADSP)</w:t>
      </w:r>
      <w:r w:rsidRPr="10853FB9">
        <w:rPr>
          <w:rFonts w:eastAsiaTheme="minorEastAsia"/>
        </w:rPr>
        <w:t xml:space="preserve"> In </w:t>
      </w:r>
      <w:r w:rsidRPr="10853FB9">
        <w:rPr>
          <w:rFonts w:asciiTheme="minorHAnsi" w:eastAsiaTheme="minorEastAsia" w:hAnsiTheme="minorHAnsi" w:cstheme="minorBidi"/>
          <w:b/>
          <w:bCs/>
          <w:sz w:val="18"/>
          <w:szCs w:val="18"/>
        </w:rPr>
        <w:t>platform.mk</w:t>
      </w:r>
      <w:r w:rsidRPr="10853FB9">
        <w:rPr>
          <w:rFonts w:asciiTheme="minorHAnsi" w:eastAsiaTheme="minorEastAsia" w:hAnsiTheme="minorHAnsi" w:cstheme="minorBidi"/>
          <w:sz w:val="18"/>
          <w:szCs w:val="18"/>
        </w:rPr>
        <w:t>, add</w:t>
      </w:r>
    </w:p>
    <w:p w14:paraId="72681030" w14:textId="77777777" w:rsidR="001B1EA1" w:rsidRPr="000C1307" w:rsidRDefault="10853FB9" w:rsidP="10853FB9">
      <w:pPr>
        <w:pStyle w:val="af0"/>
        <w:jc w:val="left"/>
        <w:rPr>
          <w:rFonts w:eastAsiaTheme="minorEastAsia"/>
          <w:color w:val="00B050"/>
        </w:rPr>
      </w:pPr>
      <w:r w:rsidRPr="10853FB9">
        <w:rPr>
          <w:rFonts w:eastAsiaTheme="minorEastAsia"/>
          <w:color w:val="00B050"/>
        </w:rPr>
        <w:t>INCLUDES += $(THIRDPARTY_LIB_DIR)/aurisys/</w:t>
      </w:r>
      <w:r w:rsidRPr="10853FB9">
        <w:rPr>
          <w:rFonts w:eastAsiaTheme="minorEastAsia"/>
          <w:b/>
          <w:bCs/>
          <w:color w:val="00B050"/>
        </w:rPr>
        <w:t>libfoobar</w:t>
      </w:r>
      <w:r w:rsidRPr="10853FB9">
        <w:rPr>
          <w:rFonts w:eastAsiaTheme="minorEastAsia"/>
          <w:color w:val="00B050"/>
        </w:rPr>
        <w:t>/</w:t>
      </w:r>
    </w:p>
    <w:p w14:paraId="1D41FCC6" w14:textId="77777777" w:rsidR="001B1EA1" w:rsidRPr="000C1307" w:rsidRDefault="10853FB9" w:rsidP="10853FB9">
      <w:pPr>
        <w:pStyle w:val="af0"/>
        <w:jc w:val="left"/>
        <w:rPr>
          <w:rFonts w:eastAsiaTheme="minorEastAsia"/>
          <w:color w:val="00B050"/>
        </w:rPr>
      </w:pPr>
      <w:r w:rsidRPr="10853FB9">
        <w:rPr>
          <w:rFonts w:eastAsiaTheme="minorEastAsia"/>
          <w:color w:val="00B050"/>
        </w:rPr>
        <w:t>C_FILES += $(THIRDPARTY_LIB_DIR)/aurisys/</w:t>
      </w:r>
      <w:r w:rsidRPr="10853FB9">
        <w:rPr>
          <w:rFonts w:eastAsiaTheme="minorEastAsia"/>
          <w:i/>
          <w:iCs/>
          <w:color w:val="00B050"/>
        </w:rPr>
        <w:t>l</w:t>
      </w:r>
      <w:r w:rsidRPr="10853FB9">
        <w:rPr>
          <w:rFonts w:eastAsiaTheme="minorEastAsia"/>
          <w:b/>
          <w:bCs/>
          <w:i/>
          <w:iCs/>
          <w:color w:val="00B050"/>
        </w:rPr>
        <w:t>ibfoobar</w:t>
      </w:r>
      <w:r w:rsidRPr="10853FB9">
        <w:rPr>
          <w:rFonts w:eastAsiaTheme="minorEastAsia"/>
          <w:color w:val="00B050"/>
        </w:rPr>
        <w:t>/</w:t>
      </w:r>
      <w:r w:rsidRPr="10853FB9">
        <w:rPr>
          <w:rFonts w:eastAsiaTheme="minorEastAsia"/>
          <w:b/>
          <w:bCs/>
          <w:i/>
          <w:iCs/>
          <w:color w:val="00B050"/>
        </w:rPr>
        <w:t>aurisys_foo_bar_processing_lib.c</w:t>
      </w:r>
    </w:p>
    <w:p w14:paraId="078AEACF" w14:textId="568119E2" w:rsidR="001B1EA1" w:rsidRDefault="10853FB9" w:rsidP="10853FB9">
      <w:pPr>
        <w:pStyle w:val="af0"/>
        <w:jc w:val="left"/>
        <w:rPr>
          <w:rFonts w:eastAsiaTheme="minorEastAsia"/>
          <w:b/>
          <w:bCs/>
          <w:i/>
          <w:iCs/>
          <w:color w:val="00B050"/>
        </w:rPr>
      </w:pPr>
      <w:r w:rsidRPr="10853FB9">
        <w:rPr>
          <w:rFonts w:eastAsiaTheme="minorEastAsia"/>
          <w:color w:val="00B050"/>
        </w:rPr>
        <w:t>LIBFLAGS += -Wl,-L$(THIRDPARTY_LIB_DIR)/aurisys/</w:t>
      </w:r>
      <w:r w:rsidRPr="10853FB9">
        <w:rPr>
          <w:rFonts w:eastAsiaTheme="minorEastAsia"/>
          <w:b/>
          <w:bCs/>
          <w:i/>
          <w:iCs/>
          <w:color w:val="00B050"/>
        </w:rPr>
        <w:t>libfoobar</w:t>
      </w:r>
      <w:r w:rsidRPr="10853FB9">
        <w:rPr>
          <w:rFonts w:eastAsiaTheme="minorEastAsia"/>
          <w:color w:val="00B050"/>
        </w:rPr>
        <w:t xml:space="preserve"> -l</w:t>
      </w:r>
      <w:r w:rsidRPr="10853FB9">
        <w:rPr>
          <w:rFonts w:eastAsiaTheme="minorEastAsia"/>
          <w:b/>
          <w:bCs/>
          <w:i/>
          <w:iCs/>
          <w:color w:val="00B050"/>
        </w:rPr>
        <w:t>foobar</w:t>
      </w:r>
    </w:p>
    <w:p w14:paraId="31CAE5D1" w14:textId="2351A3D0" w:rsidR="009411BA" w:rsidRDefault="009411BA" w:rsidP="001B1EA1">
      <w:pPr>
        <w:pStyle w:val="af0"/>
        <w:jc w:val="left"/>
        <w:rPr>
          <w:rFonts w:eastAsiaTheme="minorEastAsia"/>
          <w:b/>
          <w:i/>
          <w:color w:val="00B050"/>
        </w:rPr>
      </w:pPr>
    </w:p>
    <w:p w14:paraId="0E061837" w14:textId="7892D3B3" w:rsidR="009411BA" w:rsidRDefault="10853FB9" w:rsidP="10853FB9">
      <w:pPr>
        <w:pStyle w:val="af0"/>
        <w:jc w:val="left"/>
        <w:rPr>
          <w:rFonts w:eastAsiaTheme="minorEastAsia"/>
        </w:rPr>
      </w:pPr>
      <w:r w:rsidRPr="10853FB9">
        <w:rPr>
          <w:rFonts w:eastAsiaTheme="minorEastAsia"/>
        </w:rPr>
        <w:t>And for</w:t>
      </w:r>
      <w:r w:rsidRPr="10853FB9">
        <w:rPr>
          <w:rFonts w:eastAsiaTheme="minorEastAsia"/>
          <w:b/>
          <w:bCs/>
        </w:rPr>
        <w:t xml:space="preserve"> </w:t>
      </w:r>
      <w:r w:rsidR="001F51FC">
        <w:rPr>
          <w:rFonts w:eastAsiaTheme="minorEastAsia"/>
          <w:b/>
          <w:bCs/>
        </w:rPr>
        <w:t xml:space="preserve">MTK In-house RV DSP (SCP/ADSP Co-subsys) </w:t>
      </w:r>
      <w:r w:rsidRPr="10853FB9">
        <w:rPr>
          <w:rFonts w:eastAsiaTheme="minorEastAsia"/>
        </w:rPr>
        <w:t xml:space="preserve">in </w:t>
      </w:r>
      <w:r w:rsidRPr="10853FB9">
        <w:rPr>
          <w:rFonts w:eastAsiaTheme="minorEastAsia"/>
          <w:b/>
          <w:bCs/>
        </w:rPr>
        <w:t>platform.mk</w:t>
      </w:r>
      <w:r w:rsidRPr="10853FB9">
        <w:rPr>
          <w:rFonts w:eastAsiaTheme="minorEastAsia"/>
        </w:rPr>
        <w:t>, add</w:t>
      </w:r>
    </w:p>
    <w:p w14:paraId="0CCC0AEE" w14:textId="39DC27D5" w:rsidR="009411BA" w:rsidRPr="000C1307" w:rsidRDefault="10853FB9" w:rsidP="10853FB9">
      <w:pPr>
        <w:pStyle w:val="af0"/>
        <w:jc w:val="left"/>
        <w:rPr>
          <w:rFonts w:eastAsiaTheme="minorEastAsia"/>
          <w:color w:val="00B050"/>
        </w:rPr>
      </w:pPr>
      <w:r w:rsidRPr="10853FB9">
        <w:rPr>
          <w:rFonts w:eastAsiaTheme="minorEastAsia"/>
          <w:color w:val="00B050"/>
        </w:rPr>
        <w:t>INCLUDES += $(PRIVATE_DIR)/middleware/aurisys/</w:t>
      </w:r>
      <w:r w:rsidRPr="10853FB9">
        <w:rPr>
          <w:rFonts w:eastAsiaTheme="minorEastAsia"/>
          <w:b/>
          <w:bCs/>
          <w:color w:val="00B050"/>
        </w:rPr>
        <w:t>libfoobar</w:t>
      </w:r>
      <w:r w:rsidRPr="10853FB9">
        <w:rPr>
          <w:rFonts w:eastAsiaTheme="minorEastAsia"/>
          <w:color w:val="00B050"/>
        </w:rPr>
        <w:t>/</w:t>
      </w:r>
    </w:p>
    <w:p w14:paraId="0ACBF214" w14:textId="741231DA" w:rsidR="009411BA" w:rsidRPr="000C1307" w:rsidRDefault="10853FB9" w:rsidP="10853FB9">
      <w:pPr>
        <w:pStyle w:val="af0"/>
        <w:jc w:val="left"/>
        <w:rPr>
          <w:rFonts w:eastAsiaTheme="minorEastAsia"/>
          <w:color w:val="00B050"/>
        </w:rPr>
      </w:pPr>
      <w:r w:rsidRPr="10853FB9">
        <w:rPr>
          <w:rFonts w:eastAsiaTheme="minorEastAsia"/>
          <w:color w:val="00B050"/>
        </w:rPr>
        <w:t>C_FILES += $(PRIVATE_DIR)/middleware/aurisys/</w:t>
      </w:r>
      <w:r w:rsidRPr="10853FB9">
        <w:rPr>
          <w:rFonts w:eastAsiaTheme="minorEastAsia"/>
          <w:i/>
          <w:iCs/>
          <w:color w:val="00B050"/>
        </w:rPr>
        <w:t>l</w:t>
      </w:r>
      <w:r w:rsidRPr="10853FB9">
        <w:rPr>
          <w:rFonts w:eastAsiaTheme="minorEastAsia"/>
          <w:b/>
          <w:bCs/>
          <w:i/>
          <w:iCs/>
          <w:color w:val="00B050"/>
        </w:rPr>
        <w:t>ibfoobar</w:t>
      </w:r>
      <w:r w:rsidRPr="10853FB9">
        <w:rPr>
          <w:rFonts w:eastAsiaTheme="minorEastAsia"/>
          <w:color w:val="00B050"/>
        </w:rPr>
        <w:t>/</w:t>
      </w:r>
      <w:r w:rsidRPr="10853FB9">
        <w:rPr>
          <w:rFonts w:eastAsiaTheme="minorEastAsia"/>
          <w:b/>
          <w:bCs/>
          <w:i/>
          <w:iCs/>
          <w:color w:val="00B050"/>
        </w:rPr>
        <w:t>aurisys_foo_bar_processing_lib.c</w:t>
      </w:r>
    </w:p>
    <w:p w14:paraId="4D12A3C9" w14:textId="6AB03E17" w:rsidR="009411BA" w:rsidRDefault="10853FB9" w:rsidP="10853FB9">
      <w:pPr>
        <w:pStyle w:val="af0"/>
        <w:jc w:val="left"/>
        <w:rPr>
          <w:rFonts w:eastAsiaTheme="minorEastAsia"/>
          <w:b/>
          <w:bCs/>
          <w:i/>
          <w:iCs/>
          <w:color w:val="00B050"/>
        </w:rPr>
      </w:pPr>
      <w:r w:rsidRPr="10853FB9">
        <w:rPr>
          <w:rFonts w:eastAsiaTheme="minorEastAsia"/>
          <w:color w:val="00B050"/>
        </w:rPr>
        <w:t>LIBFLAGS += -L$(PRIVATE_DIR)/middleware/aurisys/</w:t>
      </w:r>
      <w:r w:rsidRPr="10853FB9">
        <w:rPr>
          <w:rFonts w:eastAsiaTheme="minorEastAsia"/>
          <w:b/>
          <w:bCs/>
          <w:i/>
          <w:iCs/>
          <w:color w:val="00B050"/>
        </w:rPr>
        <w:t>libfoobar</w:t>
      </w:r>
      <w:r w:rsidRPr="10853FB9">
        <w:rPr>
          <w:rFonts w:eastAsiaTheme="minorEastAsia"/>
          <w:color w:val="00B050"/>
        </w:rPr>
        <w:t xml:space="preserve"> -l</w:t>
      </w:r>
      <w:r w:rsidRPr="10853FB9">
        <w:rPr>
          <w:rFonts w:eastAsiaTheme="minorEastAsia"/>
          <w:b/>
          <w:bCs/>
          <w:i/>
          <w:iCs/>
          <w:color w:val="00B050"/>
        </w:rPr>
        <w:t>foobar</w:t>
      </w:r>
    </w:p>
    <w:p w14:paraId="4CD987F0" w14:textId="33D06507" w:rsidR="009411BA" w:rsidRDefault="10853FB9" w:rsidP="10853FB9">
      <w:pPr>
        <w:pStyle w:val="af0"/>
        <w:numPr>
          <w:ilvl w:val="0"/>
          <w:numId w:val="19"/>
        </w:numPr>
        <w:jc w:val="left"/>
        <w:rPr>
          <w:rFonts w:eastAsiaTheme="minorEastAsia"/>
        </w:rPr>
      </w:pPr>
      <w:r w:rsidRPr="10853FB9">
        <w:rPr>
          <w:rFonts w:eastAsiaTheme="minorEastAsia"/>
        </w:rPr>
        <w:t>(</w:t>
      </w:r>
      <w:r w:rsidR="00AA6013">
        <w:rPr>
          <w:rFonts w:eastAsiaTheme="minorEastAsia"/>
          <w:b/>
          <w:bCs/>
        </w:rPr>
        <w:t>MTK In-house RV DSP (SCP/ADSP Co-subsys) only</w:t>
      </w:r>
      <w:r w:rsidRPr="10853FB9">
        <w:rPr>
          <w:rFonts w:eastAsiaTheme="minorEastAsia"/>
        </w:rPr>
        <w:t>) For SCP in cache_ld.h, add</w:t>
      </w:r>
    </w:p>
    <w:p w14:paraId="2DAD8B5F" w14:textId="5239AFDD" w:rsidR="004A697D" w:rsidRPr="005C771A" w:rsidRDefault="10853FB9" w:rsidP="10853FB9">
      <w:pPr>
        <w:pStyle w:val="af0"/>
        <w:jc w:val="left"/>
        <w:rPr>
          <w:rFonts w:eastAsiaTheme="minorEastAsia"/>
          <w:color w:val="00B050"/>
        </w:rPr>
      </w:pPr>
      <w:r w:rsidRPr="10853FB9">
        <w:rPr>
          <w:rFonts w:eastAsiaTheme="minorEastAsia"/>
          <w:color w:val="00B050"/>
        </w:rPr>
        <w:t>#define</w:t>
      </w:r>
      <w:r w:rsidRPr="10853FB9">
        <w:rPr>
          <w:rFonts w:eastAsiaTheme="minorEastAsia"/>
          <w:b/>
          <w:bCs/>
          <w:color w:val="00B050"/>
        </w:rPr>
        <w:t xml:space="preserve"> CACHE_FOOENH_TEXT</w:t>
      </w:r>
      <w:r w:rsidRPr="10853FB9">
        <w:rPr>
          <w:rFonts w:eastAsiaTheme="minorEastAsia"/>
          <w:color w:val="00B050"/>
        </w:rPr>
        <w:t xml:space="preserve"> \</w:t>
      </w:r>
    </w:p>
    <w:p w14:paraId="75C87FFF" w14:textId="6A1D24E6" w:rsidR="004A697D" w:rsidRPr="005C771A" w:rsidRDefault="10853FB9" w:rsidP="10853FB9">
      <w:pPr>
        <w:pStyle w:val="af0"/>
        <w:jc w:val="left"/>
        <w:rPr>
          <w:rFonts w:eastAsiaTheme="minorEastAsia"/>
          <w:color w:val="00B050"/>
        </w:rPr>
      </w:pPr>
      <w:r w:rsidRPr="10853FB9">
        <w:rPr>
          <w:rFonts w:eastAsiaTheme="minorEastAsia"/>
          <w:color w:val="00B050"/>
        </w:rPr>
        <w:t xml:space="preserve">       </w:t>
      </w:r>
      <w:r w:rsidRPr="10853FB9">
        <w:rPr>
          <w:rFonts w:eastAsiaTheme="minorEastAsia"/>
          <w:b/>
          <w:bCs/>
          <w:color w:val="00B050"/>
        </w:rPr>
        <w:t xml:space="preserve"> ?*/../private/middleware/aurisys/libfooobar/libfoobar_processing.a</w:t>
      </w:r>
      <w:r w:rsidRPr="10853FB9">
        <w:rPr>
          <w:rFonts w:eastAsiaTheme="minorEastAsia"/>
          <w:color w:val="00B050"/>
        </w:rPr>
        <w:t>:*.o$(ENH_TEXT_SECTIONS)</w:t>
      </w:r>
    </w:p>
    <w:p w14:paraId="54109BF5" w14:textId="6075B7EA" w:rsidR="004A697D" w:rsidRPr="005C771A" w:rsidRDefault="10853FB9" w:rsidP="10853FB9">
      <w:pPr>
        <w:pStyle w:val="af0"/>
        <w:jc w:val="left"/>
        <w:rPr>
          <w:rFonts w:eastAsiaTheme="minorEastAsia"/>
          <w:color w:val="00B050"/>
        </w:rPr>
      </w:pPr>
      <w:r w:rsidRPr="10853FB9">
        <w:rPr>
          <w:rFonts w:eastAsiaTheme="minorEastAsia"/>
          <w:color w:val="00B050"/>
        </w:rPr>
        <w:t>#define CACHE_FOOENH_DATA \</w:t>
      </w:r>
    </w:p>
    <w:p w14:paraId="36A6B641" w14:textId="12D39D46" w:rsidR="004A697D" w:rsidRPr="005C771A" w:rsidRDefault="10853FB9" w:rsidP="10853FB9">
      <w:pPr>
        <w:pStyle w:val="af0"/>
        <w:jc w:val="left"/>
        <w:rPr>
          <w:rFonts w:eastAsiaTheme="minorEastAsia"/>
          <w:color w:val="00B050"/>
        </w:rPr>
      </w:pPr>
      <w:r w:rsidRPr="10853FB9">
        <w:rPr>
          <w:rFonts w:eastAsiaTheme="minorEastAsia"/>
          <w:color w:val="00B050"/>
        </w:rPr>
        <w:lastRenderedPageBreak/>
        <w:t xml:space="preserve">        </w:t>
      </w:r>
      <w:r w:rsidRPr="10853FB9">
        <w:rPr>
          <w:rFonts w:eastAsiaTheme="minorEastAsia"/>
          <w:b/>
          <w:bCs/>
          <w:color w:val="00B050"/>
        </w:rPr>
        <w:t>?*/../private/middleware/aurisys/libfooobar/libfoobar_processing.a</w:t>
      </w:r>
      <w:r w:rsidRPr="10853FB9">
        <w:rPr>
          <w:rFonts w:eastAsiaTheme="minorEastAsia"/>
          <w:color w:val="00B050"/>
        </w:rPr>
        <w:t>:*.o$(ENH_DATA_SECTIONS)</w:t>
      </w:r>
    </w:p>
    <w:p w14:paraId="775EC77C" w14:textId="77777777" w:rsidR="001B1EA1" w:rsidRDefault="10853FB9" w:rsidP="00C81149">
      <w:pPr>
        <w:pStyle w:val="3"/>
      </w:pPr>
      <w:bookmarkStart w:id="117" w:name="_Toc229437622"/>
      <w:r>
        <w:t>Aurisys Config</w:t>
      </w:r>
      <w:bookmarkEnd w:id="117"/>
    </w:p>
    <w:p w14:paraId="7704F20D" w14:textId="43801313" w:rsidR="00683969" w:rsidRPr="00683969" w:rsidRDefault="00683969" w:rsidP="00732398">
      <w:pPr>
        <w:pStyle w:val="af0"/>
        <w:numPr>
          <w:ilvl w:val="0"/>
          <w:numId w:val="39"/>
        </w:numPr>
      </w:pPr>
      <w:r>
        <w:rPr>
          <w:rFonts w:eastAsiaTheme="minorEastAsia"/>
        </w:rPr>
        <w:t>Before Android W:</w:t>
      </w:r>
    </w:p>
    <w:tbl>
      <w:tblPr>
        <w:tblStyle w:val="21"/>
        <w:tblW w:w="9093" w:type="dxa"/>
        <w:jc w:val="center"/>
        <w:tblLayout w:type="fixed"/>
        <w:tblLook w:val="04A0" w:firstRow="1" w:lastRow="0" w:firstColumn="1" w:lastColumn="0" w:noHBand="0" w:noVBand="1"/>
      </w:tblPr>
      <w:tblGrid>
        <w:gridCol w:w="3861"/>
        <w:gridCol w:w="2409"/>
        <w:gridCol w:w="2823"/>
      </w:tblGrid>
      <w:tr w:rsidR="001B1EA1" w:rsidRPr="002E0FED" w14:paraId="719C96EC" w14:textId="77777777" w:rsidTr="10853FB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3861" w:type="dxa"/>
            <w:tcBorders>
              <w:top w:val="single" w:sz="12" w:space="0" w:color="auto"/>
              <w:bottom w:val="double" w:sz="4" w:space="0" w:color="auto"/>
            </w:tcBorders>
            <w:hideMark/>
          </w:tcPr>
          <w:p w14:paraId="0A17DA69" w14:textId="77777777" w:rsidR="001B1EA1" w:rsidRPr="00DC1BCA" w:rsidRDefault="001B1EA1" w:rsidP="10853FB9">
            <w:pPr>
              <w:adjustRightInd/>
              <w:snapToGrid/>
              <w:spacing w:before="0" w:after="0"/>
              <w:jc w:val="center"/>
              <w:rPr>
                <w:rFonts w:eastAsia="新細明體" w:cs="Calibri"/>
              </w:rPr>
            </w:pPr>
            <w:r w:rsidRPr="10853FB9">
              <w:rPr>
                <w:rFonts w:eastAsia="新細明體" w:cs="Calibri"/>
                <w:kern w:val="0"/>
              </w:rPr>
              <w:t>Path</w:t>
            </w:r>
          </w:p>
        </w:tc>
        <w:tc>
          <w:tcPr>
            <w:tcW w:w="2409" w:type="dxa"/>
            <w:tcBorders>
              <w:top w:val="single" w:sz="12" w:space="0" w:color="auto"/>
              <w:bottom w:val="double" w:sz="4" w:space="0" w:color="auto"/>
            </w:tcBorders>
          </w:tcPr>
          <w:p w14:paraId="50229315" w14:textId="77777777" w:rsidR="001B1EA1" w:rsidRPr="00DC1BCA"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2823" w:type="dxa"/>
            <w:tcBorders>
              <w:top w:val="single" w:sz="12" w:space="0" w:color="auto"/>
              <w:bottom w:val="double" w:sz="4" w:space="0" w:color="auto"/>
            </w:tcBorders>
            <w:hideMark/>
          </w:tcPr>
          <w:p w14:paraId="59717B86" w14:textId="77777777" w:rsidR="001B1EA1" w:rsidRPr="00DC1BCA" w:rsidRDefault="001B1EA1"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1B1EA1" w:rsidRPr="002E0FED" w14:paraId="64F43696" w14:textId="77777777" w:rsidTr="10853FB9">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3861" w:type="dxa"/>
            <w:tcBorders>
              <w:top w:val="double" w:sz="4" w:space="0" w:color="auto"/>
            </w:tcBorders>
            <w:hideMark/>
          </w:tcPr>
          <w:p w14:paraId="1F56D45F" w14:textId="77777777" w:rsidR="001B1EA1" w:rsidRPr="00DC1BCA" w:rsidRDefault="10853FB9" w:rsidP="10853FB9">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device/mediateksample/</w:t>
            </w:r>
            <w:r w:rsidRPr="10853FB9">
              <w:rPr>
                <w:rFonts w:ascii="Courier New" w:eastAsiaTheme="minorEastAsia" w:hAnsi="Courier New" w:cs="Courier New"/>
                <w:b w:val="0"/>
                <w:bCs w:val="0"/>
                <w:sz w:val="18"/>
                <w:szCs w:val="18"/>
              </w:rPr>
              <w:t>$project</w:t>
            </w:r>
          </w:p>
        </w:tc>
        <w:tc>
          <w:tcPr>
            <w:tcW w:w="2409" w:type="dxa"/>
            <w:vMerge w:val="restart"/>
            <w:tcBorders>
              <w:top w:val="double" w:sz="4" w:space="0" w:color="auto"/>
            </w:tcBorders>
            <w:vAlign w:val="center"/>
          </w:tcPr>
          <w:p w14:paraId="611E0512" w14:textId="77777777" w:rsidR="001B1EA1" w:rsidRPr="002E0FED" w:rsidRDefault="001B1EA1"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aurisys_config_hifi3.xml</w:t>
            </w:r>
          </w:p>
        </w:tc>
        <w:tc>
          <w:tcPr>
            <w:tcW w:w="2823" w:type="dxa"/>
            <w:vMerge w:val="restart"/>
            <w:tcBorders>
              <w:top w:val="double" w:sz="4" w:space="0" w:color="auto"/>
            </w:tcBorders>
            <w:vAlign w:val="center"/>
            <w:hideMark/>
          </w:tcPr>
          <w:p w14:paraId="57B56518" w14:textId="46D83140" w:rsidR="001B1EA1" w:rsidRPr="002E0FED" w:rsidRDefault="001B1EA1"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Aurisys config xml</w:t>
            </w:r>
            <w:r w:rsidR="00803F47" w:rsidRPr="10853FB9">
              <w:rPr>
                <w:rFonts w:eastAsia="新細明體" w:cs="Calibri"/>
                <w:kern w:val="0"/>
              </w:rPr>
              <w:t xml:space="preserve"> for </w:t>
            </w:r>
            <w:r w:rsidR="00803F47" w:rsidRPr="10853FB9">
              <w:rPr>
                <w:rFonts w:eastAsia="新細明體" w:cs="Calibri"/>
                <w:b/>
                <w:bCs/>
                <w:kern w:val="0"/>
              </w:rPr>
              <w:t>ADSP</w:t>
            </w:r>
          </w:p>
        </w:tc>
      </w:tr>
      <w:tr w:rsidR="001B1EA1" w:rsidRPr="002E0FED" w14:paraId="7AE98F2A" w14:textId="77777777" w:rsidTr="10853FB9">
        <w:trPr>
          <w:trHeight w:val="183"/>
          <w:jc w:val="center"/>
        </w:trPr>
        <w:tc>
          <w:tcPr>
            <w:cnfStyle w:val="001000000000" w:firstRow="0" w:lastRow="0" w:firstColumn="1" w:lastColumn="0" w:oddVBand="0" w:evenVBand="0" w:oddHBand="0" w:evenHBand="0" w:firstRowFirstColumn="0" w:firstRowLastColumn="0" w:lastRowFirstColumn="0" w:lastRowLastColumn="0"/>
            <w:tcW w:w="3861" w:type="dxa"/>
          </w:tcPr>
          <w:p w14:paraId="07DF15C7" w14:textId="77777777" w:rsidR="001B1EA1" w:rsidRPr="00DC1BCA"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device/mediatekprojects/</w:t>
            </w:r>
            <w:r w:rsidRPr="10853FB9">
              <w:rPr>
                <w:rFonts w:ascii="Courier New" w:eastAsiaTheme="minorEastAsia" w:hAnsi="Courier New" w:cs="Courier New"/>
                <w:b w:val="0"/>
                <w:bCs w:val="0"/>
                <w:sz w:val="18"/>
                <w:szCs w:val="18"/>
              </w:rPr>
              <w:t>$project</w:t>
            </w:r>
          </w:p>
        </w:tc>
        <w:tc>
          <w:tcPr>
            <w:tcW w:w="2409" w:type="dxa"/>
            <w:vMerge/>
            <w:vAlign w:val="center"/>
          </w:tcPr>
          <w:p w14:paraId="14531B62" w14:textId="77777777" w:rsidR="001B1EA1" w:rsidRPr="00D13B42" w:rsidRDefault="001B1EA1" w:rsidP="00803F47">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c>
          <w:tcPr>
            <w:tcW w:w="2823" w:type="dxa"/>
            <w:vMerge/>
            <w:vAlign w:val="center"/>
          </w:tcPr>
          <w:p w14:paraId="534E38E5" w14:textId="77777777" w:rsidR="001B1EA1" w:rsidRDefault="001B1EA1" w:rsidP="00803F47">
            <w:pPr>
              <w:adjustRightInd/>
              <w:snapToGrid/>
              <w:spacing w:before="0" w:after="0"/>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r>
      <w:tr w:rsidR="001B1EA1" w:rsidRPr="002E0FED" w14:paraId="437BA9F4" w14:textId="77777777" w:rsidTr="10853FB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861" w:type="dxa"/>
          </w:tcPr>
          <w:p w14:paraId="6D2646A0" w14:textId="77777777" w:rsidR="001B1EA1" w:rsidRPr="00DC1BCA"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device/mediatek/</w:t>
            </w:r>
            <w:r w:rsidRPr="10853FB9">
              <w:rPr>
                <w:rFonts w:ascii="Courier New" w:eastAsiaTheme="minorEastAsia" w:hAnsi="Courier New" w:cs="Courier New"/>
                <w:b w:val="0"/>
                <w:bCs w:val="0"/>
                <w:sz w:val="18"/>
                <w:szCs w:val="18"/>
              </w:rPr>
              <w:t>$platform</w:t>
            </w:r>
          </w:p>
        </w:tc>
        <w:tc>
          <w:tcPr>
            <w:tcW w:w="2409" w:type="dxa"/>
            <w:vMerge w:val="restart"/>
            <w:vAlign w:val="center"/>
          </w:tcPr>
          <w:p w14:paraId="70705871" w14:textId="621CC5C5" w:rsidR="001B1EA1" w:rsidRPr="00D13B42" w:rsidRDefault="00803F47"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aurisys_config_rv.xml</w:t>
            </w:r>
          </w:p>
        </w:tc>
        <w:tc>
          <w:tcPr>
            <w:tcW w:w="2823" w:type="dxa"/>
            <w:vMerge w:val="restart"/>
            <w:vAlign w:val="center"/>
          </w:tcPr>
          <w:p w14:paraId="20FDCBAF" w14:textId="7CC6DA16" w:rsidR="001B1EA1" w:rsidRDefault="00803F47" w:rsidP="10853FB9">
            <w:pPr>
              <w:adjustRightInd/>
              <w:snapToGrid/>
              <w:spacing w:before="0" w:after="0"/>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 xml:space="preserve">Aurisys config xml for </w:t>
            </w:r>
            <w:r w:rsidRPr="10853FB9">
              <w:rPr>
                <w:rFonts w:eastAsia="新細明體" w:cs="Calibri"/>
                <w:b/>
                <w:bCs/>
                <w:kern w:val="0"/>
              </w:rPr>
              <w:t>SCP</w:t>
            </w:r>
          </w:p>
        </w:tc>
      </w:tr>
      <w:tr w:rsidR="001B1EA1" w:rsidRPr="002E0FED" w14:paraId="011051DB" w14:textId="77777777" w:rsidTr="10853FB9">
        <w:trPr>
          <w:trHeight w:val="250"/>
          <w:jc w:val="center"/>
        </w:trPr>
        <w:tc>
          <w:tcPr>
            <w:cnfStyle w:val="001000000000" w:firstRow="0" w:lastRow="0" w:firstColumn="1" w:lastColumn="0" w:oddVBand="0" w:evenVBand="0" w:oddHBand="0" w:evenHBand="0" w:firstRowFirstColumn="0" w:firstRowLastColumn="0" w:lastRowFirstColumn="0" w:lastRowLastColumn="0"/>
            <w:tcW w:w="3861" w:type="dxa"/>
            <w:tcBorders>
              <w:bottom w:val="single" w:sz="12" w:space="0" w:color="auto"/>
            </w:tcBorders>
          </w:tcPr>
          <w:p w14:paraId="7A33C403" w14:textId="77777777" w:rsidR="001B1EA1" w:rsidRPr="00DC1BCA"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vendor/mediatek/proprietary/external/aurisys</w:t>
            </w:r>
          </w:p>
        </w:tc>
        <w:tc>
          <w:tcPr>
            <w:tcW w:w="2409" w:type="dxa"/>
            <w:vMerge/>
            <w:tcBorders>
              <w:bottom w:val="single" w:sz="12" w:space="0" w:color="auto"/>
            </w:tcBorders>
          </w:tcPr>
          <w:p w14:paraId="2EF3A725" w14:textId="77777777" w:rsidR="001B1EA1" w:rsidRPr="00D13B42" w:rsidRDefault="001B1EA1" w:rsidP="007537CE">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c>
          <w:tcPr>
            <w:tcW w:w="2823" w:type="dxa"/>
            <w:vMerge/>
            <w:tcBorders>
              <w:bottom w:val="single" w:sz="12" w:space="0" w:color="auto"/>
            </w:tcBorders>
          </w:tcPr>
          <w:p w14:paraId="545FFA40" w14:textId="77777777" w:rsidR="001B1EA1" w:rsidRDefault="001B1EA1" w:rsidP="007537C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r>
    </w:tbl>
    <w:p w14:paraId="3B84632F" w14:textId="77777777" w:rsidR="00683969" w:rsidRDefault="00683969" w:rsidP="00732398">
      <w:pPr>
        <w:pStyle w:val="af0"/>
        <w:numPr>
          <w:ilvl w:val="0"/>
          <w:numId w:val="39"/>
        </w:numPr>
        <w:rPr>
          <w:rFonts w:asciiTheme="minorHAnsi" w:eastAsiaTheme="minorEastAsia" w:hAnsiTheme="minorHAnsi" w:cstheme="minorBidi"/>
        </w:rPr>
      </w:pPr>
      <w:r>
        <w:rPr>
          <w:rFonts w:asciiTheme="minorHAnsi" w:eastAsiaTheme="minorEastAsia" w:hAnsiTheme="minorHAnsi" w:cstheme="minorBidi"/>
        </w:rPr>
        <w:t>After Android W (start from DX5 platform):</w:t>
      </w:r>
    </w:p>
    <w:tbl>
      <w:tblPr>
        <w:tblStyle w:val="21"/>
        <w:tblW w:w="9090" w:type="dxa"/>
        <w:jc w:val="center"/>
        <w:tblLayout w:type="fixed"/>
        <w:tblLook w:val="04A0" w:firstRow="1" w:lastRow="0" w:firstColumn="1" w:lastColumn="0" w:noHBand="0" w:noVBand="1"/>
      </w:tblPr>
      <w:tblGrid>
        <w:gridCol w:w="3860"/>
        <w:gridCol w:w="2408"/>
        <w:gridCol w:w="2822"/>
      </w:tblGrid>
      <w:tr w:rsidR="00683969" w14:paraId="5BF180DE" w14:textId="77777777" w:rsidTr="0068396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3860" w:type="dxa"/>
            <w:tcBorders>
              <w:top w:val="single" w:sz="12" w:space="0" w:color="auto"/>
              <w:left w:val="nil"/>
              <w:bottom w:val="double" w:sz="4" w:space="0" w:color="auto"/>
              <w:right w:val="nil"/>
            </w:tcBorders>
            <w:hideMark/>
          </w:tcPr>
          <w:p w14:paraId="3D1DC69F" w14:textId="77777777" w:rsidR="00683969" w:rsidRDefault="00683969">
            <w:pPr>
              <w:adjustRightInd/>
              <w:snapToGrid/>
              <w:spacing w:before="0" w:after="0"/>
              <w:jc w:val="center"/>
              <w:rPr>
                <w:rFonts w:eastAsia="新細明體" w:cs="Calibri"/>
              </w:rPr>
            </w:pPr>
            <w:r>
              <w:rPr>
                <w:rFonts w:eastAsia="新細明體" w:cs="Calibri"/>
                <w:kern w:val="0"/>
              </w:rPr>
              <w:t>Path</w:t>
            </w:r>
          </w:p>
        </w:tc>
        <w:tc>
          <w:tcPr>
            <w:tcW w:w="2408" w:type="dxa"/>
            <w:tcBorders>
              <w:top w:val="single" w:sz="12" w:space="0" w:color="auto"/>
              <w:left w:val="nil"/>
              <w:bottom w:val="double" w:sz="4" w:space="0" w:color="auto"/>
              <w:right w:val="nil"/>
            </w:tcBorders>
            <w:hideMark/>
          </w:tcPr>
          <w:p w14:paraId="3A59A3C5" w14:textId="77777777" w:rsidR="00683969" w:rsidRDefault="0068396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File</w:t>
            </w:r>
          </w:p>
        </w:tc>
        <w:tc>
          <w:tcPr>
            <w:tcW w:w="2822" w:type="dxa"/>
            <w:tcBorders>
              <w:top w:val="single" w:sz="12" w:space="0" w:color="auto"/>
              <w:left w:val="nil"/>
              <w:bottom w:val="double" w:sz="4" w:space="0" w:color="auto"/>
              <w:right w:val="nil"/>
            </w:tcBorders>
            <w:hideMark/>
          </w:tcPr>
          <w:p w14:paraId="1BEC8686" w14:textId="77777777" w:rsidR="00683969" w:rsidRDefault="0068396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Description</w:t>
            </w:r>
          </w:p>
        </w:tc>
      </w:tr>
      <w:tr w:rsidR="00683969" w14:paraId="23D82B1F" w14:textId="77777777" w:rsidTr="00683969">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3860" w:type="dxa"/>
            <w:tcBorders>
              <w:top w:val="double" w:sz="4" w:space="0" w:color="auto"/>
              <w:left w:val="nil"/>
              <w:bottom w:val="single" w:sz="4" w:space="0" w:color="666666" w:themeColor="text1" w:themeTint="99"/>
              <w:right w:val="nil"/>
            </w:tcBorders>
            <w:hideMark/>
          </w:tcPr>
          <w:p w14:paraId="5AE9BBB5" w14:textId="77777777" w:rsidR="00683969" w:rsidRDefault="00683969">
            <w:pPr>
              <w:adjustRightInd/>
              <w:snapToGrid/>
              <w:spacing w:before="0" w:after="0"/>
              <w:jc w:val="left"/>
              <w:rPr>
                <w:rFonts w:eastAsia="新細明體" w:cs="Calibri"/>
                <w:b w:val="0"/>
                <w:bCs w:val="0"/>
              </w:rPr>
            </w:pPr>
            <w:r>
              <w:rPr>
                <w:rFonts w:asciiTheme="minorHAnsi" w:eastAsiaTheme="minorEastAsia" w:hAnsiTheme="minorHAnsi" w:cstheme="minorBidi"/>
                <w:b w:val="0"/>
                <w:bCs w:val="0"/>
                <w:sz w:val="18"/>
                <w:szCs w:val="18"/>
              </w:rPr>
              <w:t>device/mediateksample/</w:t>
            </w:r>
            <w:r>
              <w:rPr>
                <w:rFonts w:ascii="Courier New" w:eastAsiaTheme="minorEastAsia" w:hAnsi="Courier New" w:cs="Courier New"/>
                <w:b w:val="0"/>
                <w:bCs w:val="0"/>
                <w:sz w:val="18"/>
                <w:szCs w:val="18"/>
              </w:rPr>
              <w:t>$project</w:t>
            </w:r>
          </w:p>
        </w:tc>
        <w:tc>
          <w:tcPr>
            <w:tcW w:w="2408" w:type="dxa"/>
            <w:vMerge w:val="restart"/>
            <w:tcBorders>
              <w:top w:val="double" w:sz="4" w:space="0" w:color="auto"/>
              <w:left w:val="nil"/>
              <w:bottom w:val="single" w:sz="12" w:space="0" w:color="auto"/>
              <w:right w:val="nil"/>
            </w:tcBorders>
            <w:vAlign w:val="center"/>
            <w:hideMark/>
          </w:tcPr>
          <w:p w14:paraId="53D300A5" w14:textId="77777777" w:rsidR="00683969" w:rsidRDefault="0068396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aurisys_config_adsp.xml</w:t>
            </w:r>
          </w:p>
        </w:tc>
        <w:tc>
          <w:tcPr>
            <w:tcW w:w="2822" w:type="dxa"/>
            <w:vMerge w:val="restart"/>
            <w:tcBorders>
              <w:top w:val="double" w:sz="4" w:space="0" w:color="auto"/>
              <w:left w:val="nil"/>
              <w:bottom w:val="single" w:sz="12" w:space="0" w:color="auto"/>
              <w:right w:val="nil"/>
            </w:tcBorders>
            <w:vAlign w:val="center"/>
            <w:hideMark/>
          </w:tcPr>
          <w:p w14:paraId="60CC9760" w14:textId="77777777" w:rsidR="00683969" w:rsidRDefault="0068396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kern w:val="0"/>
              </w:rPr>
              <w:t xml:space="preserve">Aurisys config xml for </w:t>
            </w:r>
            <w:r>
              <w:rPr>
                <w:rFonts w:eastAsia="新細明體" w:cs="Calibri"/>
                <w:b/>
                <w:bCs/>
                <w:kern w:val="0"/>
              </w:rPr>
              <w:t>ADSP/SCP</w:t>
            </w:r>
          </w:p>
        </w:tc>
      </w:tr>
      <w:tr w:rsidR="00683969" w14:paraId="046430AD" w14:textId="77777777" w:rsidTr="00683969">
        <w:trPr>
          <w:trHeight w:val="183"/>
          <w:jc w:val="center"/>
        </w:trPr>
        <w:tc>
          <w:tcPr>
            <w:cnfStyle w:val="001000000000" w:firstRow="0" w:lastRow="0" w:firstColumn="1" w:lastColumn="0" w:oddVBand="0" w:evenVBand="0" w:oddHBand="0" w:evenHBand="0" w:firstRowFirstColumn="0" w:firstRowLastColumn="0" w:lastRowFirstColumn="0" w:lastRowLastColumn="0"/>
            <w:tcW w:w="3860" w:type="dxa"/>
            <w:tcBorders>
              <w:top w:val="single" w:sz="4" w:space="0" w:color="666666" w:themeColor="text1" w:themeTint="99"/>
              <w:left w:val="nil"/>
              <w:bottom w:val="single" w:sz="4" w:space="0" w:color="666666" w:themeColor="text1" w:themeTint="99"/>
              <w:right w:val="nil"/>
            </w:tcBorders>
            <w:hideMark/>
          </w:tcPr>
          <w:p w14:paraId="36FB17A8" w14:textId="77777777" w:rsidR="00683969" w:rsidRDefault="00683969">
            <w:pPr>
              <w:adjustRightInd/>
              <w:snapToGrid/>
              <w:spacing w:before="0" w:after="0"/>
              <w:jc w:val="left"/>
              <w:rPr>
                <w:rFonts w:asciiTheme="minorHAnsi" w:eastAsiaTheme="minorEastAsia" w:hAnsiTheme="minorHAnsi" w:cstheme="minorBidi"/>
                <w:b w:val="0"/>
                <w:bCs w:val="0"/>
                <w:sz w:val="18"/>
                <w:szCs w:val="18"/>
              </w:rPr>
            </w:pPr>
            <w:r>
              <w:rPr>
                <w:rFonts w:asciiTheme="minorHAnsi" w:eastAsiaTheme="minorEastAsia" w:hAnsiTheme="minorHAnsi" w:cstheme="minorBidi"/>
                <w:b w:val="0"/>
                <w:bCs w:val="0"/>
                <w:sz w:val="18"/>
                <w:szCs w:val="18"/>
              </w:rPr>
              <w:t>device/mediatekprojects/</w:t>
            </w:r>
            <w:r>
              <w:rPr>
                <w:rFonts w:ascii="Courier New" w:eastAsiaTheme="minorEastAsia" w:hAnsi="Courier New" w:cs="Courier New"/>
                <w:b w:val="0"/>
                <w:bCs w:val="0"/>
                <w:sz w:val="18"/>
                <w:szCs w:val="18"/>
              </w:rPr>
              <w:t>$project</w:t>
            </w:r>
          </w:p>
        </w:tc>
        <w:tc>
          <w:tcPr>
            <w:tcW w:w="2408" w:type="dxa"/>
            <w:vMerge/>
            <w:tcBorders>
              <w:top w:val="double" w:sz="4" w:space="0" w:color="auto"/>
              <w:left w:val="nil"/>
              <w:bottom w:val="single" w:sz="12" w:space="0" w:color="auto"/>
              <w:right w:val="nil"/>
            </w:tcBorders>
            <w:vAlign w:val="center"/>
            <w:hideMark/>
          </w:tcPr>
          <w:p w14:paraId="59C7683D" w14:textId="77777777" w:rsidR="00683969" w:rsidRDefault="0068396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新細明體" w:cs="Calibri"/>
              </w:rPr>
            </w:pPr>
          </w:p>
        </w:tc>
        <w:tc>
          <w:tcPr>
            <w:tcW w:w="2822" w:type="dxa"/>
            <w:vMerge/>
            <w:tcBorders>
              <w:top w:val="double" w:sz="4" w:space="0" w:color="auto"/>
              <w:left w:val="nil"/>
              <w:bottom w:val="single" w:sz="12" w:space="0" w:color="auto"/>
              <w:right w:val="nil"/>
            </w:tcBorders>
            <w:vAlign w:val="center"/>
            <w:hideMark/>
          </w:tcPr>
          <w:p w14:paraId="51F6CEB1" w14:textId="77777777" w:rsidR="00683969" w:rsidRDefault="0068396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新細明體" w:cs="Calibri"/>
              </w:rPr>
            </w:pPr>
          </w:p>
        </w:tc>
      </w:tr>
      <w:tr w:rsidR="00683969" w14:paraId="5A8F943A" w14:textId="77777777" w:rsidTr="0068396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860" w:type="dxa"/>
            <w:tcBorders>
              <w:top w:val="single" w:sz="4" w:space="0" w:color="666666" w:themeColor="text1" w:themeTint="99"/>
              <w:left w:val="nil"/>
              <w:bottom w:val="single" w:sz="4" w:space="0" w:color="666666" w:themeColor="text1" w:themeTint="99"/>
              <w:right w:val="nil"/>
            </w:tcBorders>
            <w:hideMark/>
          </w:tcPr>
          <w:p w14:paraId="12ABFE32" w14:textId="77777777" w:rsidR="00683969" w:rsidRDefault="00683969">
            <w:pPr>
              <w:adjustRightInd/>
              <w:snapToGrid/>
              <w:spacing w:before="0" w:after="0"/>
              <w:jc w:val="left"/>
              <w:rPr>
                <w:rFonts w:asciiTheme="minorHAnsi" w:eastAsiaTheme="minorEastAsia" w:hAnsiTheme="minorHAnsi" w:cstheme="minorBidi"/>
                <w:b w:val="0"/>
                <w:bCs w:val="0"/>
                <w:sz w:val="18"/>
                <w:szCs w:val="18"/>
              </w:rPr>
            </w:pPr>
            <w:r>
              <w:rPr>
                <w:rFonts w:asciiTheme="minorHAnsi" w:eastAsiaTheme="minorEastAsia" w:hAnsiTheme="minorHAnsi" w:cstheme="minorBidi"/>
                <w:b w:val="0"/>
                <w:bCs w:val="0"/>
                <w:sz w:val="18"/>
                <w:szCs w:val="18"/>
              </w:rPr>
              <w:t>device/mediatek/</w:t>
            </w:r>
            <w:r>
              <w:rPr>
                <w:rFonts w:ascii="Courier New" w:eastAsiaTheme="minorEastAsia" w:hAnsi="Courier New" w:cs="Courier New"/>
                <w:b w:val="0"/>
                <w:bCs w:val="0"/>
                <w:sz w:val="18"/>
                <w:szCs w:val="18"/>
              </w:rPr>
              <w:t>$platform</w:t>
            </w:r>
          </w:p>
        </w:tc>
        <w:tc>
          <w:tcPr>
            <w:tcW w:w="2408" w:type="dxa"/>
            <w:vMerge/>
            <w:tcBorders>
              <w:top w:val="double" w:sz="4" w:space="0" w:color="auto"/>
              <w:left w:val="nil"/>
              <w:bottom w:val="single" w:sz="12" w:space="0" w:color="auto"/>
              <w:right w:val="nil"/>
            </w:tcBorders>
            <w:vAlign w:val="center"/>
            <w:hideMark/>
          </w:tcPr>
          <w:p w14:paraId="6B43711E" w14:textId="77777777" w:rsidR="00683969" w:rsidRDefault="0068396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新細明體" w:cs="Calibri"/>
              </w:rPr>
            </w:pPr>
          </w:p>
        </w:tc>
        <w:tc>
          <w:tcPr>
            <w:tcW w:w="2822" w:type="dxa"/>
            <w:vMerge/>
            <w:tcBorders>
              <w:top w:val="double" w:sz="4" w:space="0" w:color="auto"/>
              <w:left w:val="nil"/>
              <w:bottom w:val="single" w:sz="12" w:space="0" w:color="auto"/>
              <w:right w:val="nil"/>
            </w:tcBorders>
            <w:vAlign w:val="center"/>
            <w:hideMark/>
          </w:tcPr>
          <w:p w14:paraId="15578B81" w14:textId="77777777" w:rsidR="00683969" w:rsidRDefault="00683969">
            <w:pPr>
              <w:adjustRightInd/>
              <w:snapToGrid/>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新細明體" w:cs="Calibri"/>
              </w:rPr>
            </w:pPr>
          </w:p>
        </w:tc>
      </w:tr>
      <w:tr w:rsidR="00683969" w14:paraId="01668132" w14:textId="77777777" w:rsidTr="00683969">
        <w:trPr>
          <w:trHeight w:val="250"/>
          <w:jc w:val="center"/>
        </w:trPr>
        <w:tc>
          <w:tcPr>
            <w:cnfStyle w:val="001000000000" w:firstRow="0" w:lastRow="0" w:firstColumn="1" w:lastColumn="0" w:oddVBand="0" w:evenVBand="0" w:oddHBand="0" w:evenHBand="0" w:firstRowFirstColumn="0" w:firstRowLastColumn="0" w:lastRowFirstColumn="0" w:lastRowLastColumn="0"/>
            <w:tcW w:w="3860" w:type="dxa"/>
            <w:tcBorders>
              <w:top w:val="single" w:sz="4" w:space="0" w:color="666666" w:themeColor="text1" w:themeTint="99"/>
              <w:left w:val="nil"/>
              <w:bottom w:val="single" w:sz="12" w:space="0" w:color="auto"/>
              <w:right w:val="nil"/>
            </w:tcBorders>
            <w:hideMark/>
          </w:tcPr>
          <w:p w14:paraId="51365008" w14:textId="77777777" w:rsidR="00683969" w:rsidRDefault="00683969">
            <w:pPr>
              <w:adjustRightInd/>
              <w:snapToGrid/>
              <w:spacing w:before="0" w:after="0"/>
              <w:jc w:val="left"/>
              <w:rPr>
                <w:rFonts w:asciiTheme="minorHAnsi" w:eastAsiaTheme="minorEastAsia" w:hAnsiTheme="minorHAnsi" w:cstheme="minorBidi"/>
                <w:b w:val="0"/>
                <w:bCs w:val="0"/>
                <w:sz w:val="18"/>
                <w:szCs w:val="18"/>
              </w:rPr>
            </w:pPr>
            <w:r>
              <w:rPr>
                <w:rFonts w:asciiTheme="minorHAnsi" w:eastAsiaTheme="minorEastAsia" w:hAnsiTheme="minorHAnsi" w:cstheme="minorBidi"/>
                <w:b w:val="0"/>
                <w:bCs w:val="0"/>
                <w:sz w:val="18"/>
                <w:szCs w:val="18"/>
              </w:rPr>
              <w:t>vendor/mediatek/proprietary/external/aurisys</w:t>
            </w:r>
          </w:p>
        </w:tc>
        <w:tc>
          <w:tcPr>
            <w:tcW w:w="2408" w:type="dxa"/>
            <w:vMerge/>
            <w:tcBorders>
              <w:top w:val="double" w:sz="4" w:space="0" w:color="auto"/>
              <w:left w:val="nil"/>
              <w:bottom w:val="single" w:sz="12" w:space="0" w:color="auto"/>
              <w:right w:val="nil"/>
            </w:tcBorders>
            <w:vAlign w:val="center"/>
            <w:hideMark/>
          </w:tcPr>
          <w:p w14:paraId="2BA93061" w14:textId="77777777" w:rsidR="00683969" w:rsidRDefault="0068396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新細明體" w:cs="Calibri"/>
              </w:rPr>
            </w:pPr>
          </w:p>
        </w:tc>
        <w:tc>
          <w:tcPr>
            <w:tcW w:w="2822" w:type="dxa"/>
            <w:vMerge/>
            <w:tcBorders>
              <w:top w:val="double" w:sz="4" w:space="0" w:color="auto"/>
              <w:left w:val="nil"/>
              <w:bottom w:val="single" w:sz="12" w:space="0" w:color="auto"/>
              <w:right w:val="nil"/>
            </w:tcBorders>
            <w:vAlign w:val="center"/>
            <w:hideMark/>
          </w:tcPr>
          <w:p w14:paraId="14B1BB2E" w14:textId="77777777" w:rsidR="00683969" w:rsidRDefault="00683969">
            <w:pPr>
              <w:adjustRightInd/>
              <w:snapToGrid/>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新細明體" w:cs="Calibri"/>
              </w:rPr>
            </w:pPr>
          </w:p>
        </w:tc>
      </w:tr>
    </w:tbl>
    <w:p w14:paraId="6A20E18C" w14:textId="039AACA8" w:rsidR="001B1EA1" w:rsidRPr="00F217FA" w:rsidRDefault="10853FB9" w:rsidP="10853FB9">
      <w:pPr>
        <w:pStyle w:val="af0"/>
        <w:numPr>
          <w:ilvl w:val="0"/>
          <w:numId w:val="20"/>
        </w:numPr>
        <w:rPr>
          <w:rFonts w:asciiTheme="minorHAnsi" w:eastAsiaTheme="minorEastAsia" w:hAnsiTheme="minorHAnsi" w:cstheme="minorBidi"/>
        </w:rPr>
      </w:pPr>
      <w:r w:rsidRPr="10853FB9">
        <w:rPr>
          <w:rFonts w:eastAsiaTheme="minorEastAsia"/>
        </w:rPr>
        <w:t xml:space="preserve">Aurisys </w:t>
      </w:r>
      <w:r w:rsidRPr="10853FB9">
        <w:rPr>
          <w:rFonts w:asciiTheme="minorHAnsi" w:eastAsiaTheme="minorEastAsia" w:hAnsiTheme="minorHAnsi" w:cstheme="minorBidi"/>
        </w:rPr>
        <w:t xml:space="preserve">config hierarchy: </w:t>
      </w:r>
    </w:p>
    <w:p w14:paraId="0A79B166" w14:textId="77777777" w:rsidR="001B1EA1"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device/mediatekprojects/</w:t>
      </w:r>
      <w:r w:rsidRPr="10853FB9">
        <w:rPr>
          <w:rFonts w:asciiTheme="minorHAnsi" w:eastAsiaTheme="minorEastAsia" w:hAnsiTheme="minorHAnsi" w:cstheme="minorBidi"/>
          <w:i/>
          <w:iCs/>
          <w:sz w:val="18"/>
          <w:szCs w:val="18"/>
        </w:rPr>
        <w:t>$project</w:t>
      </w:r>
      <w:r w:rsidRPr="10853FB9">
        <w:rPr>
          <w:rFonts w:asciiTheme="minorHAnsi" w:eastAsiaTheme="minorEastAsia" w:hAnsiTheme="minorHAnsi" w:cstheme="minorBidi"/>
          <w:sz w:val="18"/>
          <w:szCs w:val="18"/>
        </w:rPr>
        <w:t xml:space="preserve"> &gt; device/mediateksample/</w:t>
      </w:r>
      <w:r w:rsidRPr="10853FB9">
        <w:rPr>
          <w:rFonts w:asciiTheme="minorHAnsi" w:eastAsiaTheme="minorEastAsia" w:hAnsiTheme="minorHAnsi" w:cstheme="minorBidi"/>
          <w:i/>
          <w:iCs/>
          <w:sz w:val="18"/>
          <w:szCs w:val="18"/>
        </w:rPr>
        <w:t>$project</w:t>
      </w:r>
      <w:r w:rsidRPr="10853FB9">
        <w:rPr>
          <w:rFonts w:asciiTheme="minorHAnsi" w:eastAsiaTheme="minorEastAsia" w:hAnsiTheme="minorHAnsi" w:cstheme="minorBidi"/>
          <w:sz w:val="18"/>
          <w:szCs w:val="18"/>
        </w:rPr>
        <w:t xml:space="preserve"> &gt; device/mediatek/</w:t>
      </w:r>
      <w:r w:rsidRPr="10853FB9">
        <w:rPr>
          <w:rFonts w:asciiTheme="minorHAnsi" w:eastAsiaTheme="minorEastAsia" w:hAnsiTheme="minorHAnsi" w:cstheme="minorBidi"/>
          <w:i/>
          <w:iCs/>
          <w:sz w:val="18"/>
          <w:szCs w:val="18"/>
        </w:rPr>
        <w:t>$platform</w:t>
      </w:r>
      <w:r w:rsidRPr="10853FB9">
        <w:rPr>
          <w:rFonts w:asciiTheme="minorHAnsi" w:eastAsiaTheme="minorEastAsia" w:hAnsiTheme="minorHAnsi" w:cstheme="minorBidi"/>
          <w:sz w:val="18"/>
          <w:szCs w:val="18"/>
        </w:rPr>
        <w:t xml:space="preserve"> &gt; vendor/mediatek/proprietary/external/aurisys</w:t>
      </w:r>
    </w:p>
    <w:p w14:paraId="79974675" w14:textId="338F01C8" w:rsidR="001B1EA1" w:rsidRPr="00AC2A8C"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If any higher hierarchy folder contain aurisys</w:t>
      </w:r>
      <w:r w:rsidR="00683969">
        <w:rPr>
          <w:rFonts w:asciiTheme="minorHAnsi" w:eastAsiaTheme="minorEastAsia" w:hAnsiTheme="minorHAnsi" w:cstheme="minorBidi"/>
          <w:sz w:val="18"/>
          <w:szCs w:val="18"/>
        </w:rPr>
        <w:t xml:space="preserve"> </w:t>
      </w:r>
      <w:r w:rsidRPr="10853FB9">
        <w:rPr>
          <w:rFonts w:asciiTheme="minorHAnsi" w:eastAsiaTheme="minorEastAsia" w:hAnsiTheme="minorHAnsi" w:cstheme="minorBidi"/>
          <w:sz w:val="18"/>
          <w:szCs w:val="18"/>
        </w:rPr>
        <w:t>config</w:t>
      </w:r>
      <w:r w:rsidR="00683969">
        <w:rPr>
          <w:rFonts w:asciiTheme="minorHAnsi" w:eastAsiaTheme="minorEastAsia" w:hAnsiTheme="minorHAnsi" w:cstheme="minorBidi"/>
          <w:sz w:val="18"/>
          <w:szCs w:val="18"/>
        </w:rPr>
        <w:t xml:space="preserve"> x</w:t>
      </w:r>
      <w:r w:rsidRPr="10853FB9">
        <w:rPr>
          <w:rFonts w:asciiTheme="minorHAnsi" w:eastAsiaTheme="minorEastAsia" w:hAnsiTheme="minorHAnsi" w:cstheme="minorBidi"/>
          <w:sz w:val="18"/>
          <w:szCs w:val="18"/>
        </w:rPr>
        <w:t>ml</w:t>
      </w:r>
      <w:r w:rsidR="00683969">
        <w:rPr>
          <w:rFonts w:asciiTheme="minorHAnsi" w:eastAsiaTheme="minorEastAsia" w:hAnsiTheme="minorHAnsi" w:cstheme="minorBidi"/>
          <w:sz w:val="18"/>
          <w:szCs w:val="18"/>
        </w:rPr>
        <w:t xml:space="preserve"> files</w:t>
      </w:r>
      <w:r w:rsidRPr="10853FB9">
        <w:rPr>
          <w:rFonts w:asciiTheme="minorHAnsi" w:eastAsiaTheme="minorEastAsia" w:hAnsiTheme="minorHAnsi" w:cstheme="minorBidi"/>
          <w:sz w:val="18"/>
          <w:szCs w:val="18"/>
        </w:rPr>
        <w:t>, vendor image will use</w:t>
      </w:r>
      <w:r w:rsidR="00683969">
        <w:rPr>
          <w:rFonts w:asciiTheme="minorHAnsi" w:eastAsiaTheme="minorEastAsia" w:hAnsiTheme="minorHAnsi" w:cstheme="minorBidi"/>
          <w:sz w:val="18"/>
          <w:szCs w:val="18"/>
        </w:rPr>
        <w:t xml:space="preserve"> it </w:t>
      </w:r>
      <w:r w:rsidRPr="10853FB9">
        <w:rPr>
          <w:rFonts w:asciiTheme="minorHAnsi" w:eastAsiaTheme="minorEastAsia" w:hAnsiTheme="minorHAnsi" w:cstheme="minorBidi"/>
          <w:sz w:val="18"/>
          <w:szCs w:val="18"/>
        </w:rPr>
        <w:t>as final config file.</w:t>
      </w:r>
    </w:p>
    <w:p w14:paraId="3B76DD62" w14:textId="6E0E9C0F" w:rsidR="001B1EA1" w:rsidRPr="00D1706E" w:rsidRDefault="10853FB9" w:rsidP="10853FB9">
      <w:pPr>
        <w:pStyle w:val="af0"/>
        <w:numPr>
          <w:ilvl w:val="0"/>
          <w:numId w:val="20"/>
        </w:numPr>
        <w:rPr>
          <w:rFonts w:eastAsiaTheme="minorEastAsia"/>
        </w:rPr>
      </w:pPr>
      <w:r w:rsidRPr="10853FB9">
        <w:rPr>
          <w:rFonts w:eastAsiaTheme="minorEastAsia"/>
        </w:rPr>
        <w:t>In aurisys</w:t>
      </w:r>
      <w:r w:rsidR="00683969">
        <w:rPr>
          <w:rFonts w:eastAsiaTheme="minorEastAsia"/>
        </w:rPr>
        <w:t>_config_adsp</w:t>
      </w:r>
      <w:r w:rsidRPr="10853FB9">
        <w:rPr>
          <w:rFonts w:eastAsiaTheme="minorEastAsia"/>
        </w:rPr>
        <w:t>.xml</w:t>
      </w:r>
    </w:p>
    <w:p w14:paraId="5A17BB36" w14:textId="77777777" w:rsidR="001B1EA1" w:rsidRDefault="10853FB9" w:rsidP="10853FB9">
      <w:pPr>
        <w:pStyle w:val="af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Choose wanted scenario to put your library:</w:t>
      </w:r>
    </w:p>
    <w:p w14:paraId="5B75F2D0" w14:textId="77777777" w:rsidR="001B1EA1" w:rsidRDefault="00000000" w:rsidP="001B1EA1">
      <w:pPr>
        <w:pStyle w:val="af0"/>
        <w:jc w:val="center"/>
        <w:rPr>
          <w:rFonts w:asciiTheme="minorHAnsi" w:eastAsiaTheme="minorEastAsia" w:hAnsiTheme="minorHAnsi" w:cstheme="minorHAnsi"/>
          <w:sz w:val="18"/>
          <w:szCs w:val="18"/>
        </w:rPr>
      </w:pPr>
      <w:r>
        <w:rPr>
          <w:rFonts w:eastAsiaTheme="minorEastAsia"/>
          <w:color w:val="00B050"/>
        </w:rPr>
      </w:r>
      <w:r>
        <w:rPr>
          <w:rFonts w:eastAsiaTheme="minorEastAsia"/>
          <w:color w:val="00B050"/>
        </w:rPr>
        <w:pict w14:anchorId="32994DF2">
          <v:shape id="_x0000_s2273" type="#_x0000_t202" style="width:361.3pt;height:355pt;mso-left-percent:-10001;mso-top-percent:-10001;mso-position-horizontal:absolute;mso-position-horizontal-relative:char;mso-position-vertical:absolute;mso-position-vertical-relative:line;mso-left-percent:-10001;mso-top-percent:-10001" filled="f" strokecolor="black [3213]">
            <v:textbox style="mso-next-textbox:#_x0000_s2273">
              <w:txbxContent>
                <w:p w14:paraId="03FEA1FF" w14:textId="77777777" w:rsidR="00DE5A65" w:rsidRPr="00C0201D" w:rsidRDefault="00DE5A65" w:rsidP="001B1EA1">
                  <w:pPr>
                    <w:spacing w:line="0" w:lineRule="atLeast"/>
                    <w:rPr>
                      <w:sz w:val="16"/>
                      <w:szCs w:val="16"/>
                    </w:rPr>
                  </w:pPr>
                  <w:r w:rsidRPr="00C0201D">
                    <w:rPr>
                      <w:sz w:val="16"/>
                      <w:szCs w:val="16"/>
                    </w:rPr>
                    <w:t>enum {</w:t>
                  </w:r>
                </w:p>
                <w:p w14:paraId="5A996A7C" w14:textId="77777777" w:rsidR="00DE5A65" w:rsidRPr="00C0201D" w:rsidRDefault="00DE5A65" w:rsidP="001B1EA1">
                  <w:pPr>
                    <w:spacing w:line="0" w:lineRule="atLeast"/>
                    <w:rPr>
                      <w:sz w:val="16"/>
                      <w:szCs w:val="16"/>
                    </w:rPr>
                  </w:pPr>
                  <w:r w:rsidRPr="00C0201D">
                    <w:rPr>
                      <w:sz w:val="16"/>
                      <w:szCs w:val="16"/>
                    </w:rPr>
                    <w:t xml:space="preserve">    /* playback */</w:t>
                  </w:r>
                </w:p>
                <w:p w14:paraId="4A96EF63" w14:textId="77777777" w:rsidR="00DE5A65" w:rsidRPr="00C0201D" w:rsidRDefault="00DE5A65" w:rsidP="001B1EA1">
                  <w:pPr>
                    <w:spacing w:line="0" w:lineRule="atLeast"/>
                    <w:rPr>
                      <w:rFonts w:asciiTheme="minorHAnsi" w:eastAsiaTheme="minorEastAsia" w:hAnsiTheme="minorHAnsi" w:cstheme="minorHAnsi"/>
                      <w:sz w:val="16"/>
                      <w:szCs w:val="16"/>
                    </w:rPr>
                  </w:pPr>
                  <w:r w:rsidRPr="00C0201D">
                    <w:rPr>
                      <w:rFonts w:asciiTheme="minorHAnsi" w:hAnsiTheme="minorHAnsi" w:cstheme="minorHAnsi"/>
                      <w:sz w:val="16"/>
                      <w:szCs w:val="16"/>
                    </w:rPr>
                    <w:t xml:space="preserve">    AURISYS_SCENARIO_DSP_PRIMARY            = 0,</w:t>
                  </w:r>
                  <w:r w:rsidRPr="00C0201D">
                    <w:rPr>
                      <w:rFonts w:asciiTheme="minorHAnsi" w:eastAsiaTheme="minorEastAsia" w:hAnsiTheme="minorHAnsi" w:cstheme="minorHAnsi"/>
                      <w:sz w:val="16"/>
                      <w:szCs w:val="16"/>
                    </w:rPr>
                    <w:t xml:space="preserve">  /* for primary output */</w:t>
                  </w:r>
                </w:p>
                <w:p w14:paraId="1B6A88BA" w14:textId="77777777" w:rsidR="00DE5A65" w:rsidRPr="00C0201D" w:rsidRDefault="00DE5A65" w:rsidP="001B1EA1">
                  <w:pPr>
                    <w:spacing w:line="0" w:lineRule="atLeast"/>
                    <w:rPr>
                      <w:rFonts w:asciiTheme="minorHAnsi" w:hAnsiTheme="minorHAnsi" w:cstheme="minorHAnsi"/>
                      <w:sz w:val="16"/>
                      <w:szCs w:val="16"/>
                    </w:rPr>
                  </w:pPr>
                  <w:r w:rsidRPr="00C0201D">
                    <w:rPr>
                      <w:rFonts w:asciiTheme="minorHAnsi" w:hAnsiTheme="minorHAnsi" w:cstheme="minorHAnsi"/>
                      <w:sz w:val="16"/>
                      <w:szCs w:val="16"/>
                    </w:rPr>
                    <w:t xml:space="preserve">    AURISYS_SCENARIO_DSP_OFFLOAD            = 1,  </w:t>
                  </w:r>
                  <w:r w:rsidRPr="00C0201D">
                    <w:rPr>
                      <w:rFonts w:asciiTheme="minorHAnsi" w:eastAsiaTheme="minorEastAsia" w:hAnsiTheme="minorHAnsi" w:cstheme="minorHAnsi"/>
                      <w:sz w:val="16"/>
                      <w:szCs w:val="16"/>
                    </w:rPr>
                    <w:t>/* for mp3/aac... offload output */</w:t>
                  </w:r>
                </w:p>
                <w:p w14:paraId="610C004A" w14:textId="77777777" w:rsidR="00DE5A65" w:rsidRPr="00C0201D" w:rsidRDefault="00DE5A65" w:rsidP="001B1EA1">
                  <w:pPr>
                    <w:spacing w:line="0" w:lineRule="atLeast"/>
                    <w:rPr>
                      <w:rFonts w:asciiTheme="minorHAnsi" w:hAnsiTheme="minorHAnsi" w:cstheme="minorHAnsi"/>
                      <w:sz w:val="16"/>
                      <w:szCs w:val="16"/>
                    </w:rPr>
                  </w:pPr>
                  <w:r w:rsidRPr="00C0201D">
                    <w:rPr>
                      <w:rFonts w:asciiTheme="minorHAnsi" w:hAnsiTheme="minorHAnsi" w:cstheme="minorHAnsi"/>
                      <w:sz w:val="16"/>
                      <w:szCs w:val="16"/>
                    </w:rPr>
                    <w:t xml:space="preserve">    AURISYS_SCENARIO_DSP_DEEP_BUF           = 2, /* for deep output */</w:t>
                  </w:r>
                </w:p>
                <w:p w14:paraId="247403FB" w14:textId="77777777" w:rsidR="00DE5A65" w:rsidRPr="00C0201D" w:rsidRDefault="00DE5A65" w:rsidP="001B1EA1">
                  <w:pPr>
                    <w:spacing w:line="0" w:lineRule="atLeast"/>
                    <w:rPr>
                      <w:sz w:val="16"/>
                      <w:szCs w:val="16"/>
                    </w:rPr>
                  </w:pPr>
                  <w:r w:rsidRPr="00C0201D">
                    <w:rPr>
                      <w:sz w:val="16"/>
                      <w:szCs w:val="16"/>
                    </w:rPr>
                    <w:t xml:space="preserve">    AURISYS_SCENARIO_DSP_FAST               = 3, /* for fast output (need 5ms process) */</w:t>
                  </w:r>
                </w:p>
                <w:p w14:paraId="11C979A5" w14:textId="77777777" w:rsidR="00DE5A65" w:rsidRPr="00C0201D" w:rsidRDefault="00DE5A65" w:rsidP="001B1EA1">
                  <w:pPr>
                    <w:spacing w:line="0" w:lineRule="atLeast"/>
                    <w:rPr>
                      <w:sz w:val="16"/>
                      <w:szCs w:val="16"/>
                    </w:rPr>
                  </w:pPr>
                  <w:r w:rsidRPr="00C0201D">
                    <w:rPr>
                      <w:sz w:val="16"/>
                      <w:szCs w:val="16"/>
                    </w:rPr>
                    <w:t xml:space="preserve">    AURISYS_SCENARIO_DSP_PLAYBACK           = 4, /* last module before hardware if no samrtPA */</w:t>
                  </w:r>
                </w:p>
                <w:p w14:paraId="794C7106" w14:textId="77777777" w:rsidR="00DE5A65" w:rsidRPr="00C0201D" w:rsidRDefault="00DE5A65" w:rsidP="001B1EA1">
                  <w:pPr>
                    <w:spacing w:line="0" w:lineRule="atLeast"/>
                    <w:rPr>
                      <w:sz w:val="16"/>
                      <w:szCs w:val="16"/>
                    </w:rPr>
                  </w:pPr>
                  <w:r w:rsidRPr="00C0201D">
                    <w:rPr>
                      <w:sz w:val="16"/>
                      <w:szCs w:val="16"/>
                    </w:rPr>
                    <w:t xml:space="preserve">    /* record */</w:t>
                  </w:r>
                </w:p>
                <w:p w14:paraId="0498FB54" w14:textId="77777777" w:rsidR="00DE5A65" w:rsidRPr="00C0201D" w:rsidRDefault="00DE5A65" w:rsidP="001B1EA1">
                  <w:pPr>
                    <w:spacing w:line="0" w:lineRule="atLeast"/>
                    <w:rPr>
                      <w:sz w:val="16"/>
                      <w:szCs w:val="16"/>
                    </w:rPr>
                  </w:pPr>
                  <w:r w:rsidRPr="00C0201D">
                    <w:rPr>
                      <w:sz w:val="16"/>
                      <w:szCs w:val="16"/>
                    </w:rPr>
                    <w:t xml:space="preserve">    AURISYS_SCENARIO_DSP_RECORD             = 5,</w:t>
                  </w:r>
                  <w:r>
                    <w:rPr>
                      <w:sz w:val="16"/>
                      <w:szCs w:val="16"/>
                    </w:rPr>
                    <w:t xml:space="preserve"> /* for record (normal record/camcorder …) */</w:t>
                  </w:r>
                </w:p>
                <w:p w14:paraId="7BEE7AA3" w14:textId="77777777" w:rsidR="00DE5A65" w:rsidRPr="00C0201D" w:rsidRDefault="00DE5A65" w:rsidP="001B1EA1">
                  <w:pPr>
                    <w:spacing w:line="0" w:lineRule="atLeast"/>
                    <w:rPr>
                      <w:sz w:val="16"/>
                      <w:szCs w:val="16"/>
                    </w:rPr>
                  </w:pPr>
                  <w:r w:rsidRPr="00C0201D">
                    <w:rPr>
                      <w:sz w:val="16"/>
                      <w:szCs w:val="16"/>
                    </w:rPr>
                    <w:t xml:space="preserve">    AURISYS_SCENARIO_DSP_RECORD_FAST        = 6,</w:t>
                  </w:r>
                  <w:r>
                    <w:rPr>
                      <w:sz w:val="16"/>
                      <w:szCs w:val="16"/>
                    </w:rPr>
                    <w:t xml:space="preserve"> /* for fast record (need 5 or 10ms process) */</w:t>
                  </w:r>
                </w:p>
                <w:p w14:paraId="06E3B71B" w14:textId="77777777" w:rsidR="00DE5A65" w:rsidRPr="00C0201D" w:rsidRDefault="00DE5A65" w:rsidP="001B1EA1">
                  <w:pPr>
                    <w:spacing w:line="0" w:lineRule="atLeast"/>
                    <w:rPr>
                      <w:sz w:val="16"/>
                      <w:szCs w:val="16"/>
                    </w:rPr>
                  </w:pPr>
                  <w:r w:rsidRPr="00C0201D">
                    <w:rPr>
                      <w:sz w:val="16"/>
                      <w:szCs w:val="16"/>
                    </w:rPr>
                    <w:t xml:space="preserve">    /* call &amp; voip */</w:t>
                  </w:r>
                </w:p>
                <w:p w14:paraId="68F42BE5" w14:textId="77777777" w:rsidR="00DE5A65" w:rsidRPr="00C0201D" w:rsidRDefault="00DE5A65" w:rsidP="001B1EA1">
                  <w:pPr>
                    <w:spacing w:line="0" w:lineRule="atLeast"/>
                    <w:rPr>
                      <w:sz w:val="16"/>
                      <w:szCs w:val="16"/>
                    </w:rPr>
                  </w:pPr>
                  <w:r w:rsidRPr="00C0201D">
                    <w:rPr>
                      <w:sz w:val="16"/>
                      <w:szCs w:val="16"/>
                    </w:rPr>
                    <w:t xml:space="preserve">    AURISYS_SCENARIO_DSP_PHONE_CALL         = 7,</w:t>
                  </w:r>
                  <w:r>
                    <w:rPr>
                      <w:sz w:val="16"/>
                      <w:szCs w:val="16"/>
                    </w:rPr>
                    <w:t xml:space="preserve"> /* for phone call */</w:t>
                  </w:r>
                </w:p>
                <w:p w14:paraId="7A44ED05" w14:textId="77777777" w:rsidR="00DE5A65" w:rsidRPr="00C0201D" w:rsidRDefault="00DE5A65" w:rsidP="001B1EA1">
                  <w:pPr>
                    <w:spacing w:line="0" w:lineRule="atLeast"/>
                    <w:rPr>
                      <w:sz w:val="16"/>
                      <w:szCs w:val="16"/>
                    </w:rPr>
                  </w:pPr>
                  <w:r w:rsidRPr="00C0201D">
                    <w:rPr>
                      <w:sz w:val="16"/>
                      <w:szCs w:val="16"/>
                    </w:rPr>
                    <w:t xml:space="preserve">    AURISYS_SCENARIO_DSP_VOIP               = 8,</w:t>
                  </w:r>
                  <w:r>
                    <w:rPr>
                      <w:sz w:val="16"/>
                      <w:szCs w:val="16"/>
                    </w:rPr>
                    <w:t xml:space="preserve"> /* for VoIP call */</w:t>
                  </w:r>
                </w:p>
                <w:p w14:paraId="4145CA2F" w14:textId="77777777" w:rsidR="00DE5A65" w:rsidRPr="00C0201D" w:rsidRDefault="00DE5A65" w:rsidP="001B1EA1">
                  <w:pPr>
                    <w:spacing w:line="0" w:lineRule="atLeast"/>
                    <w:rPr>
                      <w:sz w:val="16"/>
                      <w:szCs w:val="16"/>
                    </w:rPr>
                  </w:pPr>
                  <w:r w:rsidRPr="00C0201D">
                    <w:rPr>
                      <w:sz w:val="16"/>
                      <w:szCs w:val="16"/>
                    </w:rPr>
                    <w:t xml:space="preserve">    AURISYS_SCENARIO_DSP_CALL_FINAL         = 9,</w:t>
                  </w:r>
                  <w:r>
                    <w:rPr>
                      <w:sz w:val="16"/>
                      <w:szCs w:val="16"/>
                    </w:rPr>
                    <w:t xml:space="preserve"> /* for phone call speaker smartPA process */</w:t>
                  </w:r>
                </w:p>
                <w:p w14:paraId="2D6A402C" w14:textId="77777777" w:rsidR="00DE5A65" w:rsidRPr="00C0201D" w:rsidRDefault="00DE5A65" w:rsidP="001B1EA1">
                  <w:pPr>
                    <w:spacing w:line="0" w:lineRule="atLeast"/>
                    <w:rPr>
                      <w:sz w:val="16"/>
                      <w:szCs w:val="16"/>
                    </w:rPr>
                  </w:pPr>
                  <w:r w:rsidRPr="00C0201D">
                    <w:rPr>
                      <w:sz w:val="16"/>
                      <w:szCs w:val="16"/>
                    </w:rPr>
                    <w:t xml:space="preserve">    AURISYS_SCENARIO_DSP_PLAYBACK_SMARTPA   = 10,</w:t>
                  </w:r>
                  <w:r>
                    <w:rPr>
                      <w:sz w:val="16"/>
                      <w:szCs w:val="16"/>
                    </w:rPr>
                    <w:t xml:space="preserve"> /* for smartPA process */</w:t>
                  </w:r>
                </w:p>
                <w:p w14:paraId="602C9C51" w14:textId="77777777" w:rsidR="00DE5A65" w:rsidRPr="00C0201D" w:rsidRDefault="00DE5A65" w:rsidP="001B1EA1">
                  <w:pPr>
                    <w:spacing w:line="0" w:lineRule="atLeast"/>
                    <w:rPr>
                      <w:sz w:val="16"/>
                      <w:szCs w:val="16"/>
                    </w:rPr>
                  </w:pPr>
                  <w:r w:rsidRPr="00C0201D">
                    <w:rPr>
                      <w:sz w:val="16"/>
                      <w:szCs w:val="16"/>
                    </w:rPr>
                    <w:t xml:space="preserve">    AURISYS_SCENARIO_DSP_MUSIC              = 11,</w:t>
                  </w:r>
                  <w:r>
                    <w:rPr>
                      <w:sz w:val="16"/>
                      <w:szCs w:val="16"/>
                    </w:rPr>
                    <w:t xml:space="preserve"> /* for deep + primary + offload mix stream */</w:t>
                  </w:r>
                </w:p>
                <w:p w14:paraId="2A75C271" w14:textId="77777777" w:rsidR="00DE5A65" w:rsidRDefault="00DE5A65" w:rsidP="001B1EA1">
                  <w:pPr>
                    <w:spacing w:line="0" w:lineRule="atLeast"/>
                    <w:rPr>
                      <w:sz w:val="16"/>
                      <w:szCs w:val="16"/>
                    </w:rPr>
                  </w:pPr>
                  <w:r w:rsidRPr="00C0201D">
                    <w:rPr>
                      <w:sz w:val="16"/>
                      <w:szCs w:val="16"/>
                    </w:rPr>
                    <w:t xml:space="preserve">    AURISYS_SCENARIO_DSP_KTV</w:t>
                  </w:r>
                  <w:bookmarkStart w:id="118" w:name="OLE_LINK3"/>
                  <w:r w:rsidRPr="00C0201D">
                    <w:rPr>
                      <w:sz w:val="16"/>
                      <w:szCs w:val="16"/>
                    </w:rPr>
                    <w:t xml:space="preserve">                </w:t>
                  </w:r>
                  <w:bookmarkEnd w:id="118"/>
                  <w:r w:rsidRPr="00C0201D">
                    <w:rPr>
                      <w:sz w:val="16"/>
                      <w:szCs w:val="16"/>
                    </w:rPr>
                    <w:t>= 12,</w:t>
                  </w:r>
                  <w:r>
                    <w:rPr>
                      <w:sz w:val="16"/>
                      <w:szCs w:val="16"/>
                    </w:rPr>
                    <w:t xml:space="preserve"> /* for in-ear monitor */</w:t>
                  </w:r>
                </w:p>
                <w:p w14:paraId="5CD3B0E2" w14:textId="44F78549" w:rsidR="00EC4B28" w:rsidRDefault="00EC4B28" w:rsidP="001B1EA1">
                  <w:pPr>
                    <w:spacing w:line="0" w:lineRule="atLeast"/>
                    <w:rPr>
                      <w:rFonts w:eastAsiaTheme="minorEastAsia"/>
                      <w:sz w:val="16"/>
                      <w:szCs w:val="16"/>
                    </w:rPr>
                  </w:pPr>
                  <w:r>
                    <w:rPr>
                      <w:rFonts w:eastAsiaTheme="minorEastAsia" w:hint="eastAsia"/>
                      <w:sz w:val="16"/>
                      <w:szCs w:val="16"/>
                    </w:rPr>
                    <w:t xml:space="preserve">    AURISYS_SCENARIO_DSP_HDR_RECORD</w:t>
                  </w:r>
                  <w:r>
                    <w:rPr>
                      <w:rFonts w:eastAsiaTheme="minorEastAsia"/>
                      <w:sz w:val="16"/>
                      <w:szCs w:val="16"/>
                    </w:rPr>
                    <w:t xml:space="preserve"> </w:t>
                  </w:r>
                  <w:r>
                    <w:rPr>
                      <w:rFonts w:eastAsiaTheme="minorEastAsia" w:hint="eastAsia"/>
                      <w:sz w:val="16"/>
                      <w:szCs w:val="16"/>
                    </w:rPr>
                    <w:t>= 13,</w:t>
                  </w:r>
                  <w:r>
                    <w:rPr>
                      <w:rFonts w:eastAsiaTheme="minorEastAsia"/>
                      <w:sz w:val="16"/>
                      <w:szCs w:val="16"/>
                    </w:rPr>
                    <w:t xml:space="preserve"> /* for HDR record */</w:t>
                  </w:r>
                </w:p>
                <w:p w14:paraId="1FA1D4E8" w14:textId="6B75118C" w:rsidR="00EC4B28" w:rsidRPr="00EC4B28" w:rsidRDefault="00EC4B28" w:rsidP="001B1EA1">
                  <w:pPr>
                    <w:spacing w:line="0" w:lineRule="atLeast"/>
                    <w:rPr>
                      <w:rFonts w:eastAsiaTheme="minorEastAsia"/>
                      <w:sz w:val="16"/>
                      <w:szCs w:val="16"/>
                    </w:rPr>
                  </w:pPr>
                  <w:r>
                    <w:rPr>
                      <w:rFonts w:eastAsiaTheme="minorEastAsia" w:hint="eastAsia"/>
                      <w:sz w:val="16"/>
                      <w:szCs w:val="16"/>
                    </w:rPr>
                    <w:t xml:space="preserve"> </w:t>
                  </w:r>
                  <w:r>
                    <w:rPr>
                      <w:rFonts w:eastAsiaTheme="minorEastAsia"/>
                      <w:sz w:val="16"/>
                      <w:szCs w:val="16"/>
                    </w:rPr>
                    <w:t xml:space="preserve">   AURISYS_SCENARIO_DSP_GAMING</w:t>
                  </w:r>
                  <w:r>
                    <w:rPr>
                      <w:sz w:val="16"/>
                      <w:szCs w:val="16"/>
                    </w:rPr>
                    <w:t xml:space="preserve">          = 14, /* for gam</w:t>
                  </w:r>
                  <w:r w:rsidR="007E1DE3">
                    <w:rPr>
                      <w:sz w:val="16"/>
                      <w:szCs w:val="16"/>
                    </w:rPr>
                    <w:t>e</w:t>
                  </w:r>
                  <w:r>
                    <w:rPr>
                      <w:sz w:val="16"/>
                      <w:szCs w:val="16"/>
                    </w:rPr>
                    <w:t xml:space="preserve"> mode */</w:t>
                  </w:r>
                </w:p>
                <w:p w14:paraId="02B13BED" w14:textId="77777777" w:rsidR="00DE5A65" w:rsidRPr="00C0201D" w:rsidRDefault="00DE5A65" w:rsidP="001B1EA1">
                  <w:pPr>
                    <w:spacing w:line="0" w:lineRule="atLeast"/>
                    <w:rPr>
                      <w:sz w:val="16"/>
                      <w:szCs w:val="16"/>
                    </w:rPr>
                  </w:pPr>
                  <w:r w:rsidRPr="00C0201D">
                    <w:rPr>
                      <w:sz w:val="16"/>
                      <w:szCs w:val="16"/>
                    </w:rPr>
                    <w:t xml:space="preserve">    /* control */</w:t>
                  </w:r>
                </w:p>
                <w:p w14:paraId="6454A286" w14:textId="77777777" w:rsidR="00DE5A65" w:rsidRPr="00C0201D" w:rsidRDefault="00DE5A65" w:rsidP="001B1EA1">
                  <w:pPr>
                    <w:spacing w:line="0" w:lineRule="atLeast"/>
                    <w:rPr>
                      <w:sz w:val="16"/>
                      <w:szCs w:val="16"/>
                    </w:rPr>
                  </w:pPr>
                  <w:r w:rsidRPr="00C0201D">
                    <w:rPr>
                      <w:sz w:val="16"/>
                      <w:szCs w:val="16"/>
                    </w:rPr>
                    <w:t xml:space="preserve">    AURISYS_SCENARIO_DSP_SIZE,</w:t>
                  </w:r>
                </w:p>
                <w:p w14:paraId="1DEBEE10" w14:textId="77777777" w:rsidR="00DE5A65" w:rsidRPr="00C0201D" w:rsidRDefault="00DE5A65" w:rsidP="001B1EA1">
                  <w:pPr>
                    <w:spacing w:line="0" w:lineRule="atLeast"/>
                    <w:rPr>
                      <w:sz w:val="16"/>
                      <w:szCs w:val="16"/>
                    </w:rPr>
                  </w:pPr>
                  <w:r w:rsidRPr="00C0201D">
                    <w:rPr>
                      <w:sz w:val="16"/>
                      <w:szCs w:val="16"/>
                    </w:rPr>
                    <w:t xml:space="preserve">    AURISYS_SCENARIO_DSP_ALL,</w:t>
                  </w:r>
                </w:p>
                <w:p w14:paraId="7F189E32" w14:textId="77777777" w:rsidR="00DE5A65" w:rsidRPr="00C0201D" w:rsidRDefault="00DE5A65" w:rsidP="001B1EA1">
                  <w:pPr>
                    <w:spacing w:line="0" w:lineRule="atLeast"/>
                    <w:rPr>
                      <w:sz w:val="16"/>
                      <w:szCs w:val="16"/>
                    </w:rPr>
                  </w:pPr>
                  <w:r w:rsidRPr="00C0201D">
                    <w:rPr>
                      <w:sz w:val="16"/>
                      <w:szCs w:val="16"/>
                    </w:rPr>
                    <w:t xml:space="preserve">    AURISYS_SCENARIO_DSP_INVALID = 0xFFFFFFFF</w:t>
                  </w:r>
                </w:p>
                <w:p w14:paraId="6E79E1D1" w14:textId="77777777" w:rsidR="00DE5A65" w:rsidRPr="00C0201D" w:rsidRDefault="00DE5A65" w:rsidP="001B1EA1">
                  <w:pPr>
                    <w:spacing w:line="0" w:lineRule="atLeast"/>
                    <w:rPr>
                      <w:sz w:val="16"/>
                      <w:szCs w:val="16"/>
                    </w:rPr>
                  </w:pPr>
                  <w:r w:rsidRPr="00C0201D">
                    <w:rPr>
                      <w:sz w:val="16"/>
                      <w:szCs w:val="16"/>
                    </w:rPr>
                    <w:t>};</w:t>
                  </w:r>
                </w:p>
              </w:txbxContent>
            </v:textbox>
            <w10:anchorlock/>
          </v:shape>
        </w:pict>
      </w:r>
    </w:p>
    <w:p w14:paraId="56F0FA7D" w14:textId="67D1AC52" w:rsidR="001B1EA1" w:rsidRDefault="10853FB9" w:rsidP="10853FB9">
      <w:pPr>
        <w:pStyle w:val="af0"/>
        <w:rPr>
          <w:rFonts w:eastAsiaTheme="minorEastAsia"/>
        </w:rPr>
      </w:pPr>
      <w:r w:rsidRPr="10853FB9">
        <w:rPr>
          <w:rFonts w:eastAsiaTheme="minorEastAsia"/>
        </w:rPr>
        <w:t xml:space="preserve">For example, if want add library for AURISYS_SCENARIO_RECORD, need to add below cofnig in </w:t>
      </w:r>
      <w:r w:rsidRPr="10853FB9">
        <w:rPr>
          <w:rFonts w:ascii="Courier New" w:eastAsiaTheme="minorEastAsia" w:hAnsi="Courier New" w:cs="Courier New"/>
        </w:rPr>
        <w:t>aurisys_config_</w:t>
      </w:r>
      <w:r w:rsidR="00683969">
        <w:rPr>
          <w:rFonts w:ascii="Courier New" w:eastAsiaTheme="minorEastAsia" w:hAnsi="Courier New" w:cs="Courier New"/>
        </w:rPr>
        <w:t>adsp</w:t>
      </w:r>
      <w:r w:rsidRPr="10853FB9">
        <w:rPr>
          <w:rFonts w:ascii="Courier New" w:eastAsiaTheme="minorEastAsia" w:hAnsi="Courier New" w:cs="Courier New"/>
        </w:rPr>
        <w:t>.xml</w:t>
      </w:r>
    </w:p>
    <w:p w14:paraId="75C680F2" w14:textId="77777777" w:rsidR="001B1EA1" w:rsidRDefault="10853FB9" w:rsidP="10853FB9">
      <w:pPr>
        <w:pStyle w:val="af0"/>
        <w:rPr>
          <w:rFonts w:eastAsiaTheme="minorEastAsia"/>
        </w:rPr>
      </w:pPr>
      <w:r w:rsidRPr="10853FB9">
        <w:rPr>
          <w:rFonts w:eastAsiaTheme="minorEastAsia"/>
        </w:rPr>
        <w:t xml:space="preserve">In </w:t>
      </w:r>
      <w:r w:rsidRPr="10853FB9">
        <w:rPr>
          <w:rFonts w:eastAsiaTheme="minorEastAsia"/>
          <w:b/>
          <w:bCs/>
        </w:rPr>
        <w:t>&lt;aurisys_scenarios&gt;</w:t>
      </w:r>
      <w:r w:rsidRPr="10853FB9">
        <w:rPr>
          <w:rFonts w:eastAsiaTheme="minorEastAsia"/>
        </w:rPr>
        <w:t>:</w:t>
      </w:r>
    </w:p>
    <w:p w14:paraId="5B4DC790" w14:textId="77777777" w:rsidR="001B1EA1" w:rsidRDefault="00000000" w:rsidP="001B1EA1">
      <w:pPr>
        <w:pStyle w:val="af0"/>
        <w:jc w:val="center"/>
        <w:rPr>
          <w:rFonts w:eastAsiaTheme="minorEastAsia"/>
        </w:rPr>
      </w:pPr>
      <w:r>
        <w:rPr>
          <w:rFonts w:eastAsiaTheme="minorEastAsia"/>
          <w:noProof/>
          <w:color w:val="00B050"/>
        </w:rPr>
        <w:pict w14:anchorId="3E4FFBA1">
          <v:shape id="_x0000_s2079" type="#_x0000_t202" style="position:absolute;left:0;text-align:left;margin-left:313.4pt;margin-top:25.4pt;width:188.6pt;height:73.45pt;z-index:251658240" fillcolor="#b8cce4 [1300]" stroked="f">
            <v:textbox style="mso-next-textbox:#_x0000_s2079">
              <w:txbxContent>
                <w:p w14:paraId="23ED1058" w14:textId="77777777" w:rsidR="00DE5A65" w:rsidRPr="00132242" w:rsidRDefault="00DE5A65" w:rsidP="001B1EA1">
                  <w:pPr>
                    <w:spacing w:line="0" w:lineRule="atLeast"/>
                    <w:rPr>
                      <w:rFonts w:eastAsiaTheme="minorEastAsia"/>
                      <w:sz w:val="16"/>
                      <w:szCs w:val="16"/>
                    </w:rPr>
                  </w:pPr>
                  <w:r>
                    <w:rPr>
                      <w:sz w:val="16"/>
                      <w:szCs w:val="16"/>
                    </w:rPr>
                    <w:t xml:space="preserve">library name in aurisys_scenarios must be same as </w:t>
                  </w:r>
                  <w:r w:rsidRPr="00AC3A31">
                    <w:rPr>
                      <w:b/>
                      <w:sz w:val="16"/>
                      <w:szCs w:val="16"/>
                    </w:rPr>
                    <w:t>lib_name</w:t>
                  </w:r>
                  <w:r>
                    <w:rPr>
                      <w:sz w:val="16"/>
                      <w:szCs w:val="16"/>
                    </w:rPr>
                    <w:t xml:space="preserve"> in </w:t>
                  </w:r>
                  <w:r w:rsidRPr="00AC3A31">
                    <w:rPr>
                      <w:b/>
                      <w:sz w:val="16"/>
                      <w:szCs w:val="16"/>
                    </w:rPr>
                    <w:t>hal_librarys</w:t>
                  </w:r>
                  <w:r>
                    <w:rPr>
                      <w:sz w:val="16"/>
                      <w:szCs w:val="16"/>
                    </w:rPr>
                    <w:t xml:space="preserve">, digital_gain_lib_name must be one of the lib_name in that aurisys scenario. Lib define in </w:t>
                  </w:r>
                  <w:r w:rsidRPr="007537CE">
                    <w:rPr>
                      <w:sz w:val="16"/>
                      <w:szCs w:val="16"/>
                    </w:rPr>
                    <w:t>digital_gain_lib_name</w:t>
                  </w:r>
                  <w:r>
                    <w:rPr>
                      <w:sz w:val="16"/>
                      <w:szCs w:val="16"/>
                    </w:rPr>
                    <w:t xml:space="preserve"> means lib </w:t>
                  </w:r>
                  <w:r w:rsidRPr="007537CE">
                    <w:rPr>
                      <w:sz w:val="16"/>
                      <w:szCs w:val="16"/>
                    </w:rPr>
                    <w:t>can apply digital gain from aurisys</w:t>
                  </w:r>
                  <w:r>
                    <w:rPr>
                      <w:sz w:val="16"/>
                      <w:szCs w:val="16"/>
                    </w:rPr>
                    <w:t xml:space="preserve"> </w:t>
                  </w:r>
                  <w:r w:rsidRPr="007537CE">
                    <w:rPr>
                      <w:sz w:val="16"/>
                      <w:szCs w:val="16"/>
                    </w:rPr>
                    <w:t>arsi_set_dl_digital_gain</w:t>
                  </w:r>
                  <w:r>
                    <w:rPr>
                      <w:sz w:val="16"/>
                      <w:szCs w:val="16"/>
                    </w:rPr>
                    <w:t xml:space="preserve"> / arsi_set_u</w:t>
                  </w:r>
                  <w:r w:rsidRPr="007537CE">
                    <w:rPr>
                      <w:sz w:val="16"/>
                      <w:szCs w:val="16"/>
                    </w:rPr>
                    <w:t>l_digital_gain</w:t>
                  </w:r>
                  <w:r>
                    <w:rPr>
                      <w:sz w:val="16"/>
                      <w:szCs w:val="16"/>
                    </w:rPr>
                    <w:t xml:space="preserve"> APIs</w:t>
                  </w:r>
                </w:p>
              </w:txbxContent>
            </v:textbox>
          </v:shape>
        </w:pict>
      </w:r>
      <w:r>
        <w:rPr>
          <w:rFonts w:eastAsiaTheme="minorEastAsia"/>
          <w:color w:val="00B050"/>
        </w:rPr>
      </w:r>
      <w:r>
        <w:rPr>
          <w:rFonts w:eastAsiaTheme="minorEastAsia"/>
          <w:color w:val="00B050"/>
        </w:rPr>
        <w:pict w14:anchorId="32F02AFD">
          <v:shape id="_x0000_s2272" type="#_x0000_t202" style="width:363.8pt;height:87.9pt;mso-left-percent:-10001;mso-top-percent:-10001;mso-position-horizontal:absolute;mso-position-horizontal-relative:char;mso-position-vertical:absolute;mso-position-vertical-relative:line;mso-left-percent:-10001;mso-top-percent:-10001" filled="f" strokecolor="black [3213]">
            <v:textbox style="mso-next-textbox:#_x0000_s2272">
              <w:txbxContent>
                <w:p w14:paraId="77AFB0FC" w14:textId="77777777" w:rsidR="00DE5A65" w:rsidRPr="00072838" w:rsidRDefault="00DE5A65" w:rsidP="001B1EA1">
                  <w:pPr>
                    <w:spacing w:line="0" w:lineRule="atLeast"/>
                    <w:rPr>
                      <w:rFonts w:eastAsiaTheme="minorEastAsia"/>
                      <w:sz w:val="16"/>
                      <w:szCs w:val="16"/>
                    </w:rPr>
                  </w:pPr>
                  <w:r w:rsidRPr="00072838">
                    <w:rPr>
                      <w:rFonts w:eastAsiaTheme="minorEastAsia"/>
                      <w:sz w:val="16"/>
                      <w:szCs w:val="16"/>
                    </w:rPr>
                    <w:t>&lt;aurisys_scenario aurisys_scenario="AURISYS_SCENARIO_DSP_RECORD"&gt;</w:t>
                  </w:r>
                </w:p>
                <w:p w14:paraId="2A25ACC8" w14:textId="77777777" w:rsidR="00DE5A65" w:rsidRPr="00072838" w:rsidRDefault="00DE5A65" w:rsidP="001B1EA1">
                  <w:pPr>
                    <w:spacing w:line="0" w:lineRule="atLeast"/>
                    <w:ind w:firstLine="720"/>
                    <w:rPr>
                      <w:rFonts w:eastAsiaTheme="minorEastAsia"/>
                      <w:color w:val="00B050"/>
                      <w:sz w:val="16"/>
                      <w:szCs w:val="16"/>
                    </w:rPr>
                  </w:pPr>
                  <w:r w:rsidRPr="00072838">
                    <w:rPr>
                      <w:rFonts w:eastAsiaTheme="minorEastAsia"/>
                      <w:color w:val="00B050"/>
                      <w:sz w:val="16"/>
                      <w:szCs w:val="16"/>
                    </w:rPr>
                    <w:t>&lt;uplink_library_name_list digital_gain_lib_name="</w:t>
                  </w:r>
                  <w:r>
                    <w:rPr>
                      <w:rFonts w:eastAsiaTheme="minorEastAsia"/>
                      <w:b/>
                      <w:i/>
                      <w:color w:val="002060"/>
                      <w:sz w:val="16"/>
                      <w:szCs w:val="16"/>
                    </w:rPr>
                    <w:t>foo_bar</w:t>
                  </w:r>
                  <w:r w:rsidRPr="00072838">
                    <w:rPr>
                      <w:rFonts w:eastAsiaTheme="minorEastAsia"/>
                      <w:color w:val="00B050"/>
                      <w:sz w:val="16"/>
                      <w:szCs w:val="16"/>
                    </w:rPr>
                    <w:t>"&gt;</w:t>
                  </w:r>
                </w:p>
                <w:p w14:paraId="02624A9A" w14:textId="77777777" w:rsidR="00DE5A65" w:rsidRPr="00072838" w:rsidRDefault="00DE5A65" w:rsidP="001B1EA1">
                  <w:pPr>
                    <w:spacing w:line="0" w:lineRule="atLeast"/>
                    <w:ind w:left="720" w:firstLine="720"/>
                    <w:rPr>
                      <w:rFonts w:eastAsiaTheme="minorEastAsia"/>
                      <w:color w:val="00B050"/>
                      <w:sz w:val="16"/>
                      <w:szCs w:val="16"/>
                    </w:rPr>
                  </w:pPr>
                  <w:r w:rsidRPr="00072838">
                    <w:rPr>
                      <w:rFonts w:eastAsiaTheme="minorEastAsia"/>
                      <w:color w:val="00B050"/>
                      <w:sz w:val="16"/>
                      <w:szCs w:val="16"/>
                    </w:rPr>
                    <w:t>&lt;library name="</w:t>
                  </w:r>
                  <w:r>
                    <w:rPr>
                      <w:rFonts w:eastAsiaTheme="minorEastAsia"/>
                      <w:b/>
                      <w:i/>
                      <w:color w:val="002060"/>
                      <w:sz w:val="16"/>
                      <w:szCs w:val="16"/>
                    </w:rPr>
                    <w:t>foo_bar</w:t>
                  </w:r>
                  <w:r w:rsidRPr="00072838">
                    <w:rPr>
                      <w:rFonts w:eastAsiaTheme="minorEastAsia"/>
                      <w:color w:val="00B050"/>
                      <w:sz w:val="16"/>
                      <w:szCs w:val="16"/>
                    </w:rPr>
                    <w:t>"/&gt;</w:t>
                  </w:r>
                </w:p>
                <w:p w14:paraId="0FD4B689" w14:textId="77777777" w:rsidR="00DE5A65" w:rsidRPr="00072838" w:rsidRDefault="00DE5A65" w:rsidP="001B1EA1">
                  <w:pPr>
                    <w:spacing w:line="0" w:lineRule="atLeast"/>
                    <w:ind w:firstLine="720"/>
                    <w:rPr>
                      <w:rFonts w:eastAsiaTheme="minorEastAsia"/>
                      <w:color w:val="00B050"/>
                      <w:sz w:val="16"/>
                      <w:szCs w:val="16"/>
                    </w:rPr>
                  </w:pPr>
                  <w:r w:rsidRPr="00072838">
                    <w:rPr>
                      <w:rFonts w:eastAsiaTheme="minorEastAsia"/>
                      <w:color w:val="00B050"/>
                      <w:sz w:val="16"/>
                      <w:szCs w:val="16"/>
                    </w:rPr>
                    <w:t>&lt;/uplink_library_name_list&gt;</w:t>
                  </w:r>
                </w:p>
                <w:p w14:paraId="6E6B6F46" w14:textId="77777777" w:rsidR="00DE5A65" w:rsidRPr="00072838" w:rsidRDefault="00DE5A65" w:rsidP="001B1EA1">
                  <w:pPr>
                    <w:spacing w:line="0" w:lineRule="atLeast"/>
                    <w:rPr>
                      <w:rFonts w:eastAsiaTheme="minorEastAsia"/>
                      <w:sz w:val="16"/>
                      <w:szCs w:val="16"/>
                    </w:rPr>
                  </w:pPr>
                  <w:r w:rsidRPr="00072838">
                    <w:rPr>
                      <w:rFonts w:eastAsiaTheme="minorEastAsia"/>
                      <w:sz w:val="16"/>
                      <w:szCs w:val="16"/>
                    </w:rPr>
                    <w:t>&lt;/aurisys_scenario&gt;</w:t>
                  </w:r>
                </w:p>
                <w:p w14:paraId="2A98C88B" w14:textId="77777777" w:rsidR="00DE5A65" w:rsidRPr="00C0201D" w:rsidRDefault="00DE5A65" w:rsidP="001B1EA1">
                  <w:pPr>
                    <w:spacing w:line="0" w:lineRule="atLeast"/>
                    <w:rPr>
                      <w:sz w:val="16"/>
                      <w:szCs w:val="16"/>
                    </w:rPr>
                  </w:pPr>
                </w:p>
              </w:txbxContent>
            </v:textbox>
            <w10:anchorlock/>
          </v:shape>
        </w:pict>
      </w:r>
    </w:p>
    <w:p w14:paraId="3B5FED34" w14:textId="77777777" w:rsidR="00683969" w:rsidRDefault="00683969">
      <w:pPr>
        <w:adjustRightInd/>
        <w:snapToGrid/>
        <w:spacing w:before="0" w:after="0" w:line="240" w:lineRule="auto"/>
        <w:jc w:val="left"/>
        <w:rPr>
          <w:rFonts w:eastAsiaTheme="minorEastAsia"/>
        </w:rPr>
      </w:pPr>
      <w:r>
        <w:rPr>
          <w:rFonts w:eastAsiaTheme="minorEastAsia"/>
        </w:rPr>
        <w:br w:type="page"/>
      </w:r>
    </w:p>
    <w:p w14:paraId="51EDBEB2" w14:textId="571E2AE1" w:rsidR="001B1EA1" w:rsidRDefault="10853FB9" w:rsidP="10853FB9">
      <w:pPr>
        <w:pStyle w:val="af0"/>
        <w:rPr>
          <w:rFonts w:eastAsiaTheme="minorEastAsia"/>
        </w:rPr>
      </w:pPr>
      <w:r w:rsidRPr="10853FB9">
        <w:rPr>
          <w:rFonts w:eastAsiaTheme="minorEastAsia"/>
        </w:rPr>
        <w:lastRenderedPageBreak/>
        <w:t xml:space="preserve">In </w:t>
      </w:r>
      <w:r w:rsidRPr="10853FB9">
        <w:rPr>
          <w:rFonts w:eastAsiaTheme="minorEastAsia"/>
          <w:b/>
          <w:bCs/>
        </w:rPr>
        <w:t>&lt;hal_librarys&gt;</w:t>
      </w:r>
      <w:r w:rsidRPr="10853FB9">
        <w:rPr>
          <w:rFonts w:eastAsiaTheme="minorEastAsia"/>
        </w:rPr>
        <w:t>:</w:t>
      </w:r>
    </w:p>
    <w:p w14:paraId="28B99545" w14:textId="117124A7" w:rsidR="001B1EA1" w:rsidRDefault="00000000" w:rsidP="001B1EA1">
      <w:pPr>
        <w:jc w:val="center"/>
        <w:rPr>
          <w:rFonts w:eastAsiaTheme="minorEastAsia"/>
          <w:color w:val="00B050"/>
        </w:rPr>
      </w:pPr>
      <w:r>
        <w:rPr>
          <w:rFonts w:eastAsiaTheme="minorEastAsia"/>
          <w:noProof/>
          <w:color w:val="00B050"/>
        </w:rPr>
        <w:pict w14:anchorId="42AE0BF8">
          <v:shape id="_x0000_s2073" type="#_x0000_t202" style="position:absolute;left:0;text-align:left;margin-left:8.15pt;margin-top:209.3pt;width:72.3pt;height:27.65pt;z-index:251652096" fillcolor="#b8cce4 [1300]" stroked="f">
            <v:textbox style="mso-next-textbox:#_x0000_s2073">
              <w:txbxContent>
                <w:p w14:paraId="670429BF" w14:textId="77777777" w:rsidR="00DE5A65" w:rsidRPr="00132242" w:rsidRDefault="00DE5A65" w:rsidP="001B1EA1">
                  <w:pPr>
                    <w:rPr>
                      <w:rFonts w:eastAsiaTheme="minorEastAsia"/>
                      <w:sz w:val="16"/>
                      <w:szCs w:val="16"/>
                    </w:rPr>
                  </w:pPr>
                  <w:r>
                    <w:rPr>
                      <w:sz w:val="16"/>
                      <w:szCs w:val="16"/>
                    </w:rPr>
                    <w:t>Enable library log</w:t>
                  </w:r>
                </w:p>
              </w:txbxContent>
            </v:textbox>
          </v:shape>
        </w:pict>
      </w:r>
      <w:r>
        <w:rPr>
          <w:rFonts w:eastAsiaTheme="minorEastAsia"/>
          <w:noProof/>
          <w:color w:val="00B050"/>
        </w:rPr>
        <w:pict w14:anchorId="2A0DFDB1">
          <v:shape id="_x0000_s2069" type="#_x0000_t202" style="position:absolute;left:0;text-align:left;margin-left:-53.4pt;margin-top:149.45pt;width:133.35pt;height:34.2pt;z-index:251644928" fillcolor="#b8cce4 [1300]" stroked="f">
            <v:textbox style="mso-next-textbox:#_x0000_s2069">
              <w:txbxContent>
                <w:p w14:paraId="2FB9454F" w14:textId="77777777" w:rsidR="00DE5A65" w:rsidRPr="00132242" w:rsidRDefault="00DE5A65" w:rsidP="001B1EA1">
                  <w:pPr>
                    <w:rPr>
                      <w:rFonts w:eastAsiaTheme="minorEastAsia"/>
                      <w:sz w:val="16"/>
                      <w:szCs w:val="16"/>
                    </w:rPr>
                  </w:pPr>
                  <w:r w:rsidRPr="00132242">
                    <w:rPr>
                      <w:sz w:val="16"/>
                      <w:szCs w:val="16"/>
                    </w:rPr>
                    <w:t>Lib</w:t>
                  </w:r>
                  <w:r>
                    <w:rPr>
                      <w:sz w:val="16"/>
                      <w:szCs w:val="16"/>
                    </w:rPr>
                    <w:t>rary</w:t>
                  </w:r>
                  <w:r w:rsidRPr="00132242">
                    <w:rPr>
                      <w:rFonts w:asciiTheme="minorEastAsia" w:eastAsiaTheme="minorEastAsia" w:hAnsiTheme="minorEastAsia" w:hint="eastAsia"/>
                      <w:sz w:val="16"/>
                      <w:szCs w:val="16"/>
                    </w:rPr>
                    <w:t xml:space="preserve"> </w:t>
                  </w:r>
                  <w:r w:rsidRPr="00132242">
                    <w:rPr>
                      <w:rFonts w:eastAsiaTheme="minorEastAsia" w:hint="eastAsia"/>
                      <w:sz w:val="16"/>
                      <w:szCs w:val="16"/>
                    </w:rPr>
                    <w:t>s</w:t>
                  </w:r>
                  <w:r w:rsidRPr="00132242">
                    <w:rPr>
                      <w:rFonts w:eastAsiaTheme="minorEastAsia"/>
                      <w:sz w:val="16"/>
                      <w:szCs w:val="16"/>
                    </w:rPr>
                    <w:t>upported samle</w:t>
                  </w:r>
                  <w:r>
                    <w:rPr>
                      <w:rFonts w:eastAsiaTheme="minorEastAsia"/>
                      <w:sz w:val="16"/>
                      <w:szCs w:val="16"/>
                    </w:rPr>
                    <w:t xml:space="preserve"> rate</w:t>
                  </w:r>
                  <w:r w:rsidRPr="00132242">
                    <w:rPr>
                      <w:rFonts w:eastAsiaTheme="minorEastAsia"/>
                      <w:sz w:val="16"/>
                      <w:szCs w:val="16"/>
                    </w:rPr>
                    <w:t xml:space="preserve"> and format</w:t>
                  </w:r>
                </w:p>
              </w:txbxContent>
            </v:textbox>
          </v:shape>
        </w:pict>
      </w:r>
      <w:r>
        <w:rPr>
          <w:rFonts w:eastAsiaTheme="minorEastAsia"/>
          <w:noProof/>
          <w:color w:val="00B050"/>
        </w:rPr>
        <w:pict w14:anchorId="75CA258C">
          <v:shape id="_x0000_s2078" type="#_x0000_t202" style="position:absolute;left:0;text-align:left;margin-left:264.8pt;margin-top:36.3pt;width:178.75pt;height:53.8pt;z-index:251657216" fillcolor="#b8cce4 [1300]" stroked="f">
            <v:textbox style="mso-next-textbox:#_x0000_s2078">
              <w:txbxContent>
                <w:p w14:paraId="56123A4A" w14:textId="77777777" w:rsidR="00DE5A65" w:rsidRPr="00132242" w:rsidRDefault="00DE5A65" w:rsidP="001B1EA1">
                  <w:pPr>
                    <w:spacing w:line="0" w:lineRule="atLeast"/>
                    <w:rPr>
                      <w:rFonts w:eastAsiaTheme="minorEastAsia"/>
                      <w:sz w:val="16"/>
                      <w:szCs w:val="16"/>
                    </w:rPr>
                  </w:pPr>
                  <w:r>
                    <w:rPr>
                      <w:sz w:val="16"/>
                      <w:szCs w:val="16"/>
                    </w:rPr>
                    <w:t xml:space="preserve">Define library name/ share library path/ parameter file path / adb_cmd_key here, library name must be the same with lib name defined in </w:t>
                  </w:r>
                  <w:r w:rsidRPr="00427CC7">
                    <w:rPr>
                      <w:rFonts w:eastAsia="新細明體" w:cs="Calibri"/>
                      <w:b/>
                      <w:kern w:val="0"/>
                      <w:sz w:val="16"/>
                      <w:szCs w:val="16"/>
                    </w:rPr>
                    <w:t>aurisys_demo_lib_private_type.h</w:t>
                  </w:r>
                </w:p>
              </w:txbxContent>
            </v:textbox>
          </v:shape>
        </w:pict>
      </w:r>
      <w:r>
        <w:rPr>
          <w:rFonts w:eastAsiaTheme="minorEastAsia"/>
          <w:noProof/>
          <w:color w:val="00B050"/>
        </w:rPr>
        <w:pict w14:anchorId="670F592D">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077" type="#_x0000_t88" style="position:absolute;left:0;text-align:left;margin-left:250.95pt;margin-top:13.4pt;width:8.9pt;height:85.55pt;z-index:251656192" strokecolor="black [3213]"/>
        </w:pict>
      </w:r>
      <w:r>
        <w:rPr>
          <w:rFonts w:eastAsiaTheme="minorEastAsia"/>
          <w:noProof/>
          <w:color w:val="00B050"/>
        </w:rPr>
        <w:pict w14:anchorId="52DD1426">
          <v:shape id="_x0000_s2076" type="#_x0000_t202" style="position:absolute;left:0;text-align:left;margin-left:280.35pt;margin-top:302.4pt;width:149.8pt;height:26.65pt;z-index:251655168" fillcolor="#b8cce4 [1300]" stroked="f">
            <v:textbox style="mso-next-textbox:#_x0000_s2076">
              <w:txbxContent>
                <w:p w14:paraId="526524CE" w14:textId="77777777" w:rsidR="00DE5A65" w:rsidRPr="00132242" w:rsidRDefault="00DE5A65" w:rsidP="001B1EA1">
                  <w:pPr>
                    <w:spacing w:line="0" w:lineRule="atLeast"/>
                    <w:rPr>
                      <w:rFonts w:eastAsiaTheme="minorEastAsia"/>
                      <w:sz w:val="16"/>
                      <w:szCs w:val="16"/>
                    </w:rPr>
                  </w:pPr>
                  <w:r>
                    <w:rPr>
                      <w:sz w:val="16"/>
                      <w:szCs w:val="16"/>
                    </w:rPr>
                    <w:t>Lib supported in/out ul process channels</w:t>
                  </w:r>
                </w:p>
              </w:txbxContent>
            </v:textbox>
          </v:shape>
        </w:pict>
      </w:r>
      <w:r>
        <w:rPr>
          <w:rFonts w:eastAsiaTheme="minorEastAsia"/>
          <w:noProof/>
          <w:color w:val="00B050"/>
        </w:rPr>
        <w:pict w14:anchorId="065AD8DD">
          <v:shape id="_x0000_s2075" type="#_x0000_t88" style="position:absolute;left:0;text-align:left;margin-left:266.7pt;margin-top:296.7pt;width:9.6pt;height:43pt;z-index:251654144" strokecolor="black [3213]"/>
        </w:pict>
      </w:r>
      <w:r>
        <w:rPr>
          <w:rFonts w:eastAsiaTheme="minorEastAsia"/>
          <w:noProof/>
          <w:color w:val="00B050"/>
        </w:rPr>
        <w:pict w14:anchorId="663E4EB4">
          <v:shape id="_x0000_s2074" type="#_x0000_t32" style="position:absolute;left:0;text-align:left;margin-left:79.95pt;margin-top:221pt;width:18.25pt;height:2.35pt;flip:y;z-index:251653120" o:connectortype="straight" strokecolor="black [3213]">
            <v:stroke endarrow="block"/>
          </v:shape>
        </w:pict>
      </w:r>
      <w:r>
        <w:rPr>
          <w:rFonts w:eastAsiaTheme="minorEastAsia"/>
          <w:noProof/>
          <w:color w:val="00B050"/>
        </w:rPr>
        <w:pict w14:anchorId="7F5E46F9">
          <v:shape id="_x0000_s2072" type="#_x0000_t202" style="position:absolute;left:0;text-align:left;margin-left:185.9pt;margin-top:178.45pt;width:171.65pt;height:39.3pt;z-index:251651072" fillcolor="#b8cce4 [1300]" stroked="f">
            <v:textbox style="mso-next-textbox:#_x0000_s2072">
              <w:txbxContent>
                <w:p w14:paraId="32558380" w14:textId="77777777" w:rsidR="00DE5A65" w:rsidRDefault="00DE5A65" w:rsidP="001B1EA1">
                  <w:pPr>
                    <w:spacing w:line="0" w:lineRule="atLeast"/>
                    <w:rPr>
                      <w:sz w:val="16"/>
                      <w:szCs w:val="16"/>
                    </w:rPr>
                  </w:pPr>
                  <w:r>
                    <w:rPr>
                      <w:sz w:val="16"/>
                      <w:szCs w:val="16"/>
                    </w:rPr>
                    <w:t>Only set frame_size_ms when b_interleve = “0”</w:t>
                  </w:r>
                </w:p>
                <w:p w14:paraId="15A29A3F" w14:textId="77777777" w:rsidR="00DE5A65" w:rsidRPr="00132242" w:rsidRDefault="00DE5A65" w:rsidP="001B1EA1">
                  <w:pPr>
                    <w:spacing w:line="0" w:lineRule="atLeast"/>
                    <w:rPr>
                      <w:rFonts w:eastAsiaTheme="minorEastAsia"/>
                      <w:sz w:val="16"/>
                      <w:szCs w:val="16"/>
                    </w:rPr>
                  </w:pPr>
                  <w:r>
                    <w:rPr>
                      <w:sz w:val="16"/>
                      <w:szCs w:val="16"/>
                    </w:rPr>
                    <w:t>Else set frame_size_ms = “0”</w:t>
                  </w:r>
                </w:p>
              </w:txbxContent>
            </v:textbox>
          </v:shape>
        </w:pict>
      </w:r>
      <w:r>
        <w:rPr>
          <w:rFonts w:eastAsiaTheme="minorEastAsia"/>
          <w:noProof/>
          <w:color w:val="00B050"/>
        </w:rPr>
        <w:pict w14:anchorId="5ED5BAC3">
          <v:shape id="_x0000_s2071" type="#_x0000_t88" style="position:absolute;left:0;text-align:left;margin-left:173.45pt;margin-top:186.4pt;width:7.15pt;height:22.9pt;z-index:251650048" strokecolor="black [3213]"/>
        </w:pict>
      </w:r>
      <w:r>
        <w:rPr>
          <w:rFonts w:eastAsiaTheme="minorEastAsia"/>
          <w:noProof/>
          <w:color w:val="00B050"/>
        </w:rPr>
        <w:pict w14:anchorId="486AB1D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070" type="#_x0000_t87" style="position:absolute;left:0;text-align:left;margin-left:84.5pt;margin-top:154.1pt;width:8.55pt;height:22pt;z-index:251645952" strokecolor="black [3213]"/>
        </w:pict>
      </w:r>
      <w:r>
        <w:rPr>
          <w:rFonts w:eastAsiaTheme="minorEastAsia"/>
          <w:color w:val="00B050"/>
        </w:rPr>
      </w:r>
      <w:r>
        <w:rPr>
          <w:rFonts w:eastAsiaTheme="minorEastAsia"/>
          <w:color w:val="00B050"/>
        </w:rPr>
        <w:pict w14:anchorId="015F1C40">
          <v:shape id="_x0000_s2271" type="#_x0000_t202" style="width:363.8pt;height:416.65pt;mso-left-percent:-10001;mso-top-percent:-10001;mso-position-horizontal:absolute;mso-position-horizontal-relative:char;mso-position-vertical:absolute;mso-position-vertical-relative:line;mso-left-percent:-10001;mso-top-percent:-10001" filled="f" strokecolor="black [3213]">
            <v:textbox style="mso-next-textbox:#_x0000_s2271">
              <w:txbxContent>
                <w:p w14:paraId="2C5BC29E" w14:textId="77777777" w:rsidR="00DE5A65" w:rsidRPr="00964703" w:rsidRDefault="00DE5A65" w:rsidP="001B1EA1">
                  <w:pPr>
                    <w:spacing w:line="0" w:lineRule="atLeast"/>
                    <w:rPr>
                      <w:rFonts w:eastAsiaTheme="minorEastAsia"/>
                      <w:color w:val="00B050"/>
                      <w:sz w:val="16"/>
                      <w:szCs w:val="16"/>
                    </w:rPr>
                  </w:pPr>
                  <w:r w:rsidRPr="00964703">
                    <w:rPr>
                      <w:rFonts w:eastAsiaTheme="minorEastAsia"/>
                      <w:color w:val="00B050"/>
                      <w:sz w:val="16"/>
                      <w:szCs w:val="16"/>
                    </w:rPr>
                    <w:t xml:space="preserve">        &lt;library name="</w:t>
                  </w:r>
                  <w:r w:rsidRPr="00322A41">
                    <w:rPr>
                      <w:rFonts w:eastAsiaTheme="minorEastAsia"/>
                      <w:b/>
                      <w:i/>
                      <w:color w:val="002060"/>
                      <w:sz w:val="16"/>
                      <w:szCs w:val="16"/>
                    </w:rPr>
                    <w:t xml:space="preserve"> </w:t>
                  </w:r>
                  <w:r>
                    <w:rPr>
                      <w:rFonts w:eastAsiaTheme="minorEastAsia"/>
                      <w:b/>
                      <w:i/>
                      <w:color w:val="002060"/>
                      <w:sz w:val="16"/>
                      <w:szCs w:val="16"/>
                    </w:rPr>
                    <w:t>foo_bar</w:t>
                  </w:r>
                  <w:r w:rsidRPr="00964703">
                    <w:rPr>
                      <w:rFonts w:eastAsiaTheme="minorEastAsia"/>
                      <w:color w:val="00B050"/>
                      <w:sz w:val="16"/>
                      <w:szCs w:val="16"/>
                    </w:rPr>
                    <w:t xml:space="preserve"> "</w:t>
                  </w:r>
                </w:p>
                <w:p w14:paraId="57460283" w14:textId="77777777" w:rsidR="00DE5A65" w:rsidRPr="00964703" w:rsidRDefault="00DE5A65" w:rsidP="001B1EA1">
                  <w:pPr>
                    <w:spacing w:line="0" w:lineRule="atLeast"/>
                    <w:rPr>
                      <w:rFonts w:eastAsiaTheme="minorEastAsia"/>
                      <w:color w:val="00B050"/>
                      <w:sz w:val="16"/>
                      <w:szCs w:val="16"/>
                    </w:rPr>
                  </w:pPr>
                  <w:r w:rsidRPr="00964703">
                    <w:rPr>
                      <w:rFonts w:eastAsiaTheme="minorEastAsia"/>
                      <w:color w:val="00B050"/>
                      <w:sz w:val="16"/>
                      <w:szCs w:val="16"/>
                    </w:rPr>
                    <w:t xml:space="preserve">                 lib_path="</w:t>
                  </w:r>
                  <w:r w:rsidRPr="00427CC7">
                    <w:rPr>
                      <w:rFonts w:eastAsiaTheme="minorEastAsia"/>
                      <w:b/>
                      <w:i/>
                      <w:color w:val="002060"/>
                      <w:sz w:val="16"/>
                      <w:szCs w:val="16"/>
                    </w:rPr>
                    <w:t>/vendor/lib/lib</w:t>
                  </w:r>
                  <w:r>
                    <w:rPr>
                      <w:rFonts w:eastAsiaTheme="minorEastAsia"/>
                      <w:b/>
                      <w:i/>
                      <w:color w:val="002060"/>
                      <w:sz w:val="16"/>
                      <w:szCs w:val="16"/>
                    </w:rPr>
                    <w:t>foobar</w:t>
                  </w:r>
                  <w:r w:rsidRPr="00427CC7">
                    <w:rPr>
                      <w:rFonts w:eastAsiaTheme="minorEastAsia"/>
                      <w:b/>
                      <w:i/>
                      <w:color w:val="002060"/>
                      <w:sz w:val="16"/>
                      <w:szCs w:val="16"/>
                    </w:rPr>
                    <w:t>.so</w:t>
                  </w:r>
                  <w:r w:rsidRPr="00964703">
                    <w:rPr>
                      <w:rFonts w:eastAsiaTheme="minorEastAsia"/>
                      <w:color w:val="00B050"/>
                      <w:sz w:val="16"/>
                      <w:szCs w:val="16"/>
                    </w:rPr>
                    <w:t>"</w:t>
                  </w:r>
                </w:p>
                <w:p w14:paraId="33DB30A2" w14:textId="77777777" w:rsidR="00DE5A65" w:rsidRPr="00964703" w:rsidRDefault="00DE5A65" w:rsidP="001B1EA1">
                  <w:pPr>
                    <w:spacing w:line="0" w:lineRule="atLeast"/>
                    <w:rPr>
                      <w:rFonts w:eastAsiaTheme="minorEastAsia"/>
                      <w:color w:val="00B050"/>
                      <w:sz w:val="16"/>
                      <w:szCs w:val="16"/>
                    </w:rPr>
                  </w:pPr>
                  <w:r>
                    <w:rPr>
                      <w:rFonts w:eastAsiaTheme="minorEastAsia"/>
                      <w:color w:val="00B050"/>
                      <w:sz w:val="16"/>
                      <w:szCs w:val="16"/>
                    </w:rPr>
                    <w:t xml:space="preserve">                 lib64_path="</w:t>
                  </w:r>
                  <w:r w:rsidRPr="00427CC7">
                    <w:rPr>
                      <w:rFonts w:eastAsiaTheme="minorEastAsia"/>
                      <w:b/>
                      <w:i/>
                      <w:color w:val="002060"/>
                      <w:sz w:val="16"/>
                      <w:szCs w:val="16"/>
                    </w:rPr>
                    <w:t>/vendor/lib64/lib</w:t>
                  </w:r>
                  <w:r>
                    <w:rPr>
                      <w:rFonts w:eastAsiaTheme="minorEastAsia"/>
                      <w:b/>
                      <w:i/>
                      <w:color w:val="002060"/>
                      <w:sz w:val="16"/>
                      <w:szCs w:val="16"/>
                    </w:rPr>
                    <w:t>foobar</w:t>
                  </w:r>
                  <w:r w:rsidRPr="00427CC7">
                    <w:rPr>
                      <w:rFonts w:eastAsiaTheme="minorEastAsia"/>
                      <w:b/>
                      <w:i/>
                      <w:color w:val="002060"/>
                      <w:sz w:val="16"/>
                      <w:szCs w:val="16"/>
                    </w:rPr>
                    <w:t>.so</w:t>
                  </w:r>
                  <w:r w:rsidRPr="00427CC7">
                    <w:rPr>
                      <w:rFonts w:eastAsiaTheme="minorEastAsia"/>
                      <w:color w:val="002060"/>
                      <w:sz w:val="16"/>
                      <w:szCs w:val="16"/>
                    </w:rPr>
                    <w:t xml:space="preserve"> </w:t>
                  </w:r>
                  <w:r w:rsidRPr="00964703">
                    <w:rPr>
                      <w:rFonts w:eastAsiaTheme="minorEastAsia"/>
                      <w:color w:val="00B050"/>
                      <w:sz w:val="16"/>
                      <w:szCs w:val="16"/>
                    </w:rPr>
                    <w:t>"</w:t>
                  </w:r>
                </w:p>
                <w:p w14:paraId="7AE596E8" w14:textId="77777777" w:rsidR="00DE5A65" w:rsidRPr="00964703" w:rsidRDefault="00DE5A65" w:rsidP="001B1EA1">
                  <w:pPr>
                    <w:spacing w:line="0" w:lineRule="atLeast"/>
                    <w:rPr>
                      <w:rFonts w:eastAsiaTheme="minorEastAsia"/>
                      <w:color w:val="00B050"/>
                      <w:sz w:val="16"/>
                      <w:szCs w:val="16"/>
                    </w:rPr>
                  </w:pPr>
                  <w:r w:rsidRPr="00964703">
                    <w:rPr>
                      <w:rFonts w:eastAsiaTheme="minorEastAsia"/>
                      <w:color w:val="00B050"/>
                      <w:sz w:val="16"/>
                      <w:szCs w:val="16"/>
                    </w:rPr>
                    <w:t xml:space="preserve">                 param_path="</w:t>
                  </w:r>
                  <w:r w:rsidRPr="00427CC7">
                    <w:rPr>
                      <w:rFonts w:eastAsiaTheme="minorEastAsia"/>
                      <w:b/>
                      <w:i/>
                      <w:color w:val="002060"/>
                      <w:sz w:val="16"/>
                      <w:szCs w:val="16"/>
                    </w:rPr>
                    <w:t>/vendor/etc/lib</w:t>
                  </w:r>
                  <w:r>
                    <w:rPr>
                      <w:rFonts w:eastAsiaTheme="minorEastAsia"/>
                      <w:b/>
                      <w:i/>
                      <w:color w:val="002060"/>
                      <w:sz w:val="16"/>
                      <w:szCs w:val="16"/>
                    </w:rPr>
                    <w:t>foobar</w:t>
                  </w:r>
                  <w:r w:rsidRPr="00427CC7">
                    <w:rPr>
                      <w:rFonts w:eastAsiaTheme="minorEastAsia"/>
                      <w:b/>
                      <w:i/>
                      <w:color w:val="002060"/>
                      <w:sz w:val="16"/>
                      <w:szCs w:val="16"/>
                    </w:rPr>
                    <w:t>_param.bin</w:t>
                  </w:r>
                  <w:r w:rsidRPr="00964703">
                    <w:rPr>
                      <w:rFonts w:eastAsiaTheme="minorEastAsia"/>
                      <w:color w:val="00B050"/>
                      <w:sz w:val="16"/>
                      <w:szCs w:val="16"/>
                    </w:rPr>
                    <w:t>"</w:t>
                  </w:r>
                </w:p>
                <w:p w14:paraId="54DB3D3D" w14:textId="77777777" w:rsidR="00DE5A65" w:rsidRPr="00964703" w:rsidRDefault="00DE5A65" w:rsidP="001B1EA1">
                  <w:pPr>
                    <w:spacing w:line="0" w:lineRule="atLeast"/>
                    <w:rPr>
                      <w:rFonts w:eastAsiaTheme="minorEastAsia"/>
                      <w:color w:val="00B050"/>
                      <w:sz w:val="16"/>
                      <w:szCs w:val="16"/>
                    </w:rPr>
                  </w:pPr>
                  <w:r w:rsidRPr="00964703">
                    <w:rPr>
                      <w:rFonts w:eastAsiaTheme="minorEastAsia"/>
                      <w:color w:val="00B050"/>
                      <w:sz w:val="16"/>
                      <w:szCs w:val="16"/>
                    </w:rPr>
                    <w:t xml:space="preserve">                 lib_dump_path="AUTO"</w:t>
                  </w:r>
                </w:p>
                <w:p w14:paraId="79C929D8" w14:textId="77777777" w:rsidR="00DE5A65" w:rsidRPr="00964703" w:rsidRDefault="00DE5A65" w:rsidP="001B1EA1">
                  <w:pPr>
                    <w:spacing w:line="0" w:lineRule="atLeast"/>
                    <w:rPr>
                      <w:rFonts w:eastAsiaTheme="minorEastAsia"/>
                      <w:color w:val="00B050"/>
                      <w:sz w:val="16"/>
                      <w:szCs w:val="16"/>
                    </w:rPr>
                  </w:pPr>
                  <w:r w:rsidRPr="00964703">
                    <w:rPr>
                      <w:rFonts w:eastAsiaTheme="minorEastAsia"/>
                      <w:color w:val="00B050"/>
                      <w:sz w:val="16"/>
                      <w:szCs w:val="16"/>
                    </w:rPr>
                    <w:t xml:space="preserve">                 adb_cmd_key="</w:t>
                  </w:r>
                  <w:r w:rsidRPr="00427CC7">
                    <w:rPr>
                      <w:rFonts w:eastAsiaTheme="minorEastAsia"/>
                      <w:b/>
                      <w:i/>
                      <w:color w:val="002060"/>
                      <w:sz w:val="16"/>
                      <w:szCs w:val="16"/>
                    </w:rPr>
                    <w:t>LIB_CMD_KEY</w:t>
                  </w:r>
                  <w:r w:rsidRPr="00964703">
                    <w:rPr>
                      <w:rFonts w:eastAsiaTheme="minorEastAsia"/>
                      <w:color w:val="00B050"/>
                      <w:sz w:val="16"/>
                      <w:szCs w:val="16"/>
                    </w:rPr>
                    <w:t>"&gt;</w:t>
                  </w:r>
                </w:p>
                <w:p w14:paraId="355737C2" w14:textId="77777777" w:rsidR="00DE5A65" w:rsidRPr="00964703" w:rsidRDefault="00DE5A65" w:rsidP="001B1EA1">
                  <w:pPr>
                    <w:spacing w:line="0" w:lineRule="atLeast"/>
                    <w:rPr>
                      <w:color w:val="00B050"/>
                      <w:sz w:val="16"/>
                      <w:szCs w:val="16"/>
                    </w:rPr>
                  </w:pPr>
                  <w:r w:rsidRPr="00964703">
                    <w:rPr>
                      <w:color w:val="00B050"/>
                      <w:sz w:val="16"/>
                      <w:szCs w:val="16"/>
                    </w:rPr>
                    <w:t xml:space="preserve">            &lt;components&gt;</w:t>
                  </w:r>
                </w:p>
                <w:p w14:paraId="6E02E3B7" w14:textId="77777777" w:rsidR="00DE5A65" w:rsidRPr="00964703" w:rsidRDefault="00DE5A65" w:rsidP="001B1EA1">
                  <w:pPr>
                    <w:spacing w:line="0" w:lineRule="atLeast"/>
                    <w:rPr>
                      <w:color w:val="00B050"/>
                      <w:sz w:val="16"/>
                      <w:szCs w:val="16"/>
                    </w:rPr>
                  </w:pPr>
                  <w:r w:rsidRPr="00964703">
                    <w:rPr>
                      <w:color w:val="00B050"/>
                      <w:sz w:val="16"/>
                      <w:szCs w:val="16"/>
                    </w:rPr>
                    <w:t xml:space="preserve">                &lt;!-- for aurisys_scene record streamin normal --&gt;</w:t>
                  </w:r>
                </w:p>
                <w:p w14:paraId="7FE6E64D" w14:textId="77777777" w:rsidR="00DE5A65" w:rsidRPr="00964703" w:rsidRDefault="00DE5A65" w:rsidP="001B1EA1">
                  <w:pPr>
                    <w:spacing w:line="0" w:lineRule="atLeast"/>
                    <w:rPr>
                      <w:color w:val="00B050"/>
                      <w:sz w:val="16"/>
                      <w:szCs w:val="16"/>
                    </w:rPr>
                  </w:pPr>
                  <w:r w:rsidRPr="00964703">
                    <w:rPr>
                      <w:color w:val="00B050"/>
                      <w:sz w:val="16"/>
                      <w:szCs w:val="16"/>
                    </w:rPr>
                    <w:t xml:space="preserve">                &lt;component aurisys_scenario="AURISYS_SCENARIO_DSP_RECORD"</w:t>
                  </w:r>
                </w:p>
                <w:p w14:paraId="581E1DDE" w14:textId="77777777" w:rsidR="00DE5A65" w:rsidRPr="00964703" w:rsidRDefault="00DE5A65" w:rsidP="001B1EA1">
                  <w:pPr>
                    <w:spacing w:line="0" w:lineRule="atLeast"/>
                    <w:rPr>
                      <w:color w:val="00B050"/>
                      <w:sz w:val="16"/>
                      <w:szCs w:val="16"/>
                    </w:rPr>
                  </w:pPr>
                  <w:r w:rsidRPr="00964703">
                    <w:rPr>
                      <w:color w:val="00B050"/>
                      <w:sz w:val="16"/>
                      <w:szCs w:val="16"/>
                    </w:rPr>
                    <w:t xml:space="preserve">                           sample_rate="48000"</w:t>
                  </w:r>
                  <w:r>
                    <w:rPr>
                      <w:color w:val="00B050"/>
                      <w:sz w:val="16"/>
                      <w:szCs w:val="16"/>
                    </w:rPr>
                    <w:t xml:space="preserve"> </w:t>
                  </w:r>
                </w:p>
                <w:p w14:paraId="166CBE45" w14:textId="77777777" w:rsidR="00DE5A65" w:rsidRPr="00964703" w:rsidRDefault="00DE5A65" w:rsidP="001B1EA1">
                  <w:pPr>
                    <w:spacing w:line="0" w:lineRule="atLeast"/>
                    <w:rPr>
                      <w:color w:val="00B050"/>
                      <w:sz w:val="16"/>
                      <w:szCs w:val="16"/>
                    </w:rPr>
                  </w:pPr>
                  <w:r w:rsidRPr="00964703">
                    <w:rPr>
                      <w:color w:val="00B050"/>
                      <w:sz w:val="16"/>
                      <w:szCs w:val="16"/>
                    </w:rPr>
                    <w:t xml:space="preserve">                           audio_format="AUDIO_FORMAT_PCM_16_BIT,AUDIO_FORMAT_PCM_32_BIT"</w:t>
                  </w:r>
                </w:p>
                <w:p w14:paraId="64CC10C4" w14:textId="77777777" w:rsidR="00DE5A65" w:rsidRPr="00964703" w:rsidRDefault="00DE5A65" w:rsidP="001B1EA1">
                  <w:pPr>
                    <w:spacing w:line="0" w:lineRule="atLeast"/>
                    <w:rPr>
                      <w:color w:val="00B050"/>
                      <w:sz w:val="16"/>
                      <w:szCs w:val="16"/>
                    </w:rPr>
                  </w:pPr>
                  <w:r w:rsidRPr="00964703">
                    <w:rPr>
                      <w:color w:val="00B050"/>
                      <w:sz w:val="16"/>
                      <w:szCs w:val="16"/>
                    </w:rPr>
                    <w:t xml:space="preserve">                           frame_size_ms="20"</w:t>
                  </w:r>
                </w:p>
                <w:p w14:paraId="03AC15C9" w14:textId="77777777" w:rsidR="00DE5A65" w:rsidRPr="00964703" w:rsidRDefault="00DE5A65" w:rsidP="001B1EA1">
                  <w:pPr>
                    <w:spacing w:line="0" w:lineRule="atLeast"/>
                    <w:rPr>
                      <w:color w:val="00B050"/>
                      <w:sz w:val="16"/>
                      <w:szCs w:val="16"/>
                    </w:rPr>
                  </w:pPr>
                  <w:r w:rsidRPr="00964703">
                    <w:rPr>
                      <w:color w:val="00B050"/>
                      <w:sz w:val="16"/>
                      <w:szCs w:val="16"/>
                    </w:rPr>
                    <w:t xml:space="preserve">                           b_interleave="0"</w:t>
                  </w:r>
                </w:p>
                <w:p w14:paraId="7BCC66AE" w14:textId="77777777" w:rsidR="00DE5A65" w:rsidRPr="00964703" w:rsidRDefault="00DE5A65" w:rsidP="001B1EA1">
                  <w:pPr>
                    <w:spacing w:line="0" w:lineRule="atLeast"/>
                    <w:rPr>
                      <w:color w:val="00B050"/>
                      <w:sz w:val="16"/>
                      <w:szCs w:val="16"/>
                    </w:rPr>
                  </w:pPr>
                  <w:r w:rsidRPr="00964703">
                    <w:rPr>
                      <w:color w:val="00B050"/>
                      <w:sz w:val="16"/>
                      <w:szCs w:val="16"/>
                    </w:rPr>
                    <w:t xml:space="preserve">                           enable_log="0"</w:t>
                  </w:r>
                </w:p>
                <w:p w14:paraId="6B8C16EC" w14:textId="77777777" w:rsidR="00DE5A65" w:rsidRPr="00964703" w:rsidRDefault="00DE5A65" w:rsidP="001B1EA1">
                  <w:pPr>
                    <w:spacing w:line="0" w:lineRule="atLeast"/>
                    <w:rPr>
                      <w:color w:val="00B050"/>
                      <w:sz w:val="16"/>
                      <w:szCs w:val="16"/>
                    </w:rPr>
                  </w:pPr>
                  <w:r w:rsidRPr="00964703">
                    <w:rPr>
                      <w:color w:val="00B050"/>
                      <w:sz w:val="16"/>
                      <w:szCs w:val="16"/>
                    </w:rPr>
                    <w:t xml:space="preserve">                           enable_raw_dump="0"</w:t>
                  </w:r>
                </w:p>
                <w:p w14:paraId="7858435B" w14:textId="77777777" w:rsidR="00DE5A65" w:rsidRPr="00964703" w:rsidRDefault="00DE5A65" w:rsidP="001B1EA1">
                  <w:pPr>
                    <w:spacing w:line="0" w:lineRule="atLeast"/>
                    <w:rPr>
                      <w:color w:val="00B050"/>
                      <w:sz w:val="16"/>
                      <w:szCs w:val="16"/>
                    </w:rPr>
                  </w:pPr>
                  <w:r w:rsidRPr="00964703">
                    <w:rPr>
                      <w:color w:val="00B050"/>
                      <w:sz w:val="16"/>
                      <w:szCs w:val="16"/>
                    </w:rPr>
                    <w:t xml:space="preserve">                           enable_lib_dump="0"</w:t>
                  </w:r>
                </w:p>
                <w:p w14:paraId="6D1D025A" w14:textId="77777777" w:rsidR="00DE5A65" w:rsidRPr="00964703" w:rsidRDefault="00DE5A65" w:rsidP="001B1EA1">
                  <w:pPr>
                    <w:spacing w:line="0" w:lineRule="atLeast"/>
                    <w:rPr>
                      <w:color w:val="00B050"/>
                      <w:sz w:val="16"/>
                      <w:szCs w:val="16"/>
                    </w:rPr>
                  </w:pPr>
                  <w:r w:rsidRPr="00964703">
                    <w:rPr>
                      <w:color w:val="00B050"/>
                      <w:sz w:val="16"/>
                      <w:szCs w:val="16"/>
                    </w:rPr>
                    <w:t xml:space="preserve">                           enhancement_mode="0"&gt;</w:t>
                  </w:r>
                </w:p>
                <w:p w14:paraId="0CF0201F" w14:textId="77777777" w:rsidR="00DE5A65" w:rsidRPr="00964703" w:rsidRDefault="00DE5A65" w:rsidP="001B1EA1">
                  <w:pPr>
                    <w:spacing w:line="0" w:lineRule="atLeast"/>
                    <w:rPr>
                      <w:color w:val="00B050"/>
                      <w:sz w:val="16"/>
                      <w:szCs w:val="16"/>
                    </w:rPr>
                  </w:pPr>
                  <w:r w:rsidRPr="00964703">
                    <w:rPr>
                      <w:color w:val="00B050"/>
                      <w:sz w:val="16"/>
                      <w:szCs w:val="16"/>
                    </w:rPr>
                    <w:t xml:space="preserve">                    &lt;uplink_process&gt;</w:t>
                  </w:r>
                </w:p>
                <w:p w14:paraId="730D0E9D" w14:textId="77777777" w:rsidR="00DE5A65" w:rsidRPr="00964703" w:rsidRDefault="00DE5A65" w:rsidP="001B1EA1">
                  <w:pPr>
                    <w:spacing w:line="0" w:lineRule="atLeast"/>
                    <w:rPr>
                      <w:color w:val="00B050"/>
                      <w:sz w:val="16"/>
                      <w:szCs w:val="16"/>
                    </w:rPr>
                  </w:pPr>
                  <w:r w:rsidRPr="00964703">
                    <w:rPr>
                      <w:color w:val="00B050"/>
                      <w:sz w:val="16"/>
                      <w:szCs w:val="16"/>
                    </w:rPr>
                    <w:t xml:space="preserve">                        &lt;buf_in  data_buf_type="DATA_BUF_UPLINK_IN"</w:t>
                  </w:r>
                </w:p>
                <w:p w14:paraId="56F69691" w14:textId="77777777" w:rsidR="00DE5A65" w:rsidRPr="00964703" w:rsidRDefault="00DE5A65" w:rsidP="001B1EA1">
                  <w:pPr>
                    <w:spacing w:line="0" w:lineRule="atLeast"/>
                    <w:rPr>
                      <w:color w:val="00B050"/>
                      <w:sz w:val="16"/>
                      <w:szCs w:val="16"/>
                    </w:rPr>
                  </w:pPr>
                  <w:r w:rsidRPr="00964703">
                    <w:rPr>
                      <w:color w:val="00B050"/>
                      <w:sz w:val="16"/>
                      <w:szCs w:val="16"/>
                    </w:rPr>
                    <w:t xml:space="preserve">                                 num_channels="1,2"/&gt;</w:t>
                  </w:r>
                </w:p>
                <w:p w14:paraId="4CFB2A7E" w14:textId="77777777" w:rsidR="00DE5A65" w:rsidRPr="00964703" w:rsidRDefault="00DE5A65" w:rsidP="001B1EA1">
                  <w:pPr>
                    <w:spacing w:line="0" w:lineRule="atLeast"/>
                    <w:rPr>
                      <w:color w:val="00B050"/>
                      <w:sz w:val="16"/>
                      <w:szCs w:val="16"/>
                    </w:rPr>
                  </w:pPr>
                  <w:r w:rsidRPr="00964703">
                    <w:rPr>
                      <w:color w:val="00B050"/>
                      <w:sz w:val="16"/>
                      <w:szCs w:val="16"/>
                    </w:rPr>
                    <w:t xml:space="preserve">                        &lt;buf_out data_buf_type="DATA_BUF_UPLINK_OUT"</w:t>
                  </w:r>
                </w:p>
                <w:p w14:paraId="5A99FA3D" w14:textId="77777777" w:rsidR="00DE5A65" w:rsidRPr="00964703" w:rsidRDefault="00DE5A65" w:rsidP="001B1EA1">
                  <w:pPr>
                    <w:spacing w:line="0" w:lineRule="atLeast"/>
                    <w:rPr>
                      <w:color w:val="00B050"/>
                      <w:sz w:val="16"/>
                      <w:szCs w:val="16"/>
                    </w:rPr>
                  </w:pPr>
                  <w:r w:rsidRPr="00964703">
                    <w:rPr>
                      <w:color w:val="00B050"/>
                      <w:sz w:val="16"/>
                      <w:szCs w:val="16"/>
                    </w:rPr>
                    <w:t xml:space="preserve">                                 num_channels="1,2"/&gt;</w:t>
                  </w:r>
                </w:p>
                <w:p w14:paraId="6021E786" w14:textId="77777777" w:rsidR="00DE5A65" w:rsidRPr="00964703" w:rsidRDefault="00DE5A65" w:rsidP="001B1EA1">
                  <w:pPr>
                    <w:spacing w:line="0" w:lineRule="atLeast"/>
                    <w:rPr>
                      <w:color w:val="00B050"/>
                      <w:sz w:val="16"/>
                      <w:szCs w:val="16"/>
                    </w:rPr>
                  </w:pPr>
                  <w:r w:rsidRPr="00964703">
                    <w:rPr>
                      <w:color w:val="00B050"/>
                      <w:sz w:val="16"/>
                      <w:szCs w:val="16"/>
                    </w:rPr>
                    <w:t xml:space="preserve">                    &lt;/uplink_process&gt;</w:t>
                  </w:r>
                </w:p>
                <w:p w14:paraId="0FBBF911" w14:textId="77777777" w:rsidR="00DE5A65" w:rsidRPr="00964703" w:rsidRDefault="00DE5A65" w:rsidP="001B1EA1">
                  <w:pPr>
                    <w:spacing w:line="0" w:lineRule="atLeast"/>
                    <w:rPr>
                      <w:color w:val="00B050"/>
                      <w:sz w:val="16"/>
                      <w:szCs w:val="16"/>
                    </w:rPr>
                  </w:pPr>
                  <w:r w:rsidRPr="00964703">
                    <w:rPr>
                      <w:color w:val="00B050"/>
                      <w:sz w:val="16"/>
                      <w:szCs w:val="16"/>
                    </w:rPr>
                    <w:t xml:space="preserve">                &lt;/component&gt;</w:t>
                  </w:r>
                </w:p>
                <w:p w14:paraId="394EBE8B" w14:textId="77777777" w:rsidR="00DE5A65" w:rsidRPr="00964703" w:rsidRDefault="00DE5A65" w:rsidP="001B1EA1">
                  <w:pPr>
                    <w:spacing w:line="0" w:lineRule="atLeast"/>
                    <w:rPr>
                      <w:color w:val="00B050"/>
                      <w:sz w:val="16"/>
                      <w:szCs w:val="16"/>
                    </w:rPr>
                  </w:pPr>
                  <w:r w:rsidRPr="00964703">
                    <w:rPr>
                      <w:color w:val="00B050"/>
                      <w:sz w:val="16"/>
                      <w:szCs w:val="16"/>
                    </w:rPr>
                    <w:t xml:space="preserve">            &lt;/components&gt;</w:t>
                  </w:r>
                </w:p>
                <w:p w14:paraId="1CF0AB45" w14:textId="77777777" w:rsidR="00DE5A65" w:rsidRPr="00964703" w:rsidRDefault="00DE5A65" w:rsidP="001B1EA1">
                  <w:pPr>
                    <w:spacing w:line="0" w:lineRule="atLeast"/>
                    <w:rPr>
                      <w:color w:val="00B050"/>
                      <w:sz w:val="16"/>
                      <w:szCs w:val="16"/>
                    </w:rPr>
                  </w:pPr>
                  <w:r w:rsidRPr="00964703">
                    <w:rPr>
                      <w:color w:val="00B050"/>
                      <w:sz w:val="16"/>
                      <w:szCs w:val="16"/>
                    </w:rPr>
                    <w:t xml:space="preserve">        &lt;/library&gt;</w:t>
                  </w:r>
                </w:p>
              </w:txbxContent>
            </v:textbox>
            <w10:anchorlock/>
          </v:shape>
        </w:pict>
      </w:r>
    </w:p>
    <w:p w14:paraId="40AB3C4E" w14:textId="3EC2788C" w:rsidR="007C18BE" w:rsidRPr="00814456" w:rsidRDefault="10853FB9" w:rsidP="10853FB9">
      <w:pPr>
        <w:jc w:val="left"/>
        <w:rPr>
          <w:rFonts w:eastAsiaTheme="minorEastAsia"/>
          <w:sz w:val="22"/>
          <w:szCs w:val="22"/>
        </w:rPr>
      </w:pPr>
      <w:r w:rsidRPr="10853FB9">
        <w:rPr>
          <w:rFonts w:eastAsiaTheme="minorEastAsia"/>
        </w:rPr>
        <w:t xml:space="preserve">Note: </w:t>
      </w:r>
      <w:r w:rsidRPr="10853FB9">
        <w:rPr>
          <w:rFonts w:eastAsiaTheme="minorEastAsia"/>
          <w:b/>
          <w:bCs/>
        </w:rPr>
        <w:t>The maximum number of library that can be set in aurisys_config_</w:t>
      </w:r>
      <w:r w:rsidR="00683969">
        <w:rPr>
          <w:rFonts w:eastAsiaTheme="minorEastAsia"/>
          <w:b/>
          <w:bCs/>
        </w:rPr>
        <w:t>adsp</w:t>
      </w:r>
      <w:r w:rsidRPr="10853FB9">
        <w:rPr>
          <w:rFonts w:eastAsiaTheme="minorEastAsia"/>
          <w:b/>
          <w:bCs/>
        </w:rPr>
        <w:t>.xml is 8</w:t>
      </w:r>
      <w:r w:rsidRPr="10853FB9">
        <w:rPr>
          <w:rFonts w:eastAsiaTheme="minorEastAsia"/>
        </w:rPr>
        <w:t xml:space="preserve">. The limit could be change by revising macro </w:t>
      </w:r>
      <w:r w:rsidRPr="10853FB9">
        <w:rPr>
          <w:rFonts w:ascii="Courier New" w:eastAsiaTheme="minorEastAsia" w:hAnsi="Courier New" w:cs="Courier New"/>
        </w:rPr>
        <w:t>MAX_TOTAL_LIB_NUM</w:t>
      </w:r>
      <w:r w:rsidRPr="10853FB9">
        <w:rPr>
          <w:rFonts w:eastAsiaTheme="minorEastAsia"/>
        </w:rPr>
        <w:t xml:space="preserve"> in both following files.</w:t>
      </w:r>
      <w:r w:rsidR="007C18BE">
        <w:br/>
      </w:r>
      <w:r w:rsidRPr="10853FB9">
        <w:rPr>
          <w:rFonts w:eastAsiaTheme="minorEastAsia"/>
          <w:i/>
          <w:iCs/>
        </w:rPr>
        <w:t>/vendor/mediatek/proprietary/hardware/audio/common/aurisys/framework/aurisys_config.h</w:t>
      </w:r>
      <w:r w:rsidR="007C18BE">
        <w:br/>
      </w:r>
      <w:r w:rsidRPr="10853FB9">
        <w:rPr>
          <w:rFonts w:eastAsiaTheme="minorEastAsia"/>
          <w:i/>
          <w:iCs/>
        </w:rPr>
        <w:t>/vendor/mediatek/proprietary/tinysys/common/drivers/audio/aurisys/framework/aurisys_config.h</w:t>
      </w:r>
    </w:p>
    <w:p w14:paraId="72A05367" w14:textId="77777777" w:rsidR="00D50270" w:rsidRDefault="10853FB9" w:rsidP="00C81149">
      <w:pPr>
        <w:pStyle w:val="3"/>
      </w:pPr>
      <w:bookmarkStart w:id="119" w:name="_Toc229437623"/>
      <w:r>
        <w:t>New Aurisys Scenario</w:t>
      </w:r>
      <w:bookmarkEnd w:id="119"/>
    </w:p>
    <w:p w14:paraId="0BAC805F" w14:textId="77777777" w:rsidR="00D50270" w:rsidRDefault="10853FB9" w:rsidP="00D50270">
      <w:r>
        <w:t xml:space="preserve">Predefined aurisys scenario may not fit your requirement (for example: gaming), below are the guidelnes to add a new aurisys scenario in ADSP. We use </w:t>
      </w:r>
      <w:r w:rsidRPr="10853FB9">
        <w:rPr>
          <w:rFonts w:ascii="Courier New" w:hAnsi="Courier New" w:cs="Courier New"/>
          <w:b/>
          <w:bCs/>
          <w:i/>
          <w:iCs/>
        </w:rPr>
        <w:t>AURISYS_SCENARIO_DSP_GAMING</w:t>
      </w:r>
      <w:r>
        <w:t xml:space="preserve"> as example.</w:t>
      </w:r>
    </w:p>
    <w:tbl>
      <w:tblPr>
        <w:tblStyle w:val="21"/>
        <w:tblW w:w="9093" w:type="dxa"/>
        <w:tblLayout w:type="fixed"/>
        <w:tblLook w:val="04A0" w:firstRow="1" w:lastRow="0" w:firstColumn="1" w:lastColumn="0" w:noHBand="0" w:noVBand="1"/>
      </w:tblPr>
      <w:tblGrid>
        <w:gridCol w:w="3719"/>
        <w:gridCol w:w="2126"/>
        <w:gridCol w:w="3248"/>
      </w:tblGrid>
      <w:tr w:rsidR="00D50270" w:rsidRPr="002E0FED" w14:paraId="7A39C322" w14:textId="77777777" w:rsidTr="10853FB9">
        <w:trPr>
          <w:cnfStyle w:val="100000000000" w:firstRow="1" w:lastRow="0" w:firstColumn="0" w:lastColumn="0" w:oddVBand="0" w:evenVBand="0" w:oddHBand="0"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3719" w:type="dxa"/>
            <w:tcBorders>
              <w:top w:val="single" w:sz="12" w:space="0" w:color="auto"/>
              <w:bottom w:val="double" w:sz="4" w:space="0" w:color="auto"/>
            </w:tcBorders>
            <w:hideMark/>
          </w:tcPr>
          <w:p w14:paraId="73C569FE" w14:textId="77777777" w:rsidR="00D50270" w:rsidRPr="0052230D" w:rsidRDefault="00D50270" w:rsidP="10853FB9">
            <w:pPr>
              <w:adjustRightInd/>
              <w:snapToGrid/>
              <w:spacing w:before="0" w:after="0"/>
              <w:jc w:val="center"/>
              <w:rPr>
                <w:rFonts w:eastAsia="新細明體" w:cs="Calibri"/>
              </w:rPr>
            </w:pPr>
            <w:r w:rsidRPr="10853FB9">
              <w:rPr>
                <w:rFonts w:eastAsia="新細明體" w:cs="Calibri"/>
                <w:kern w:val="0"/>
              </w:rPr>
              <w:t>Path</w:t>
            </w:r>
          </w:p>
        </w:tc>
        <w:tc>
          <w:tcPr>
            <w:tcW w:w="2126" w:type="dxa"/>
            <w:tcBorders>
              <w:top w:val="single" w:sz="12" w:space="0" w:color="auto"/>
              <w:bottom w:val="double" w:sz="4" w:space="0" w:color="auto"/>
            </w:tcBorders>
          </w:tcPr>
          <w:p w14:paraId="778018ED" w14:textId="77777777" w:rsidR="00D50270" w:rsidRPr="0052230D" w:rsidRDefault="00D50270"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3248" w:type="dxa"/>
            <w:tcBorders>
              <w:top w:val="single" w:sz="12" w:space="0" w:color="auto"/>
              <w:bottom w:val="double" w:sz="4" w:space="0" w:color="auto"/>
            </w:tcBorders>
            <w:hideMark/>
          </w:tcPr>
          <w:p w14:paraId="08492C6B" w14:textId="77777777" w:rsidR="00D50270" w:rsidRPr="0052230D" w:rsidRDefault="00D50270"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515295" w:rsidRPr="002E0FED" w14:paraId="49459746" w14:textId="77777777" w:rsidTr="10853FB9">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3719" w:type="dxa"/>
            <w:tcBorders>
              <w:top w:val="double" w:sz="4" w:space="0" w:color="auto"/>
            </w:tcBorders>
            <w:hideMark/>
          </w:tcPr>
          <w:p w14:paraId="14FFED62" w14:textId="77777777" w:rsidR="00515295" w:rsidRPr="0052230D" w:rsidRDefault="10853FB9" w:rsidP="10853FB9">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vendor/mediatek/proprietary/hardware/audio/common/aurisys/framework</w:t>
            </w:r>
          </w:p>
        </w:tc>
        <w:tc>
          <w:tcPr>
            <w:tcW w:w="2126" w:type="dxa"/>
            <w:vMerge w:val="restart"/>
            <w:tcBorders>
              <w:top w:val="double" w:sz="4" w:space="0" w:color="auto"/>
            </w:tcBorders>
          </w:tcPr>
          <w:p w14:paraId="39429029" w14:textId="77777777" w:rsidR="00515295" w:rsidRPr="00593701" w:rsidRDefault="00515295"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aurisys_scenario_dsp.h</w:t>
            </w:r>
          </w:p>
        </w:tc>
        <w:tc>
          <w:tcPr>
            <w:tcW w:w="3248" w:type="dxa"/>
            <w:tcBorders>
              <w:top w:val="double" w:sz="4" w:space="0" w:color="auto"/>
            </w:tcBorders>
            <w:hideMark/>
          </w:tcPr>
          <w:p w14:paraId="49A13A47" w14:textId="77777777" w:rsidR="00515295" w:rsidRPr="002E0FED" w:rsidRDefault="00515295"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Add AP side new scenario enum</w:t>
            </w:r>
          </w:p>
        </w:tc>
      </w:tr>
      <w:tr w:rsidR="00515295" w:rsidRPr="002E0FED" w14:paraId="083E8FBF" w14:textId="77777777" w:rsidTr="10853FB9">
        <w:trPr>
          <w:trHeight w:val="124"/>
        </w:trPr>
        <w:tc>
          <w:tcPr>
            <w:cnfStyle w:val="001000000000" w:firstRow="0" w:lastRow="0" w:firstColumn="1" w:lastColumn="0" w:oddVBand="0" w:evenVBand="0" w:oddHBand="0" w:evenHBand="0" w:firstRowFirstColumn="0" w:firstRowLastColumn="0" w:lastRowFirstColumn="0" w:lastRowLastColumn="0"/>
            <w:tcW w:w="3719" w:type="dxa"/>
          </w:tcPr>
          <w:p w14:paraId="0DC93E56" w14:textId="77777777" w:rsidR="00515295" w:rsidRPr="0052230D"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vendor/mediatek/proprietary/tinysys/common</w:t>
            </w:r>
            <w:r w:rsidRPr="10853FB9">
              <w:rPr>
                <w:rFonts w:asciiTheme="minorHAnsi" w:eastAsiaTheme="minorEastAsia" w:hAnsiTheme="minorHAnsi" w:cstheme="minorBidi"/>
                <w:b w:val="0"/>
                <w:bCs w:val="0"/>
                <w:sz w:val="18"/>
                <w:szCs w:val="18"/>
              </w:rPr>
              <w:lastRenderedPageBreak/>
              <w:t>/drivers/audio/aurisys/framework/</w:t>
            </w:r>
          </w:p>
        </w:tc>
        <w:tc>
          <w:tcPr>
            <w:tcW w:w="2126" w:type="dxa"/>
            <w:vMerge/>
          </w:tcPr>
          <w:p w14:paraId="7C691DEA" w14:textId="77777777" w:rsidR="00515295" w:rsidRPr="00593701" w:rsidRDefault="00515295" w:rsidP="00311C77">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c>
          <w:tcPr>
            <w:tcW w:w="3248" w:type="dxa"/>
          </w:tcPr>
          <w:p w14:paraId="67AD8E72" w14:textId="77777777" w:rsidR="00515295" w:rsidRDefault="00515295"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Add DSP B0 side new scenario enum</w:t>
            </w:r>
          </w:p>
        </w:tc>
      </w:tr>
      <w:tr w:rsidR="00515295" w:rsidRPr="002E0FED" w14:paraId="0392076D" w14:textId="77777777" w:rsidTr="10853FB9">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3719" w:type="dxa"/>
          </w:tcPr>
          <w:p w14:paraId="631D4E2D" w14:textId="77777777" w:rsidR="00515295" w:rsidRPr="0052230D"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vendor/mediatek/proprietary/tinysys/freertos/source/middleware/lib/aurisys/framework/</w:t>
            </w:r>
          </w:p>
        </w:tc>
        <w:tc>
          <w:tcPr>
            <w:tcW w:w="2126" w:type="dxa"/>
            <w:vMerge/>
          </w:tcPr>
          <w:p w14:paraId="764D1299" w14:textId="77777777" w:rsidR="00515295" w:rsidRPr="00593701" w:rsidRDefault="00515295" w:rsidP="00311C77">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kern w:val="0"/>
                <w:szCs w:val="20"/>
              </w:rPr>
            </w:pPr>
          </w:p>
        </w:tc>
        <w:tc>
          <w:tcPr>
            <w:tcW w:w="3248" w:type="dxa"/>
          </w:tcPr>
          <w:p w14:paraId="05CF7A43" w14:textId="77777777" w:rsidR="00515295" w:rsidRDefault="00515295"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Add DSP B0 side new scenario enum</w:t>
            </w:r>
          </w:p>
        </w:tc>
      </w:tr>
      <w:tr w:rsidR="00D50270" w:rsidRPr="002E0FED" w14:paraId="633215FF" w14:textId="77777777" w:rsidTr="10853FB9">
        <w:trPr>
          <w:trHeight w:val="14"/>
        </w:trPr>
        <w:tc>
          <w:tcPr>
            <w:cnfStyle w:val="001000000000" w:firstRow="0" w:lastRow="0" w:firstColumn="1" w:lastColumn="0" w:oddVBand="0" w:evenVBand="0" w:oddHBand="0" w:evenHBand="0" w:firstRowFirstColumn="0" w:firstRowLastColumn="0" w:lastRowFirstColumn="0" w:lastRowLastColumn="0"/>
            <w:tcW w:w="3719" w:type="dxa"/>
            <w:hideMark/>
          </w:tcPr>
          <w:p w14:paraId="1433A516" w14:textId="77777777" w:rsidR="00D50270" w:rsidRPr="0052230D" w:rsidRDefault="10853FB9" w:rsidP="10853FB9">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vendor/mediatek/proprietary/hardware/audio/common/aurisys/utility</w:t>
            </w:r>
          </w:p>
        </w:tc>
        <w:tc>
          <w:tcPr>
            <w:tcW w:w="2126" w:type="dxa"/>
          </w:tcPr>
          <w:p w14:paraId="1C50F138" w14:textId="77777777" w:rsidR="00D50270" w:rsidRPr="002E0FED" w:rsidRDefault="10853FB9" w:rsidP="10853FB9">
            <w:pPr>
              <w:adjustRightInd/>
              <w:snapToGrid/>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asciiTheme="minorHAnsi" w:eastAsiaTheme="minorEastAsia" w:hAnsiTheme="minorHAnsi" w:cstheme="minorBidi"/>
                <w:sz w:val="18"/>
                <w:szCs w:val="18"/>
              </w:rPr>
              <w:t>aurisys_utility.c</w:t>
            </w:r>
          </w:p>
        </w:tc>
        <w:tc>
          <w:tcPr>
            <w:tcW w:w="3248" w:type="dxa"/>
            <w:hideMark/>
          </w:tcPr>
          <w:p w14:paraId="6842BBF8" w14:textId="77777777" w:rsidR="00D50270" w:rsidRPr="002E0FED" w:rsidRDefault="00D50270" w:rsidP="10853F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Add string and map scenario to task scene</w:t>
            </w:r>
          </w:p>
        </w:tc>
      </w:tr>
      <w:tr w:rsidR="00D50270" w:rsidRPr="002E0FED" w14:paraId="10438583" w14:textId="77777777" w:rsidTr="10853FB9">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3719" w:type="dxa"/>
            <w:tcBorders>
              <w:bottom w:val="single" w:sz="12" w:space="0" w:color="auto"/>
            </w:tcBorders>
          </w:tcPr>
          <w:p w14:paraId="1382CFF9" w14:textId="77777777" w:rsidR="00D50270" w:rsidRPr="0052230D" w:rsidRDefault="10853FB9" w:rsidP="10853FB9">
            <w:pPr>
              <w:adjustRightInd/>
              <w:snapToGrid/>
              <w:spacing w:before="0" w:after="0"/>
              <w:jc w:val="left"/>
              <w:rPr>
                <w:rFonts w:asciiTheme="minorHAnsi" w:eastAsiaTheme="minorEastAsia" w:hAnsiTheme="minorHAnsi" w:cstheme="minorBidi"/>
                <w:b w:val="0"/>
                <w:bCs w:val="0"/>
                <w:sz w:val="18"/>
                <w:szCs w:val="18"/>
              </w:rPr>
            </w:pPr>
            <w:r w:rsidRPr="10853FB9">
              <w:rPr>
                <w:rFonts w:asciiTheme="minorHAnsi" w:eastAsiaTheme="minorEastAsia" w:hAnsiTheme="minorHAnsi" w:cstheme="minorBidi"/>
                <w:b w:val="0"/>
                <w:bCs w:val="0"/>
                <w:sz w:val="18"/>
                <w:szCs w:val="18"/>
              </w:rPr>
              <w:t>vendor/mediatek/proprietary/external/aurisys</w:t>
            </w:r>
          </w:p>
        </w:tc>
        <w:tc>
          <w:tcPr>
            <w:tcW w:w="2126" w:type="dxa"/>
            <w:tcBorders>
              <w:bottom w:val="single" w:sz="12" w:space="0" w:color="auto"/>
            </w:tcBorders>
          </w:tcPr>
          <w:p w14:paraId="6B4AE292" w14:textId="77777777" w:rsidR="00D50270" w:rsidRDefault="10853FB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aurisys_config_hifi3.xml</w:t>
            </w:r>
          </w:p>
          <w:p w14:paraId="05950B30" w14:textId="77777777" w:rsidR="0084255C" w:rsidRDefault="10853FB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sidRPr="10853FB9">
              <w:rPr>
                <w:rFonts w:asciiTheme="minorHAnsi" w:eastAsiaTheme="minorEastAsia" w:hAnsiTheme="minorHAnsi" w:cstheme="minorBidi"/>
                <w:sz w:val="18"/>
                <w:szCs w:val="18"/>
              </w:rPr>
              <w:t>aurisys_config_rv.xml</w:t>
            </w:r>
          </w:p>
          <w:p w14:paraId="1C71525C" w14:textId="6513EF83" w:rsidR="00683969" w:rsidRDefault="00683969"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18"/>
                <w:szCs w:val="18"/>
              </w:rPr>
            </w:pPr>
            <w:r>
              <w:rPr>
                <w:rFonts w:asciiTheme="minorHAnsi" w:eastAsiaTheme="minorEastAsia" w:hAnsiTheme="minorHAnsi" w:cstheme="minorBidi" w:hint="eastAsia"/>
                <w:sz w:val="18"/>
                <w:szCs w:val="18"/>
              </w:rPr>
              <w:t>a</w:t>
            </w:r>
            <w:r>
              <w:rPr>
                <w:rFonts w:asciiTheme="minorHAnsi" w:eastAsiaTheme="minorEastAsia" w:hAnsiTheme="minorHAnsi" w:cstheme="minorBidi"/>
                <w:sz w:val="18"/>
                <w:szCs w:val="18"/>
              </w:rPr>
              <w:t>urisys_config_adsp.xml</w:t>
            </w:r>
          </w:p>
        </w:tc>
        <w:tc>
          <w:tcPr>
            <w:tcW w:w="3248" w:type="dxa"/>
            <w:tcBorders>
              <w:bottom w:val="single" w:sz="12" w:space="0" w:color="auto"/>
            </w:tcBorders>
          </w:tcPr>
          <w:p w14:paraId="4271512A" w14:textId="77777777" w:rsidR="00D50270" w:rsidRDefault="00D50270"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Add new scenario to configuration xml file</w:t>
            </w:r>
          </w:p>
        </w:tc>
      </w:tr>
    </w:tbl>
    <w:p w14:paraId="225C5450" w14:textId="77777777" w:rsidR="00793238" w:rsidRPr="00793238" w:rsidRDefault="00D50270" w:rsidP="0031787A">
      <w:pPr>
        <w:pStyle w:val="af0"/>
        <w:numPr>
          <w:ilvl w:val="0"/>
          <w:numId w:val="25"/>
        </w:numPr>
        <w:jc w:val="left"/>
      </w:pPr>
      <w:r>
        <w:t>In</w:t>
      </w:r>
      <w:r w:rsidR="0052230D">
        <w:t xml:space="preserve"> </w:t>
      </w:r>
      <w:r w:rsidRPr="10853FB9">
        <w:rPr>
          <w:rFonts w:ascii="Courier New" w:eastAsiaTheme="minorEastAsia" w:hAnsi="Courier New" w:cs="Courier New"/>
          <w:sz w:val="18"/>
          <w:szCs w:val="18"/>
        </w:rPr>
        <w:t>vendor/mediatek/proprietary/hardware/audio/common/aurisys/framework/</w:t>
      </w:r>
      <w:r w:rsidRPr="0052230D">
        <w:rPr>
          <w:rFonts w:ascii="Courier New" w:eastAsia="新細明體" w:hAnsi="Courier New" w:cs="Courier New"/>
          <w:kern w:val="0"/>
          <w:sz w:val="18"/>
          <w:szCs w:val="18"/>
        </w:rPr>
        <w:t>aurisys_scenario_dsp.h</w:t>
      </w:r>
      <w:r w:rsidR="00515295" w:rsidRPr="10853FB9">
        <w:rPr>
          <w:rFonts w:eastAsia="新細明體" w:cs="Calibri"/>
          <w:kern w:val="0"/>
        </w:rPr>
        <w:t xml:space="preserve">, </w:t>
      </w:r>
      <w:r w:rsidR="00515295" w:rsidRPr="10853FB9">
        <w:rPr>
          <w:rFonts w:ascii="Courier New" w:eastAsiaTheme="minorEastAsia" w:hAnsi="Courier New" w:cs="Courier New"/>
          <w:sz w:val="18"/>
          <w:szCs w:val="18"/>
        </w:rPr>
        <w:t>vendor/mediatek/proprietary/tinysys/common/drivers/audio/aurisys/framework/</w:t>
      </w:r>
      <w:r w:rsidR="00515295" w:rsidRPr="0052230D">
        <w:rPr>
          <w:rFonts w:ascii="Courier New" w:eastAsia="新細明體" w:hAnsi="Courier New" w:cs="Courier New"/>
          <w:kern w:val="0"/>
          <w:sz w:val="18"/>
          <w:szCs w:val="18"/>
        </w:rPr>
        <w:t>aurisys_scenario_dsp.h</w:t>
      </w:r>
      <w:r w:rsidR="00515295" w:rsidRPr="10853FB9">
        <w:rPr>
          <w:rFonts w:eastAsia="新細明體" w:cs="Calibri"/>
          <w:kern w:val="0"/>
        </w:rPr>
        <w:t xml:space="preserve">, and </w:t>
      </w:r>
      <w:r w:rsidR="00515295" w:rsidRPr="10853FB9">
        <w:rPr>
          <w:rFonts w:ascii="Courier New" w:eastAsiaTheme="minorEastAsia" w:hAnsi="Courier New" w:cs="Courier New"/>
          <w:sz w:val="18"/>
          <w:szCs w:val="18"/>
        </w:rPr>
        <w:t>vendor/mediatek/proprietary/tinysys/freertos/source/middleware/lib/aurisys/framework/</w:t>
      </w:r>
      <w:r w:rsidR="00515295" w:rsidRPr="0052230D">
        <w:rPr>
          <w:rFonts w:ascii="Courier New" w:eastAsia="新細明體" w:hAnsi="Courier New" w:cs="Courier New"/>
          <w:kern w:val="0"/>
          <w:sz w:val="18"/>
          <w:szCs w:val="18"/>
        </w:rPr>
        <w:t xml:space="preserve"> aurisys_scenario_dsp.h</w:t>
      </w:r>
      <w:r w:rsidR="00515295" w:rsidRPr="10853FB9">
        <w:rPr>
          <w:rFonts w:eastAsia="新細明體" w:cs="Calibri"/>
          <w:kern w:val="0"/>
        </w:rPr>
        <w:t xml:space="preserve"> </w:t>
      </w:r>
      <w:r w:rsidRPr="10853FB9">
        <w:rPr>
          <w:rFonts w:eastAsia="新細明體" w:cs="Calibri"/>
          <w:kern w:val="0"/>
        </w:rPr>
        <w:t xml:space="preserve">, </w:t>
      </w:r>
    </w:p>
    <w:p w14:paraId="0965B07C" w14:textId="2CADCB48" w:rsidR="00D50270" w:rsidRDefault="00D50270" w:rsidP="00793238">
      <w:pPr>
        <w:pStyle w:val="af0"/>
        <w:jc w:val="left"/>
      </w:pPr>
      <w:r w:rsidRPr="10853FB9">
        <w:rPr>
          <w:rFonts w:eastAsia="新細明體" w:cs="Calibri"/>
          <w:kern w:val="0"/>
        </w:rPr>
        <w:t>add new scenario.</w:t>
      </w:r>
      <w:r>
        <w:rPr>
          <w:rFonts w:eastAsia="新細明體" w:cs="Calibri"/>
          <w:kern w:val="0"/>
          <w:szCs w:val="20"/>
        </w:rPr>
        <w:br/>
      </w:r>
      <w:r w:rsidR="00000000">
        <w:pict w14:anchorId="72FAD3B2">
          <v:shape id="文字方塊 33" o:spid="_x0000_s2270" type="#_x0000_t202" style="width:361.3pt;height:184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3">
              <w:txbxContent>
                <w:p w14:paraId="5ED795A0" w14:textId="77777777" w:rsidR="00DE5A65" w:rsidRPr="00C0201D" w:rsidRDefault="00DE5A65" w:rsidP="00D50270">
                  <w:pPr>
                    <w:spacing w:line="0" w:lineRule="atLeast"/>
                    <w:rPr>
                      <w:sz w:val="16"/>
                      <w:szCs w:val="16"/>
                    </w:rPr>
                  </w:pPr>
                  <w:r w:rsidRPr="00C0201D">
                    <w:rPr>
                      <w:sz w:val="16"/>
                      <w:szCs w:val="16"/>
                    </w:rPr>
                    <w:t>enum {</w:t>
                  </w:r>
                </w:p>
                <w:p w14:paraId="0F9408C0" w14:textId="77777777" w:rsidR="00DE5A65" w:rsidRDefault="00DE5A65" w:rsidP="00D50270">
                  <w:pPr>
                    <w:spacing w:line="0" w:lineRule="atLeast"/>
                    <w:rPr>
                      <w:sz w:val="16"/>
                      <w:szCs w:val="16"/>
                    </w:rPr>
                  </w:pPr>
                  <w:r>
                    <w:rPr>
                      <w:sz w:val="16"/>
                      <w:szCs w:val="16"/>
                    </w:rPr>
                    <w:t>…</w:t>
                  </w:r>
                </w:p>
                <w:p w14:paraId="3D205743" w14:textId="77777777" w:rsidR="00DE5A65" w:rsidRPr="00C0201D" w:rsidRDefault="00DE5A65" w:rsidP="00D50270">
                  <w:pPr>
                    <w:spacing w:line="0" w:lineRule="atLeast"/>
                    <w:rPr>
                      <w:sz w:val="16"/>
                      <w:szCs w:val="16"/>
                    </w:rPr>
                  </w:pPr>
                  <w:r w:rsidRPr="00C0201D">
                    <w:rPr>
                      <w:sz w:val="16"/>
                      <w:szCs w:val="16"/>
                    </w:rPr>
                    <w:t xml:space="preserve">    AURISYS_SCENARIO_DSP_PLAYBACK_SMARTPA   = 10,</w:t>
                  </w:r>
                  <w:r>
                    <w:rPr>
                      <w:sz w:val="16"/>
                      <w:szCs w:val="16"/>
                    </w:rPr>
                    <w:t xml:space="preserve"> /* for smartPA process */</w:t>
                  </w:r>
                </w:p>
                <w:p w14:paraId="1CC070F2" w14:textId="77777777" w:rsidR="00DE5A65" w:rsidRPr="00C0201D" w:rsidRDefault="00DE5A65" w:rsidP="00D50270">
                  <w:pPr>
                    <w:spacing w:line="0" w:lineRule="atLeast"/>
                    <w:rPr>
                      <w:sz w:val="16"/>
                      <w:szCs w:val="16"/>
                    </w:rPr>
                  </w:pPr>
                  <w:r w:rsidRPr="00C0201D">
                    <w:rPr>
                      <w:sz w:val="16"/>
                      <w:szCs w:val="16"/>
                    </w:rPr>
                    <w:t xml:space="preserve">    AURISYS_SCENARIO_DSP_MUSIC              = 11,</w:t>
                  </w:r>
                  <w:r>
                    <w:rPr>
                      <w:sz w:val="16"/>
                      <w:szCs w:val="16"/>
                    </w:rPr>
                    <w:t xml:space="preserve"> /* for deep + primary + offload mix stream */</w:t>
                  </w:r>
                </w:p>
                <w:p w14:paraId="1DB9B1F5" w14:textId="77777777" w:rsidR="00DE5A65" w:rsidRDefault="00DE5A65" w:rsidP="00D50270">
                  <w:pPr>
                    <w:spacing w:line="0" w:lineRule="atLeast"/>
                    <w:rPr>
                      <w:sz w:val="16"/>
                      <w:szCs w:val="16"/>
                    </w:rPr>
                  </w:pPr>
                  <w:r w:rsidRPr="00C0201D">
                    <w:rPr>
                      <w:sz w:val="16"/>
                      <w:szCs w:val="16"/>
                    </w:rPr>
                    <w:t xml:space="preserve">    AURISYS_SCENARIO_DSP_KTV                = 12,</w:t>
                  </w:r>
                  <w:r>
                    <w:rPr>
                      <w:sz w:val="16"/>
                      <w:szCs w:val="16"/>
                    </w:rPr>
                    <w:t xml:space="preserve"> /* for in-ear monitor */</w:t>
                  </w:r>
                </w:p>
                <w:p w14:paraId="77ECC6C3" w14:textId="77777777" w:rsidR="00DE5A65" w:rsidRDefault="00DE5A65" w:rsidP="00D50270">
                  <w:pPr>
                    <w:spacing w:line="0" w:lineRule="atLeast"/>
                    <w:rPr>
                      <w:sz w:val="16"/>
                      <w:szCs w:val="16"/>
                    </w:rPr>
                  </w:pPr>
                  <w:r w:rsidRPr="00C0201D">
                    <w:rPr>
                      <w:sz w:val="16"/>
                      <w:szCs w:val="16"/>
                    </w:rPr>
                    <w:t xml:space="preserve">    </w:t>
                  </w:r>
                  <w:r w:rsidRPr="003F57B8">
                    <w:rPr>
                      <w:color w:val="FF0000"/>
                      <w:sz w:val="16"/>
                      <w:szCs w:val="16"/>
                    </w:rPr>
                    <w:t>AURISYS_SCENARIO_DSP_GAMING             = 13, /* for gaming */</w:t>
                  </w:r>
                </w:p>
                <w:p w14:paraId="519220F9" w14:textId="77777777" w:rsidR="00DE5A65" w:rsidRPr="00C0201D" w:rsidRDefault="00DE5A65" w:rsidP="00D50270">
                  <w:pPr>
                    <w:spacing w:line="0" w:lineRule="atLeast"/>
                    <w:rPr>
                      <w:sz w:val="16"/>
                      <w:szCs w:val="16"/>
                    </w:rPr>
                  </w:pPr>
                  <w:r w:rsidRPr="00C0201D">
                    <w:rPr>
                      <w:sz w:val="16"/>
                      <w:szCs w:val="16"/>
                    </w:rPr>
                    <w:t xml:space="preserve">    /* control */</w:t>
                  </w:r>
                </w:p>
                <w:p w14:paraId="6E07CD4A" w14:textId="77777777" w:rsidR="00DE5A65" w:rsidRPr="00C0201D" w:rsidRDefault="00DE5A65" w:rsidP="00D50270">
                  <w:pPr>
                    <w:spacing w:line="0" w:lineRule="atLeast"/>
                    <w:rPr>
                      <w:sz w:val="16"/>
                      <w:szCs w:val="16"/>
                    </w:rPr>
                  </w:pPr>
                  <w:r w:rsidRPr="00C0201D">
                    <w:rPr>
                      <w:sz w:val="16"/>
                      <w:szCs w:val="16"/>
                    </w:rPr>
                    <w:t xml:space="preserve">    AURISYS_SCENARIO_DSP_SIZE,</w:t>
                  </w:r>
                </w:p>
                <w:p w14:paraId="3C5B921C" w14:textId="77777777" w:rsidR="00DE5A65" w:rsidRPr="00C0201D" w:rsidRDefault="00DE5A65" w:rsidP="00D50270">
                  <w:pPr>
                    <w:spacing w:line="0" w:lineRule="atLeast"/>
                    <w:rPr>
                      <w:sz w:val="16"/>
                      <w:szCs w:val="16"/>
                    </w:rPr>
                  </w:pPr>
                  <w:r w:rsidRPr="00C0201D">
                    <w:rPr>
                      <w:sz w:val="16"/>
                      <w:szCs w:val="16"/>
                    </w:rPr>
                    <w:t xml:space="preserve">    AURISYS_SCENARIO_DSP_ALL,</w:t>
                  </w:r>
                </w:p>
                <w:p w14:paraId="20010A53" w14:textId="77777777" w:rsidR="00DE5A65" w:rsidRPr="00C0201D" w:rsidRDefault="00DE5A65" w:rsidP="00D50270">
                  <w:pPr>
                    <w:spacing w:line="0" w:lineRule="atLeast"/>
                    <w:rPr>
                      <w:sz w:val="16"/>
                      <w:szCs w:val="16"/>
                    </w:rPr>
                  </w:pPr>
                  <w:r w:rsidRPr="00C0201D">
                    <w:rPr>
                      <w:sz w:val="16"/>
                      <w:szCs w:val="16"/>
                    </w:rPr>
                    <w:t xml:space="preserve">    AURISYS_SCENARIO_DSP_INVALID = 0xFFFFFFFF</w:t>
                  </w:r>
                </w:p>
                <w:p w14:paraId="62F5D6EF" w14:textId="77777777" w:rsidR="00DE5A65" w:rsidRPr="00C0201D" w:rsidRDefault="00DE5A65" w:rsidP="00D50270">
                  <w:pPr>
                    <w:spacing w:line="0" w:lineRule="atLeast"/>
                    <w:rPr>
                      <w:sz w:val="16"/>
                      <w:szCs w:val="16"/>
                    </w:rPr>
                  </w:pPr>
                  <w:r w:rsidRPr="00C0201D">
                    <w:rPr>
                      <w:sz w:val="16"/>
                      <w:szCs w:val="16"/>
                    </w:rPr>
                    <w:t>};</w:t>
                  </w:r>
                </w:p>
              </w:txbxContent>
            </v:textbox>
            <w10:anchorlock/>
          </v:shape>
        </w:pict>
      </w:r>
    </w:p>
    <w:p w14:paraId="1D3039E0" w14:textId="77777777" w:rsidR="00515295" w:rsidRDefault="00515295" w:rsidP="00515295">
      <w:pPr>
        <w:pStyle w:val="af0"/>
        <w:jc w:val="left"/>
      </w:pPr>
    </w:p>
    <w:p w14:paraId="5E28FC06" w14:textId="77777777" w:rsidR="00515295" w:rsidRPr="003F57B8" w:rsidRDefault="10853FB9" w:rsidP="00515295">
      <w:pPr>
        <w:pStyle w:val="af0"/>
        <w:jc w:val="left"/>
      </w:pPr>
      <w:r>
        <w:t xml:space="preserve">AP side and DSP side’s aurisys_scenario_dsp.h </w:t>
      </w:r>
      <w:r w:rsidRPr="10853FB9">
        <w:rPr>
          <w:b/>
          <w:bCs/>
          <w:color w:val="FF0000"/>
        </w:rPr>
        <w:t>must sync</w:t>
      </w:r>
      <w:r>
        <w:t xml:space="preserve">, or will cause </w:t>
      </w:r>
      <w:r w:rsidRPr="10853FB9">
        <w:rPr>
          <w:b/>
          <w:bCs/>
          <w:color w:val="FF0000"/>
        </w:rPr>
        <w:t>ADSP crash</w:t>
      </w:r>
      <w:r>
        <w:t xml:space="preserve"> or </w:t>
      </w:r>
      <w:r w:rsidRPr="10853FB9">
        <w:rPr>
          <w:b/>
          <w:bCs/>
          <w:color w:val="FF0000"/>
        </w:rPr>
        <w:t>Aurisys abnormal</w:t>
      </w:r>
      <w:r>
        <w:t>.</w:t>
      </w:r>
    </w:p>
    <w:p w14:paraId="65594E1D" w14:textId="77777777" w:rsidR="00D50270" w:rsidRPr="003F57B8" w:rsidRDefault="00D50270" w:rsidP="10853FB9">
      <w:pPr>
        <w:pStyle w:val="af0"/>
        <w:numPr>
          <w:ilvl w:val="0"/>
          <w:numId w:val="25"/>
        </w:numPr>
        <w:jc w:val="left"/>
      </w:pPr>
      <w:r w:rsidRPr="10853FB9">
        <w:t xml:space="preserve">In </w:t>
      </w:r>
      <w:r w:rsidRPr="10853FB9">
        <w:rPr>
          <w:rFonts w:ascii="Courier New" w:eastAsiaTheme="minorEastAsia" w:hAnsi="Courier New" w:cs="Courier New"/>
          <w:sz w:val="18"/>
          <w:szCs w:val="18"/>
        </w:rPr>
        <w:t>vendor/mediatek/proprietary/hardware/audio/common/aurisys/utility/aurisys_utility.c</w:t>
      </w:r>
      <w:r w:rsidRPr="10853FB9">
        <w:rPr>
          <w:rFonts w:asciiTheme="minorHAnsi" w:eastAsiaTheme="minorEastAsia" w:hAnsiTheme="minorHAnsi" w:cstheme="minorBidi"/>
        </w:rPr>
        <w:t xml:space="preserve">, add new string for new enum and mapping to task. </w:t>
      </w:r>
      <w:r>
        <w:rPr>
          <w:rFonts w:asciiTheme="minorHAnsi" w:eastAsiaTheme="minorEastAsia" w:hAnsiTheme="minorHAnsi" w:cstheme="minorHAnsi"/>
          <w:szCs w:val="20"/>
        </w:rPr>
        <w:br/>
      </w:r>
      <w:r w:rsidR="00000000">
        <w:pict w14:anchorId="3A6C64B6">
          <v:shape id="文字方塊 34" o:spid="_x0000_s2269" type="#_x0000_t202" style="width:427.5pt;height:108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4">
              <w:txbxContent>
                <w:p w14:paraId="155D2208" w14:textId="77777777" w:rsidR="00DE5A65" w:rsidRDefault="00DE5A65" w:rsidP="00D50270">
                  <w:pPr>
                    <w:spacing w:line="0" w:lineRule="atLeast"/>
                    <w:rPr>
                      <w:sz w:val="16"/>
                      <w:szCs w:val="16"/>
                    </w:rPr>
                  </w:pPr>
                  <w:r w:rsidRPr="003F57B8">
                    <w:rPr>
                      <w:sz w:val="16"/>
                      <w:szCs w:val="16"/>
                    </w:rPr>
                    <w:t xml:space="preserve">static const string_to_enum_pair_t </w:t>
                  </w:r>
                  <w:r w:rsidRPr="00C72A62">
                    <w:rPr>
                      <w:b/>
                      <w:sz w:val="16"/>
                      <w:szCs w:val="16"/>
                    </w:rPr>
                    <w:t>g_s2e_aurisys_scenario_dsp</w:t>
                  </w:r>
                  <w:r w:rsidRPr="003F57B8">
                    <w:rPr>
                      <w:sz w:val="16"/>
                      <w:szCs w:val="16"/>
                    </w:rPr>
                    <w:t>[] = {</w:t>
                  </w:r>
                </w:p>
                <w:p w14:paraId="30EF3E96" w14:textId="77777777" w:rsidR="00DE5A65" w:rsidRDefault="00DE5A65" w:rsidP="00D50270">
                  <w:pPr>
                    <w:spacing w:line="0" w:lineRule="atLeast"/>
                    <w:rPr>
                      <w:sz w:val="16"/>
                      <w:szCs w:val="16"/>
                    </w:rPr>
                  </w:pPr>
                  <w:r>
                    <w:rPr>
                      <w:sz w:val="16"/>
                      <w:szCs w:val="16"/>
                    </w:rPr>
                    <w:t>…</w:t>
                  </w:r>
                </w:p>
                <w:p w14:paraId="6540C460" w14:textId="77777777" w:rsidR="00DE5A65" w:rsidRPr="00C0201D" w:rsidRDefault="00DE5A65" w:rsidP="00D50270">
                  <w:pPr>
                    <w:spacing w:line="0" w:lineRule="atLeast"/>
                    <w:jc w:val="left"/>
                    <w:rPr>
                      <w:sz w:val="16"/>
                      <w:szCs w:val="16"/>
                    </w:rPr>
                  </w:pPr>
                  <w:r>
                    <w:rPr>
                      <w:sz w:val="16"/>
                      <w:szCs w:val="16"/>
                    </w:rPr>
                    <w:t xml:space="preserve">    </w:t>
                  </w:r>
                  <w:r w:rsidRPr="003F57B8">
                    <w:rPr>
                      <w:sz w:val="16"/>
                      <w:szCs w:val="16"/>
                    </w:rPr>
                    <w:t>STRING_TO_ENUM("AURISYS_SCENARIO_DSP_PLAYBACK_SMARTPA", AURISYS_SCENARIO_DSP_PLAYBACK_SMARTPA),</w:t>
                  </w:r>
                  <w:r>
                    <w:rPr>
                      <w:sz w:val="16"/>
                      <w:szCs w:val="16"/>
                    </w:rPr>
                    <w:br/>
                    <w:t xml:space="preserve">    </w:t>
                  </w:r>
                  <w:r w:rsidRPr="003F57B8">
                    <w:rPr>
                      <w:sz w:val="16"/>
                      <w:szCs w:val="16"/>
                    </w:rPr>
                    <w:t>STRING_TO_ENUM("AURISYS_SCENARIO_DSP_MUSIC", AURISYS_SCENARIO_DSP_MUSIC),</w:t>
                  </w:r>
                  <w:r>
                    <w:rPr>
                      <w:sz w:val="16"/>
                      <w:szCs w:val="16"/>
                    </w:rPr>
                    <w:br/>
                    <w:t xml:space="preserve">    </w:t>
                  </w:r>
                  <w:r w:rsidRPr="003F57B8">
                    <w:rPr>
                      <w:sz w:val="16"/>
                      <w:szCs w:val="16"/>
                    </w:rPr>
                    <w:t>STRING_TO_ENUM("AURISYS_SCENARIO_DSP_KTV", AURISYS_SCENARIO_DSP_KTV),</w:t>
                  </w:r>
                  <w:r>
                    <w:rPr>
                      <w:sz w:val="16"/>
                      <w:szCs w:val="16"/>
                    </w:rPr>
                    <w:br/>
                  </w:r>
                  <w:r w:rsidRPr="00C72A62">
                    <w:rPr>
                      <w:b/>
                      <w:sz w:val="16"/>
                      <w:szCs w:val="16"/>
                    </w:rPr>
                    <w:t xml:space="preserve">    </w:t>
                  </w:r>
                  <w:r w:rsidRPr="00C72A62">
                    <w:rPr>
                      <w:b/>
                      <w:color w:val="FF0000"/>
                      <w:sz w:val="16"/>
                      <w:szCs w:val="16"/>
                    </w:rPr>
                    <w:t>STRING_TO_ENUM("AURISYS_SCENARIO_DSP_GAMING", AURISYS_SCENARIO_DSP_GAMING),</w:t>
                  </w:r>
                  <w:r>
                    <w:rPr>
                      <w:sz w:val="16"/>
                      <w:szCs w:val="16"/>
                    </w:rPr>
                    <w:br/>
                    <w:t xml:space="preserve">    </w:t>
                  </w:r>
                  <w:r w:rsidRPr="003F57B8">
                    <w:rPr>
                      <w:sz w:val="16"/>
                      <w:szCs w:val="16"/>
                    </w:rPr>
                    <w:t>STRING_TO_ENUM("AURISYS_SCENARIO_DSP_ALL", AURISYS_SCENARIO_DSP_ALL)</w:t>
                  </w:r>
                  <w:r>
                    <w:rPr>
                      <w:sz w:val="16"/>
                      <w:szCs w:val="16"/>
                    </w:rPr>
                    <w:br/>
                  </w:r>
                  <w:r w:rsidRPr="00C0201D">
                    <w:rPr>
                      <w:sz w:val="16"/>
                      <w:szCs w:val="16"/>
                    </w:rPr>
                    <w:t>};</w:t>
                  </w:r>
                  <w:r>
                    <w:rPr>
                      <w:sz w:val="16"/>
                      <w:szCs w:val="16"/>
                    </w:rPr>
                    <w:br/>
                  </w:r>
                </w:p>
              </w:txbxContent>
            </v:textbox>
            <w10:anchorlock/>
          </v:shape>
        </w:pict>
      </w:r>
      <w:r>
        <w:rPr>
          <w:rFonts w:asciiTheme="minorHAnsi" w:eastAsiaTheme="minorEastAsia" w:hAnsiTheme="minorHAnsi" w:cstheme="minorHAnsi"/>
          <w:szCs w:val="20"/>
        </w:rPr>
        <w:lastRenderedPageBreak/>
        <w:br/>
      </w:r>
      <w:r w:rsidR="00000000">
        <w:pict w14:anchorId="6D4D7B2F">
          <v:shape id="文字方塊 35" o:spid="_x0000_s2268" type="#_x0000_t202" style="width:427.5pt;height:156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5">
              <w:txbxContent>
                <w:p w14:paraId="0EC488A7" w14:textId="77777777" w:rsidR="00DE5A65" w:rsidRPr="00C0201D" w:rsidRDefault="00DE5A65" w:rsidP="00D50270">
                  <w:pPr>
                    <w:spacing w:line="0" w:lineRule="atLeast"/>
                    <w:jc w:val="left"/>
                    <w:rPr>
                      <w:sz w:val="16"/>
                      <w:szCs w:val="16"/>
                    </w:rPr>
                  </w:pPr>
                  <w:r w:rsidRPr="00C72A62">
                    <w:rPr>
                      <w:sz w:val="16"/>
                      <w:szCs w:val="16"/>
                    </w:rPr>
                    <w:t xml:space="preserve">uint8_t </w:t>
                  </w:r>
                  <w:r w:rsidRPr="00C72A62">
                    <w:rPr>
                      <w:b/>
                      <w:sz w:val="16"/>
                      <w:szCs w:val="16"/>
                    </w:rPr>
                    <w:t>map_aurisys_scenario_to_task_scene</w:t>
                  </w:r>
                  <w:r w:rsidRPr="00C72A62">
                    <w:rPr>
                      <w:sz w:val="16"/>
                      <w:szCs w:val="16"/>
                    </w:rPr>
                    <w:t>(</w:t>
                  </w:r>
                  <w:r>
                    <w:rPr>
                      <w:sz w:val="16"/>
                      <w:szCs w:val="16"/>
                    </w:rPr>
                    <w:br/>
                  </w:r>
                  <w:r>
                    <w:rPr>
                      <w:rFonts w:eastAsia="新細明體"/>
                      <w:sz w:val="16"/>
                      <w:szCs w:val="16"/>
                    </w:rPr>
                    <w:t>…</w:t>
                  </w:r>
                  <w:r>
                    <w:rPr>
                      <w:rFonts w:eastAsia="新細明體"/>
                      <w:sz w:val="16"/>
                      <w:szCs w:val="16"/>
                    </w:rPr>
                    <w:br/>
                  </w:r>
                  <w:r w:rsidRPr="00C72A62">
                    <w:rPr>
                      <w:sz w:val="16"/>
                      <w:szCs w:val="16"/>
                    </w:rPr>
                    <w:t xml:space="preserve">    if (core_type == AURISYS_CORE_HAL) {</w:t>
                  </w:r>
                  <w:r>
                    <w:rPr>
                      <w:sz w:val="16"/>
                      <w:szCs w:val="16"/>
                    </w:rPr>
                    <w:br/>
                    <w:t>…</w:t>
                  </w:r>
                  <w:r>
                    <w:rPr>
                      <w:sz w:val="16"/>
                      <w:szCs w:val="16"/>
                    </w:rPr>
                    <w:br/>
                  </w:r>
                  <w:r w:rsidRPr="00C72A62">
                    <w:rPr>
                      <w:sz w:val="16"/>
                      <w:szCs w:val="16"/>
                    </w:rPr>
                    <w:t xml:space="preserve">    } else if (core_type == AURISYS_CORE_HIFI3) {</w:t>
                  </w:r>
                  <w:r>
                    <w:rPr>
                      <w:sz w:val="16"/>
                      <w:szCs w:val="16"/>
                    </w:rPr>
                    <w:br/>
                    <w:t>…</w:t>
                  </w:r>
                  <w:r>
                    <w:rPr>
                      <w:sz w:val="16"/>
                      <w:szCs w:val="16"/>
                    </w:rPr>
                    <w:br/>
                  </w:r>
                  <w:r w:rsidRPr="00C72A62">
                    <w:rPr>
                      <w:sz w:val="16"/>
                      <w:szCs w:val="16"/>
                    </w:rPr>
                    <w:t xml:space="preserve">        case AURISYS_SCENARIO_DSP_VOIP:</w:t>
                  </w:r>
                  <w:r>
                    <w:rPr>
                      <w:sz w:val="16"/>
                      <w:szCs w:val="16"/>
                    </w:rPr>
                    <w:br/>
                  </w:r>
                  <w:r w:rsidRPr="00C72A62">
                    <w:rPr>
                      <w:b/>
                      <w:color w:val="FF0000"/>
                      <w:sz w:val="16"/>
                      <w:szCs w:val="16"/>
                    </w:rPr>
                    <w:t xml:space="preserve">        case AURISYS_SCENARIO_DSP_GAMING: /* map to voip task for gaming */</w:t>
                  </w:r>
                  <w:r>
                    <w:rPr>
                      <w:sz w:val="16"/>
                      <w:szCs w:val="16"/>
                    </w:rPr>
                    <w:br/>
                    <w:t xml:space="preserve">            </w:t>
                  </w:r>
                  <w:r w:rsidRPr="00C72A62">
                    <w:rPr>
                      <w:sz w:val="16"/>
                      <w:szCs w:val="16"/>
                    </w:rPr>
                    <w:t xml:space="preserve">task_scene = </w:t>
                  </w:r>
                  <w:r w:rsidRPr="00C72A62">
                    <w:rPr>
                      <w:b/>
                      <w:sz w:val="16"/>
                      <w:szCs w:val="16"/>
                    </w:rPr>
                    <w:t>TASK_SCENE_VOIP</w:t>
                  </w:r>
                  <w:r w:rsidRPr="00C72A62">
                    <w:rPr>
                      <w:sz w:val="16"/>
                      <w:szCs w:val="16"/>
                    </w:rPr>
                    <w:t>;</w:t>
                  </w:r>
                  <w:r>
                    <w:rPr>
                      <w:sz w:val="16"/>
                      <w:szCs w:val="16"/>
                    </w:rPr>
                    <w:br/>
                    <w:t xml:space="preserve">            break;</w:t>
                  </w:r>
                  <w:r>
                    <w:rPr>
                      <w:sz w:val="16"/>
                      <w:szCs w:val="16"/>
                    </w:rPr>
                    <w:br/>
                    <w:t>…</w:t>
                  </w:r>
                  <w:r>
                    <w:rPr>
                      <w:sz w:val="16"/>
                      <w:szCs w:val="16"/>
                    </w:rPr>
                    <w:br/>
                  </w:r>
                  <w:r w:rsidRPr="00C72A62">
                    <w:rPr>
                      <w:sz w:val="16"/>
                      <w:szCs w:val="16"/>
                    </w:rPr>
                    <w:t xml:space="preserve">    }</w:t>
                  </w:r>
                  <w:r>
                    <w:rPr>
                      <w:sz w:val="16"/>
                      <w:szCs w:val="16"/>
                    </w:rPr>
                    <w:br/>
                    <w:t>…</w:t>
                  </w:r>
                  <w:r>
                    <w:rPr>
                      <w:sz w:val="16"/>
                      <w:szCs w:val="16"/>
                    </w:rPr>
                    <w:br/>
                  </w:r>
                  <w:r w:rsidRPr="00C72A62">
                    <w:rPr>
                      <w:sz w:val="16"/>
                      <w:szCs w:val="16"/>
                    </w:rPr>
                    <w:t>}</w:t>
                  </w:r>
                </w:p>
              </w:txbxContent>
            </v:textbox>
            <w10:anchorlock/>
          </v:shape>
        </w:pict>
      </w:r>
    </w:p>
    <w:p w14:paraId="2E16A9DE" w14:textId="5AD8A3FE" w:rsidR="00D50270" w:rsidRPr="000E324B" w:rsidRDefault="00D50270" w:rsidP="10853FB9">
      <w:pPr>
        <w:pStyle w:val="af0"/>
        <w:numPr>
          <w:ilvl w:val="0"/>
          <w:numId w:val="25"/>
        </w:numPr>
      </w:pPr>
      <w:r w:rsidRPr="10853FB9">
        <w:t xml:space="preserve">In </w:t>
      </w:r>
      <w:r w:rsidRPr="0052230D">
        <w:rPr>
          <w:rFonts w:ascii="Courier New" w:hAnsi="Courier New" w:cs="Courier New"/>
          <w:sz w:val="18"/>
          <w:szCs w:val="18"/>
        </w:rPr>
        <w:t>vendor/mediatek/proprietary/external/aurisys/aurisys</w:t>
      </w:r>
      <w:r w:rsidRPr="0052230D">
        <w:rPr>
          <w:rFonts w:ascii="Courier New" w:eastAsia="新細明體" w:hAnsi="Courier New" w:cs="Courier New"/>
          <w:sz w:val="18"/>
          <w:szCs w:val="18"/>
        </w:rPr>
        <w:t>_config_</w:t>
      </w:r>
      <w:r w:rsidR="00683969">
        <w:rPr>
          <w:rFonts w:ascii="Courier New" w:eastAsia="新細明體" w:hAnsi="Courier New" w:cs="Courier New"/>
          <w:sz w:val="18"/>
          <w:szCs w:val="18"/>
        </w:rPr>
        <w:t>adsp</w:t>
      </w:r>
      <w:r w:rsidRPr="0052230D">
        <w:rPr>
          <w:rFonts w:ascii="Courier New" w:eastAsia="新細明體" w:hAnsi="Courier New" w:cs="Courier New"/>
          <w:sz w:val="18"/>
          <w:szCs w:val="18"/>
        </w:rPr>
        <w:t>.xml</w:t>
      </w:r>
      <w:r w:rsidRPr="10853FB9">
        <w:rPr>
          <w:rFonts w:eastAsia="新細明體"/>
        </w:rPr>
        <w:t>, add lib to scenario. Below example is for both UL and DL process, if only need UL or DL process, can remove redundant down/uplink_library_name_list.</w:t>
      </w:r>
      <w:r>
        <w:rPr>
          <w:rFonts w:eastAsia="新細明體"/>
          <w:szCs w:val="20"/>
        </w:rPr>
        <w:br/>
      </w:r>
      <w:r w:rsidR="00000000">
        <w:pict w14:anchorId="3310E549">
          <v:shape id="文字方塊 36" o:spid="_x0000_s2267" type="#_x0000_t202" style="width:427.5pt;height:197.5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6">
              <w:txbxContent>
                <w:p w14:paraId="39284D7B" w14:textId="77777777" w:rsidR="00DE5A65" w:rsidRPr="000E324B" w:rsidRDefault="00DE5A65" w:rsidP="00D50270">
                  <w:pPr>
                    <w:spacing w:line="0" w:lineRule="atLeast"/>
                    <w:jc w:val="left"/>
                    <w:rPr>
                      <w:b/>
                      <w:color w:val="FF0000"/>
                      <w:sz w:val="16"/>
                      <w:szCs w:val="16"/>
                    </w:rPr>
                  </w:pPr>
                  <w:r w:rsidRPr="002A44DB">
                    <w:rPr>
                      <w:sz w:val="16"/>
                      <w:szCs w:val="16"/>
                    </w:rPr>
                    <w:t xml:space="preserve">    </w:t>
                  </w:r>
                  <w:r w:rsidRPr="0085186A">
                    <w:rPr>
                      <w:b/>
                      <w:sz w:val="16"/>
                      <w:szCs w:val="16"/>
                    </w:rPr>
                    <w:t>&lt;aurisys_scenarios&gt;</w:t>
                  </w:r>
                  <w:r>
                    <w:rPr>
                      <w:sz w:val="16"/>
                      <w:szCs w:val="16"/>
                    </w:rPr>
                    <w:br/>
                    <w:t>…</w:t>
                  </w:r>
                  <w:r>
                    <w:rPr>
                      <w:sz w:val="16"/>
                      <w:szCs w:val="16"/>
                    </w:rPr>
                    <w:br/>
                  </w:r>
                  <w:r w:rsidRPr="002A44DB">
                    <w:rPr>
                      <w:sz w:val="16"/>
                      <w:szCs w:val="16"/>
                    </w:rPr>
                    <w:t xml:space="preserve">        &lt;!-- for aurisys_scene ktv for headphone feedback process --&gt;</w:t>
                  </w:r>
                  <w:r>
                    <w:rPr>
                      <w:sz w:val="16"/>
                      <w:szCs w:val="16"/>
                    </w:rPr>
                    <w:br/>
                  </w:r>
                  <w:r w:rsidRPr="002A44DB">
                    <w:rPr>
                      <w:sz w:val="16"/>
                      <w:szCs w:val="16"/>
                    </w:rPr>
                    <w:t xml:space="preserve">        &lt;aurisys_scenario aurisys_scenario="AURISYS_SCENARIO_DSP_KTV"&gt;</w:t>
                  </w:r>
                  <w:r>
                    <w:rPr>
                      <w:sz w:val="16"/>
                      <w:szCs w:val="16"/>
                    </w:rPr>
                    <w:br/>
                  </w:r>
                  <w:r w:rsidRPr="002A44DB">
                    <w:rPr>
                      <w:sz w:val="16"/>
                      <w:szCs w:val="16"/>
                    </w:rPr>
                    <w:t xml:space="preserve">            &lt;downlink_library_name_list digital_gain_lib_name=""&gt;</w:t>
                  </w:r>
                  <w:r>
                    <w:rPr>
                      <w:sz w:val="16"/>
                      <w:szCs w:val="16"/>
                    </w:rPr>
                    <w:br/>
                  </w:r>
                  <w:r w:rsidRPr="002A44DB">
                    <w:rPr>
                      <w:sz w:val="16"/>
                      <w:szCs w:val="16"/>
                    </w:rPr>
                    <w:t xml:space="preserve">                &lt;library name="aurisys_demo"/&gt;</w:t>
                  </w:r>
                  <w:r>
                    <w:rPr>
                      <w:sz w:val="16"/>
                      <w:szCs w:val="16"/>
                    </w:rPr>
                    <w:br/>
                  </w:r>
                  <w:r w:rsidRPr="002A44DB">
                    <w:rPr>
                      <w:sz w:val="16"/>
                      <w:szCs w:val="16"/>
                    </w:rPr>
                    <w:t xml:space="preserve">            &lt;/downlink_library_name_list&gt;</w:t>
                  </w:r>
                  <w:r>
                    <w:rPr>
                      <w:sz w:val="16"/>
                      <w:szCs w:val="16"/>
                    </w:rPr>
                    <w:br/>
                  </w:r>
                  <w:r w:rsidRPr="002A44DB">
                    <w:rPr>
                      <w:sz w:val="16"/>
                      <w:szCs w:val="16"/>
                    </w:rPr>
                    <w:t xml:space="preserve">        &lt;/aurisys_scenario&gt;</w:t>
                  </w:r>
                  <w:r>
                    <w:rPr>
                      <w:sz w:val="16"/>
                      <w:szCs w:val="16"/>
                    </w:rPr>
                    <w:br/>
                  </w:r>
                  <w:r w:rsidRPr="002A44DB">
                    <w:rPr>
                      <w:sz w:val="16"/>
                      <w:szCs w:val="16"/>
                    </w:rPr>
                    <w:t xml:space="preserve">        </w:t>
                  </w:r>
                  <w:r w:rsidRPr="002A44DB">
                    <w:rPr>
                      <w:b/>
                      <w:color w:val="FF0000"/>
                      <w:sz w:val="16"/>
                      <w:szCs w:val="16"/>
                    </w:rPr>
                    <w:t xml:space="preserve">&lt;!-- for aurisys_scene </w:t>
                  </w:r>
                  <w:r w:rsidRPr="002A44DB">
                    <w:rPr>
                      <w:rFonts w:eastAsia="新細明體"/>
                      <w:b/>
                      <w:color w:val="FF0000"/>
                      <w:sz w:val="16"/>
                      <w:szCs w:val="16"/>
                    </w:rPr>
                    <w:t>gaming</w:t>
                  </w:r>
                  <w:r w:rsidRPr="002A44DB">
                    <w:rPr>
                      <w:b/>
                      <w:color w:val="FF0000"/>
                      <w:sz w:val="16"/>
                      <w:szCs w:val="16"/>
                    </w:rPr>
                    <w:t xml:space="preserve"> for gaming process --&gt;</w:t>
                  </w:r>
                  <w:r>
                    <w:rPr>
                      <w:sz w:val="16"/>
                      <w:szCs w:val="16"/>
                    </w:rPr>
                    <w:br/>
                  </w:r>
                  <w:r w:rsidRPr="002A44DB">
                    <w:rPr>
                      <w:b/>
                      <w:color w:val="FF0000"/>
                      <w:sz w:val="16"/>
                      <w:szCs w:val="16"/>
                    </w:rPr>
                    <w:t xml:space="preserve">        &lt;aurisys_scenario aurisys_scenario="AURISYS_SCENARIO_DSP_GAMING"&gt;</w:t>
                  </w:r>
                  <w:r>
                    <w:rPr>
                      <w:b/>
                      <w:color w:val="FF0000"/>
                      <w:sz w:val="16"/>
                      <w:szCs w:val="16"/>
                    </w:rPr>
                    <w:br/>
                  </w:r>
                  <w:r w:rsidRPr="000E324B">
                    <w:rPr>
                      <w:b/>
                      <w:color w:val="FF0000"/>
                      <w:sz w:val="16"/>
                      <w:szCs w:val="16"/>
                    </w:rPr>
                    <w:t xml:space="preserve">            &lt;downlink_library_name_list digital_gain_lib_name=""&gt;</w:t>
                  </w:r>
                  <w:r w:rsidRPr="000E324B">
                    <w:rPr>
                      <w:b/>
                      <w:color w:val="FF0000"/>
                      <w:sz w:val="16"/>
                      <w:szCs w:val="16"/>
                    </w:rPr>
                    <w:br/>
                    <w:t xml:space="preserve">                &lt;library name="aurisys_demo"/&gt;</w:t>
                  </w:r>
                  <w:r>
                    <w:rPr>
                      <w:b/>
                      <w:color w:val="FF0000"/>
                      <w:sz w:val="16"/>
                      <w:szCs w:val="16"/>
                    </w:rPr>
                    <w:t xml:space="preserve"> </w:t>
                  </w:r>
                  <w:r w:rsidRPr="00AD0E04">
                    <w:rPr>
                      <w:b/>
                      <w:color w:val="7030A0"/>
                      <w:sz w:val="16"/>
                      <w:szCs w:val="16"/>
                    </w:rPr>
                    <w:t>&lt;!-- add your lib here --&gt;</w:t>
                  </w:r>
                  <w:r w:rsidRPr="000E324B">
                    <w:rPr>
                      <w:b/>
                      <w:color w:val="FF0000"/>
                      <w:sz w:val="16"/>
                      <w:szCs w:val="16"/>
                    </w:rPr>
                    <w:br/>
                    <w:t xml:space="preserve">            &lt;/downlink_library_name_list&gt;</w:t>
                  </w:r>
                  <w:r w:rsidRPr="002A44DB">
                    <w:rPr>
                      <w:b/>
                      <w:color w:val="FF0000"/>
                      <w:sz w:val="16"/>
                      <w:szCs w:val="16"/>
                    </w:rPr>
                    <w:br/>
                    <w:t xml:space="preserve">            &lt;uplink_library_name_list digital_gain_lib_name=""</w:t>
                  </w:r>
                  <w:r>
                    <w:rPr>
                      <w:b/>
                      <w:color w:val="FF0000"/>
                      <w:sz w:val="16"/>
                      <w:szCs w:val="16"/>
                    </w:rPr>
                    <w:t>&gt;</w:t>
                  </w:r>
                  <w:r w:rsidRPr="002A44DB">
                    <w:rPr>
                      <w:b/>
                      <w:color w:val="FF0000"/>
                      <w:sz w:val="16"/>
                      <w:szCs w:val="16"/>
                    </w:rPr>
                    <w:br/>
                    <w:t xml:space="preserve">                &lt;library name="aurisys_demo"/&gt;</w:t>
                  </w:r>
                  <w:r>
                    <w:rPr>
                      <w:b/>
                      <w:color w:val="FF0000"/>
                      <w:sz w:val="16"/>
                      <w:szCs w:val="16"/>
                    </w:rPr>
                    <w:t xml:space="preserve"> </w:t>
                  </w:r>
                  <w:r w:rsidRPr="00AD0E04">
                    <w:rPr>
                      <w:b/>
                      <w:color w:val="7030A0"/>
                      <w:sz w:val="16"/>
                      <w:szCs w:val="16"/>
                    </w:rPr>
                    <w:t>&lt;!-- add your lib here --&gt;</w:t>
                  </w:r>
                  <w:r w:rsidRPr="002A44DB">
                    <w:rPr>
                      <w:b/>
                      <w:color w:val="FF0000"/>
                      <w:sz w:val="16"/>
                      <w:szCs w:val="16"/>
                    </w:rPr>
                    <w:br/>
                    <w:t xml:space="preserve">            &lt;/uplink_library_name_list&gt;</w:t>
                  </w:r>
                  <w:r w:rsidRPr="002A44DB">
                    <w:rPr>
                      <w:b/>
                      <w:color w:val="FF0000"/>
                      <w:sz w:val="16"/>
                      <w:szCs w:val="16"/>
                    </w:rPr>
                    <w:br/>
                    <w:t xml:space="preserve">        &lt;/aurisys_scenario&gt;</w:t>
                  </w:r>
                  <w:r>
                    <w:rPr>
                      <w:sz w:val="16"/>
                      <w:szCs w:val="16"/>
                    </w:rPr>
                    <w:br/>
                  </w:r>
                  <w:r w:rsidRPr="002A44DB">
                    <w:rPr>
                      <w:sz w:val="16"/>
                      <w:szCs w:val="16"/>
                    </w:rPr>
                    <w:t xml:space="preserve">    &lt;/aurisys_scenarios&gt;</w:t>
                  </w:r>
                  <w:r>
                    <w:rPr>
                      <w:sz w:val="16"/>
                      <w:szCs w:val="16"/>
                    </w:rPr>
                    <w:br/>
                    <w:t>…</w:t>
                  </w:r>
                </w:p>
              </w:txbxContent>
            </v:textbox>
            <w10:anchorlock/>
          </v:shape>
        </w:pict>
      </w:r>
    </w:p>
    <w:p w14:paraId="367F82BD" w14:textId="77777777" w:rsidR="00D50270" w:rsidRDefault="10853FB9" w:rsidP="00F204AE">
      <w:pPr>
        <w:rPr>
          <w:szCs w:val="20"/>
        </w:rPr>
      </w:pPr>
      <w:r>
        <w:t xml:space="preserve">To </w:t>
      </w:r>
      <w:r w:rsidRPr="10853FB9">
        <w:rPr>
          <w:b/>
          <w:bCs/>
        </w:rPr>
        <w:t>use</w:t>
      </w:r>
      <w:r>
        <w:t xml:space="preserve"> this new scenario in ADSP, need also modify audio HAL by below steps. We also use </w:t>
      </w:r>
      <w:r w:rsidRPr="10853FB9">
        <w:rPr>
          <w:rFonts w:ascii="Courier New" w:hAnsi="Courier New" w:cs="Courier New"/>
          <w:sz w:val="18"/>
          <w:szCs w:val="18"/>
        </w:rPr>
        <w:t>AURISYS_SCENARIO_DSP_GAMING</w:t>
      </w:r>
      <w:r>
        <w:t xml:space="preserve"> as example.</w:t>
      </w:r>
    </w:p>
    <w:tbl>
      <w:tblPr>
        <w:tblStyle w:val="21"/>
        <w:tblW w:w="9093" w:type="dxa"/>
        <w:tblLayout w:type="fixed"/>
        <w:tblLook w:val="04A0" w:firstRow="1" w:lastRow="0" w:firstColumn="1" w:lastColumn="0" w:noHBand="0" w:noVBand="1"/>
      </w:tblPr>
      <w:tblGrid>
        <w:gridCol w:w="2868"/>
        <w:gridCol w:w="3761"/>
        <w:gridCol w:w="2464"/>
      </w:tblGrid>
      <w:tr w:rsidR="00D50270" w:rsidRPr="002E0FED" w14:paraId="102D8910" w14:textId="77777777" w:rsidTr="10853FB9">
        <w:trPr>
          <w:cnfStyle w:val="100000000000" w:firstRow="1" w:lastRow="0" w:firstColumn="0" w:lastColumn="0" w:oddVBand="0" w:evenVBand="0" w:oddHBand="0"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2868" w:type="dxa"/>
            <w:tcBorders>
              <w:top w:val="single" w:sz="12" w:space="0" w:color="auto"/>
              <w:bottom w:val="double" w:sz="4" w:space="0" w:color="auto"/>
            </w:tcBorders>
            <w:hideMark/>
          </w:tcPr>
          <w:p w14:paraId="54C76560" w14:textId="77777777" w:rsidR="00D50270" w:rsidRPr="0052230D" w:rsidRDefault="00D50270" w:rsidP="10853FB9">
            <w:pPr>
              <w:adjustRightInd/>
              <w:snapToGrid/>
              <w:spacing w:before="0" w:after="0"/>
              <w:jc w:val="center"/>
              <w:rPr>
                <w:rFonts w:eastAsia="新細明體" w:cs="Calibri"/>
              </w:rPr>
            </w:pPr>
            <w:r w:rsidRPr="10853FB9">
              <w:rPr>
                <w:rFonts w:eastAsia="新細明體" w:cs="Calibri"/>
                <w:kern w:val="0"/>
              </w:rPr>
              <w:t>Path</w:t>
            </w:r>
          </w:p>
        </w:tc>
        <w:tc>
          <w:tcPr>
            <w:tcW w:w="3761" w:type="dxa"/>
            <w:tcBorders>
              <w:top w:val="single" w:sz="12" w:space="0" w:color="auto"/>
              <w:bottom w:val="double" w:sz="4" w:space="0" w:color="auto"/>
            </w:tcBorders>
          </w:tcPr>
          <w:p w14:paraId="0088F01E" w14:textId="77777777" w:rsidR="00D50270" w:rsidRPr="0052230D" w:rsidRDefault="00D50270"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File</w:t>
            </w:r>
          </w:p>
        </w:tc>
        <w:tc>
          <w:tcPr>
            <w:tcW w:w="2464" w:type="dxa"/>
            <w:tcBorders>
              <w:top w:val="single" w:sz="12" w:space="0" w:color="auto"/>
              <w:bottom w:val="double" w:sz="4" w:space="0" w:color="auto"/>
            </w:tcBorders>
            <w:hideMark/>
          </w:tcPr>
          <w:p w14:paraId="20705304" w14:textId="77777777" w:rsidR="00D50270" w:rsidRPr="0052230D" w:rsidRDefault="00D50270" w:rsidP="10853FB9">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Description</w:t>
            </w:r>
          </w:p>
        </w:tc>
      </w:tr>
      <w:tr w:rsidR="00D50270" w:rsidRPr="002E0FED" w14:paraId="6B457B1E" w14:textId="77777777" w:rsidTr="10853FB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868" w:type="dxa"/>
            <w:vMerge w:val="restart"/>
            <w:tcBorders>
              <w:top w:val="double" w:sz="4" w:space="0" w:color="auto"/>
            </w:tcBorders>
            <w:hideMark/>
          </w:tcPr>
          <w:p w14:paraId="3DEFEA2A" w14:textId="77777777" w:rsidR="00D50270" w:rsidRPr="0052230D" w:rsidRDefault="10853FB9" w:rsidP="10853FB9">
            <w:pPr>
              <w:adjustRightInd/>
              <w:snapToGrid/>
              <w:spacing w:before="0" w:after="0"/>
              <w:jc w:val="left"/>
              <w:rPr>
                <w:rFonts w:eastAsia="新細明體" w:cs="Calibri"/>
                <w:b w:val="0"/>
                <w:bCs w:val="0"/>
              </w:rPr>
            </w:pPr>
            <w:r w:rsidRPr="10853FB9">
              <w:rPr>
                <w:rFonts w:asciiTheme="minorHAnsi" w:eastAsiaTheme="minorEastAsia" w:hAnsiTheme="minorHAnsi" w:cstheme="minorBidi"/>
                <w:b w:val="0"/>
                <w:bCs w:val="0"/>
                <w:sz w:val="18"/>
                <w:szCs w:val="18"/>
              </w:rPr>
              <w:t>vendor/mediatek/proprietary/hardware/audio/common/V3/aud_drv</w:t>
            </w:r>
          </w:p>
        </w:tc>
        <w:tc>
          <w:tcPr>
            <w:tcW w:w="3761" w:type="dxa"/>
            <w:tcBorders>
              <w:top w:val="double" w:sz="4" w:space="0" w:color="auto"/>
            </w:tcBorders>
            <w:shd w:val="clear" w:color="auto" w:fill="CCCCCC"/>
          </w:tcPr>
          <w:p w14:paraId="37F72A0F" w14:textId="77777777" w:rsidR="00D50270" w:rsidRPr="00593701" w:rsidRDefault="00D50270" w:rsidP="10853FB9">
            <w:pPr>
              <w:adjustRightInd/>
              <w:snapToGrid/>
              <w:spacing w:before="0" w:after="0"/>
              <w:jc w:val="center"/>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AudioALSAPlaybackHandlerDsp.cpp</w:t>
            </w:r>
          </w:p>
        </w:tc>
        <w:tc>
          <w:tcPr>
            <w:tcW w:w="2464" w:type="dxa"/>
            <w:vMerge w:val="restart"/>
            <w:tcBorders>
              <w:top w:val="double" w:sz="4" w:space="0" w:color="auto"/>
            </w:tcBorders>
            <w:shd w:val="clear" w:color="auto" w:fill="CCCCCC"/>
            <w:hideMark/>
          </w:tcPr>
          <w:p w14:paraId="201546AF" w14:textId="77777777" w:rsidR="00D50270" w:rsidRPr="002E0FED" w:rsidRDefault="00D50270" w:rsidP="10853F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sidRPr="10853FB9">
              <w:rPr>
                <w:rFonts w:eastAsia="新細明體" w:cs="Calibri"/>
                <w:kern w:val="0"/>
              </w:rPr>
              <w:t>DL / UL aurisys user</w:t>
            </w:r>
          </w:p>
        </w:tc>
      </w:tr>
      <w:tr w:rsidR="00D50270" w:rsidRPr="002E0FED" w14:paraId="2D2AC506" w14:textId="77777777" w:rsidTr="10853FB9">
        <w:trPr>
          <w:trHeight w:val="380"/>
        </w:trPr>
        <w:tc>
          <w:tcPr>
            <w:cnfStyle w:val="001000000000" w:firstRow="0" w:lastRow="0" w:firstColumn="1" w:lastColumn="0" w:oddVBand="0" w:evenVBand="0" w:oddHBand="0" w:evenHBand="0" w:firstRowFirstColumn="0" w:firstRowLastColumn="0" w:lastRowFirstColumn="0" w:lastRowLastColumn="0"/>
            <w:tcW w:w="2868" w:type="dxa"/>
            <w:vMerge/>
            <w:tcBorders>
              <w:bottom w:val="single" w:sz="12" w:space="0" w:color="auto"/>
            </w:tcBorders>
          </w:tcPr>
          <w:p w14:paraId="63911C0B" w14:textId="77777777" w:rsidR="00D50270" w:rsidRPr="00593701" w:rsidRDefault="00D50270" w:rsidP="00311C77">
            <w:pPr>
              <w:adjustRightInd/>
              <w:snapToGrid/>
              <w:spacing w:before="0" w:after="0"/>
              <w:jc w:val="left"/>
              <w:rPr>
                <w:rFonts w:asciiTheme="minorHAnsi" w:eastAsiaTheme="minorEastAsia" w:hAnsiTheme="minorHAnsi" w:cstheme="minorHAnsi"/>
                <w:sz w:val="18"/>
                <w:szCs w:val="18"/>
              </w:rPr>
            </w:pPr>
          </w:p>
        </w:tc>
        <w:tc>
          <w:tcPr>
            <w:tcW w:w="3761" w:type="dxa"/>
            <w:tcBorders>
              <w:bottom w:val="single" w:sz="12" w:space="0" w:color="auto"/>
            </w:tcBorders>
            <w:shd w:val="clear" w:color="auto" w:fill="CCCCCC"/>
          </w:tcPr>
          <w:p w14:paraId="50EDAC6F" w14:textId="77777777" w:rsidR="00D50270" w:rsidRPr="00593701" w:rsidRDefault="00D50270" w:rsidP="10853FB9">
            <w:pPr>
              <w:spacing w:before="0" w:after="0"/>
              <w:jc w:val="center"/>
              <w:cnfStyle w:val="000000000000" w:firstRow="0" w:lastRow="0" w:firstColumn="0" w:lastColumn="0" w:oddVBand="0" w:evenVBand="0" w:oddHBand="0" w:evenHBand="0" w:firstRowFirstColumn="0" w:firstRowLastColumn="0" w:lastRowFirstColumn="0" w:lastRowLastColumn="0"/>
              <w:rPr>
                <w:rFonts w:eastAsia="新細明體" w:cs="Calibri"/>
              </w:rPr>
            </w:pPr>
            <w:r w:rsidRPr="10853FB9">
              <w:rPr>
                <w:rFonts w:eastAsia="新細明體" w:cs="Calibri"/>
                <w:kern w:val="0"/>
              </w:rPr>
              <w:t>AudioALSACaptureDataProviderDsp.cpp</w:t>
            </w:r>
          </w:p>
        </w:tc>
        <w:tc>
          <w:tcPr>
            <w:tcW w:w="2464" w:type="dxa"/>
            <w:vMerge/>
            <w:tcBorders>
              <w:bottom w:val="single" w:sz="12" w:space="0" w:color="auto"/>
            </w:tcBorders>
            <w:shd w:val="clear" w:color="auto" w:fill="CCCCCC"/>
          </w:tcPr>
          <w:p w14:paraId="48FD0161" w14:textId="77777777" w:rsidR="00D50270" w:rsidRDefault="00D50270" w:rsidP="00311C77">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kern w:val="0"/>
                <w:szCs w:val="20"/>
              </w:rPr>
            </w:pPr>
          </w:p>
        </w:tc>
      </w:tr>
    </w:tbl>
    <w:p w14:paraId="5CD54867" w14:textId="77777777" w:rsidR="00D50270" w:rsidRPr="00311C77" w:rsidRDefault="00D50270" w:rsidP="10853FB9">
      <w:pPr>
        <w:pStyle w:val="af0"/>
        <w:numPr>
          <w:ilvl w:val="0"/>
          <w:numId w:val="26"/>
        </w:numPr>
        <w:jc w:val="left"/>
      </w:pPr>
      <w:r w:rsidRPr="10853FB9">
        <w:lastRenderedPageBreak/>
        <w:t xml:space="preserve">In </w:t>
      </w:r>
      <w:r w:rsidRPr="0052230D">
        <w:rPr>
          <w:rFonts w:ascii="Courier New" w:eastAsia="新細明體" w:hAnsi="Courier New" w:cs="Courier New"/>
          <w:kern w:val="0"/>
          <w:sz w:val="18"/>
          <w:szCs w:val="18"/>
        </w:rPr>
        <w:t>AudioALSAPlaybackHandlerDsp.cpp</w:t>
      </w:r>
      <w:r w:rsidRPr="10853FB9">
        <w:rPr>
          <w:rFonts w:eastAsia="新細明體" w:cs="Calibri"/>
          <w:kern w:val="0"/>
        </w:rPr>
        <w:t xml:space="preserve">, add </w:t>
      </w:r>
      <w:r w:rsidRPr="10853FB9">
        <w:rPr>
          <w:rFonts w:ascii="Courier New" w:hAnsi="Courier New" w:cs="Courier New"/>
          <w:sz w:val="18"/>
          <w:szCs w:val="18"/>
        </w:rPr>
        <w:t>AURISYS_SCENARIO_DSP_GAMING</w:t>
      </w:r>
      <w:r w:rsidRPr="10853FB9">
        <w:t xml:space="preserve"> for corresponded </w:t>
      </w:r>
      <w:r w:rsidRPr="10853FB9">
        <w:rPr>
          <w:b/>
          <w:bCs/>
          <w:i/>
          <w:iCs/>
        </w:rPr>
        <w:t>DL</w:t>
      </w:r>
      <w:r w:rsidRPr="10853FB9">
        <w:t xml:space="preserve"> scenario. (If only need UL process, need skip this step)</w:t>
      </w:r>
      <w:r>
        <w:br/>
      </w:r>
      <w:r w:rsidR="00000000">
        <w:pict w14:anchorId="665AB23D">
          <v:shape id="文字方塊 37" o:spid="_x0000_s2266" type="#_x0000_t202" style="width:427.5pt;height:147.5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7">
              <w:txbxContent>
                <w:p w14:paraId="2B2EFB8C" w14:textId="77777777" w:rsidR="00DE5A65" w:rsidRPr="00364C1E" w:rsidRDefault="00DE5A65" w:rsidP="00D50270">
                  <w:pPr>
                    <w:spacing w:line="0" w:lineRule="atLeast"/>
                    <w:jc w:val="left"/>
                    <w:rPr>
                      <w:sz w:val="16"/>
                      <w:szCs w:val="16"/>
                    </w:rPr>
                  </w:pPr>
                  <w:r w:rsidRPr="00364C1E">
                    <w:rPr>
                      <w:sz w:val="16"/>
                      <w:szCs w:val="16"/>
                    </w:rPr>
                    <w:t xml:space="preserve">status_t </w:t>
                  </w:r>
                  <w:r w:rsidRPr="0085186A">
                    <w:rPr>
                      <w:b/>
                      <w:sz w:val="16"/>
                      <w:szCs w:val="16"/>
                    </w:rPr>
                    <w:t>AudioALSAPlaybackHandlerDsp::open</w:t>
                  </w:r>
                  <w:r w:rsidRPr="00364C1E">
                    <w:rPr>
                      <w:sz w:val="16"/>
                      <w:szCs w:val="16"/>
                    </w:rPr>
                    <w:t>() {</w:t>
                  </w:r>
                  <w:r>
                    <w:rPr>
                      <w:sz w:val="16"/>
                      <w:szCs w:val="16"/>
                    </w:rPr>
                    <w:br/>
                    <w:t>…</w:t>
                  </w:r>
                  <w:r>
                    <w:rPr>
                      <w:sz w:val="16"/>
                      <w:szCs w:val="16"/>
                    </w:rPr>
                    <w:br/>
                  </w:r>
                  <w:r w:rsidRPr="00364C1E">
                    <w:rPr>
                      <w:sz w:val="16"/>
                      <w:szCs w:val="16"/>
                    </w:rPr>
                    <w:t xml:space="preserve">    } else if (mStreamAttributeSource-&gt;mAudioOutputFlags &amp; AUDIO_OUTPUT_FLAG_VOIP_RX) {</w:t>
                  </w:r>
                  <w:r>
                    <w:rPr>
                      <w:sz w:val="16"/>
                      <w:szCs w:val="16"/>
                    </w:rPr>
                    <w:br/>
                  </w:r>
                  <w:r w:rsidRPr="00364C1E">
                    <w:rPr>
                      <w:sz w:val="16"/>
                      <w:szCs w:val="16"/>
                    </w:rPr>
                    <w:t xml:space="preserve">        mTaskScene = TASK_SCENE_VOIP;</w:t>
                  </w:r>
                  <w:r>
                    <w:rPr>
                      <w:sz w:val="16"/>
                      <w:szCs w:val="16"/>
                    </w:rPr>
                    <w:br/>
                  </w:r>
                  <w:r w:rsidRPr="00364C1E">
                    <w:rPr>
                      <w:sz w:val="16"/>
                      <w:szCs w:val="16"/>
                    </w:rPr>
                    <w:t>#ifdef MTK_AURISYS_FRAMEWORK_SUPPORT</w:t>
                  </w:r>
                  <w:r>
                    <w:rPr>
                      <w:sz w:val="16"/>
                      <w:szCs w:val="16"/>
                    </w:rPr>
                    <w:br/>
                  </w:r>
                  <w:r w:rsidRPr="00364C1E">
                    <w:rPr>
                      <w:sz w:val="16"/>
                      <w:szCs w:val="16"/>
                    </w:rPr>
                    <w:t xml:space="preserve">        if (</w:t>
                  </w:r>
                  <w:r w:rsidRPr="00364C1E">
                    <w:rPr>
                      <w:b/>
                      <w:i/>
                      <w:color w:val="7030A0"/>
                      <w:sz w:val="16"/>
                      <w:szCs w:val="16"/>
                    </w:rPr>
                    <w:t>is_gaming_sc</w:t>
                  </w:r>
                  <w:r>
                    <w:rPr>
                      <w:b/>
                      <w:i/>
                      <w:color w:val="7030A0"/>
                      <w:sz w:val="16"/>
                      <w:szCs w:val="16"/>
                    </w:rPr>
                    <w:t>e</w:t>
                  </w:r>
                  <w:r w:rsidRPr="00364C1E">
                    <w:rPr>
                      <w:b/>
                      <w:i/>
                      <w:color w:val="7030A0"/>
                      <w:sz w:val="16"/>
                      <w:szCs w:val="16"/>
                    </w:rPr>
                    <w:t>nario</w:t>
                  </w:r>
                  <w:r w:rsidRPr="00364C1E">
                    <w:rPr>
                      <w:sz w:val="16"/>
                      <w:szCs w:val="16"/>
                    </w:rPr>
                    <w:t>) {</w:t>
                  </w:r>
                  <w:r>
                    <w:rPr>
                      <w:sz w:val="16"/>
                      <w:szCs w:val="16"/>
                    </w:rPr>
                    <w:t xml:space="preserve"> </w:t>
                  </w:r>
                  <w:r w:rsidRPr="00F204AE">
                    <w:rPr>
                      <w:b/>
                      <w:color w:val="7030A0"/>
                      <w:sz w:val="16"/>
                      <w:szCs w:val="16"/>
                    </w:rPr>
                    <w:t>// need implement judgement for gaming scenario</w:t>
                  </w:r>
                  <w:r>
                    <w:rPr>
                      <w:sz w:val="16"/>
                      <w:szCs w:val="16"/>
                    </w:rPr>
                    <w:br/>
                  </w:r>
                  <w:r w:rsidRPr="00364C1E">
                    <w:rPr>
                      <w:sz w:val="16"/>
                      <w:szCs w:val="16"/>
                    </w:rPr>
                    <w:t xml:space="preserve">           </w:t>
                  </w:r>
                  <w:r w:rsidRPr="00364C1E">
                    <w:rPr>
                      <w:b/>
                      <w:color w:val="FF0000"/>
                      <w:sz w:val="16"/>
                      <w:szCs w:val="16"/>
                    </w:rPr>
                    <w:t>aurisys_scenario = AURISYS_SCENARIO_DSP_GAMING;</w:t>
                  </w:r>
                  <w:r>
                    <w:rPr>
                      <w:b/>
                      <w:color w:val="FF0000"/>
                      <w:sz w:val="16"/>
                      <w:szCs w:val="16"/>
                    </w:rPr>
                    <w:t xml:space="preserve"> // assuming gaming run on voip</w:t>
                  </w:r>
                  <w:r>
                    <w:rPr>
                      <w:sz w:val="16"/>
                      <w:szCs w:val="16"/>
                    </w:rPr>
                    <w:br/>
                  </w:r>
                  <w:r w:rsidRPr="00364C1E">
                    <w:rPr>
                      <w:sz w:val="16"/>
                      <w:szCs w:val="16"/>
                    </w:rPr>
                    <w:t xml:space="preserve">        } else {</w:t>
                  </w:r>
                  <w:r>
                    <w:rPr>
                      <w:sz w:val="16"/>
                      <w:szCs w:val="16"/>
                    </w:rPr>
                    <w:br/>
                  </w:r>
                  <w:r w:rsidRPr="00364C1E">
                    <w:rPr>
                      <w:sz w:val="16"/>
                      <w:szCs w:val="16"/>
                    </w:rPr>
                    <w:t xml:space="preserve">            aurisys_scenario = AURISYS_SCENARIO_DSP_VOIP;</w:t>
                  </w:r>
                  <w:r>
                    <w:rPr>
                      <w:sz w:val="16"/>
                      <w:szCs w:val="16"/>
                    </w:rPr>
                    <w:br/>
                  </w:r>
                  <w:r w:rsidRPr="00364C1E">
                    <w:rPr>
                      <w:sz w:val="16"/>
                      <w:szCs w:val="16"/>
                    </w:rPr>
                    <w:t xml:space="preserve">        }</w:t>
                  </w:r>
                  <w:r>
                    <w:rPr>
                      <w:sz w:val="16"/>
                      <w:szCs w:val="16"/>
                    </w:rPr>
                    <w:br/>
                  </w:r>
                  <w:r w:rsidRPr="00364C1E">
                    <w:rPr>
                      <w:sz w:val="16"/>
                      <w:szCs w:val="16"/>
                    </w:rPr>
                    <w:t xml:space="preserve">        arsi_process_type = ARSI_PROCESS_TYPE_DL_ONLY; //ARSI_PROCESS_TYPE_UL_AND_DL;</w:t>
                  </w:r>
                  <w:r>
                    <w:rPr>
                      <w:sz w:val="16"/>
                      <w:szCs w:val="16"/>
                    </w:rPr>
                    <w:br/>
                  </w:r>
                  <w:r w:rsidRPr="00364C1E">
                    <w:rPr>
                      <w:sz w:val="16"/>
                      <w:szCs w:val="16"/>
                    </w:rPr>
                    <w:t>#endif</w:t>
                  </w:r>
                  <w:r>
                    <w:rPr>
                      <w:sz w:val="16"/>
                      <w:szCs w:val="16"/>
                    </w:rPr>
                    <w:br/>
                    <w:t>…</w:t>
                  </w:r>
                </w:p>
              </w:txbxContent>
            </v:textbox>
            <w10:anchorlock/>
          </v:shape>
        </w:pict>
      </w:r>
    </w:p>
    <w:p w14:paraId="7D476D5B" w14:textId="77777777" w:rsidR="00311C77" w:rsidRPr="00364C1E" w:rsidRDefault="00311C77" w:rsidP="00311C77">
      <w:pPr>
        <w:pStyle w:val="af0"/>
        <w:jc w:val="left"/>
        <w:rPr>
          <w:szCs w:val="20"/>
        </w:rPr>
      </w:pPr>
    </w:p>
    <w:p w14:paraId="383B4960" w14:textId="349BDF77" w:rsidR="00D50270" w:rsidRPr="00C00651" w:rsidRDefault="00D50270" w:rsidP="10853FB9">
      <w:pPr>
        <w:pStyle w:val="af0"/>
        <w:numPr>
          <w:ilvl w:val="0"/>
          <w:numId w:val="26"/>
        </w:numPr>
        <w:jc w:val="left"/>
      </w:pPr>
      <w:r w:rsidRPr="10853FB9">
        <w:t xml:space="preserve">In </w:t>
      </w:r>
      <w:r w:rsidRPr="0052230D">
        <w:rPr>
          <w:rFonts w:ascii="Courier New" w:eastAsia="新細明體" w:hAnsi="Courier New" w:cs="Courier New"/>
          <w:kern w:val="0"/>
          <w:sz w:val="18"/>
          <w:szCs w:val="18"/>
        </w:rPr>
        <w:t>AudioALSACaptureDataProviderDsp.cpp</w:t>
      </w:r>
      <w:r w:rsidRPr="10853FB9">
        <w:rPr>
          <w:rFonts w:eastAsia="新細明體" w:cs="Calibri"/>
          <w:kern w:val="0"/>
        </w:rPr>
        <w:t xml:space="preserve">, add </w:t>
      </w:r>
      <w:r w:rsidRPr="10853FB9">
        <w:rPr>
          <w:rFonts w:ascii="Courier New" w:hAnsi="Courier New" w:cs="Courier New"/>
          <w:sz w:val="18"/>
          <w:szCs w:val="18"/>
        </w:rPr>
        <w:t>AURISYS_SCENARIO_DSP_GAMING</w:t>
      </w:r>
      <w:r w:rsidRPr="00364C1E">
        <w:t xml:space="preserve"> for</w:t>
      </w:r>
      <w:r>
        <w:t xml:space="preserve"> corresponded </w:t>
      </w:r>
      <w:r w:rsidRPr="10853FB9">
        <w:rPr>
          <w:b/>
          <w:bCs/>
          <w:i/>
          <w:iCs/>
        </w:rPr>
        <w:t>UL</w:t>
      </w:r>
      <w:r>
        <w:t xml:space="preserve"> scenario. </w:t>
      </w:r>
      <w:r w:rsidRPr="10853FB9">
        <w:t>(If only need DL process, need skip this step)</w:t>
      </w:r>
      <w:r>
        <w:br/>
      </w:r>
      <w:r w:rsidR="00000000">
        <w:pict w14:anchorId="5AB6479F">
          <v:shape id="_x0000_s2265" type="#_x0000_t202" style="width:444.5pt;height:189.5pt;visibility:visible;mso-wrap-style:square;mso-left-percent:-10001;mso-top-percent:-10001;mso-position-horizontal:absolute;mso-position-horizontal-relative:char;mso-position-vertical:absolute;mso-position-vertical-relative:line;mso-left-percent:-10001;mso-top-percent:-10001;v-text-anchor:top" filled="f" strokecolor="black [3213]">
            <v:textbox style="mso-next-textbox:#_x0000_s2265">
              <w:txbxContent>
                <w:p w14:paraId="54DA2134" w14:textId="77777777" w:rsidR="00DE5A65" w:rsidRDefault="00DE5A65" w:rsidP="00D50270">
                  <w:pPr>
                    <w:spacing w:line="0" w:lineRule="atLeast"/>
                    <w:jc w:val="left"/>
                    <w:rPr>
                      <w:sz w:val="16"/>
                      <w:szCs w:val="16"/>
                    </w:rPr>
                  </w:pPr>
                  <w:r w:rsidRPr="000B34CA">
                    <w:rPr>
                      <w:sz w:val="16"/>
                      <w:szCs w:val="16"/>
                    </w:rPr>
                    <w:t xml:space="preserve">status_t </w:t>
                  </w:r>
                  <w:r w:rsidRPr="0085186A">
                    <w:rPr>
                      <w:b/>
                      <w:sz w:val="16"/>
                      <w:szCs w:val="16"/>
                    </w:rPr>
                    <w:t>AudioALSACaptureDataProviderDsp::open</w:t>
                  </w:r>
                  <w:r w:rsidRPr="000B34CA">
                    <w:rPr>
                      <w:sz w:val="16"/>
                      <w:szCs w:val="16"/>
                    </w:rPr>
                    <w:t>() {</w:t>
                  </w:r>
                  <w:r>
                    <w:rPr>
                      <w:sz w:val="16"/>
                      <w:szCs w:val="16"/>
                    </w:rPr>
                    <w:br/>
                    <w:t>…</w:t>
                  </w:r>
                  <w:r>
                    <w:rPr>
                      <w:sz w:val="16"/>
                      <w:szCs w:val="16"/>
                    </w:rPr>
                    <w:br/>
                  </w:r>
                  <w:r w:rsidRPr="000B34CA">
                    <w:rPr>
                      <w:sz w:val="16"/>
                      <w:szCs w:val="16"/>
                    </w:rPr>
                    <w:t xml:space="preserve">         if (mStreamAttributeSource.mVoIPEnable || (mStreamAttributeSource.input_source == AUDIO_SOURCE_CUSTOMIZATION2)) {</w:t>
                  </w:r>
                  <w:r>
                    <w:rPr>
                      <w:sz w:val="16"/>
                      <w:szCs w:val="16"/>
                    </w:rPr>
                    <w:br/>
                  </w:r>
                  <w:r w:rsidRPr="000B34CA">
                    <w:rPr>
                      <w:sz w:val="16"/>
                      <w:szCs w:val="16"/>
                    </w:rPr>
                    <w:t xml:space="preserve">             //streamAttributeEchoRef = &amp;mStreamAttributeSource;</w:t>
                  </w:r>
                  <w:r>
                    <w:rPr>
                      <w:sz w:val="16"/>
                      <w:szCs w:val="16"/>
                    </w:rPr>
                    <w:br/>
                  </w:r>
                  <w:r w:rsidRPr="000B34CA">
                    <w:rPr>
                      <w:sz w:val="16"/>
                      <w:szCs w:val="16"/>
                    </w:rPr>
                    <w:t xml:space="preserve">            memcpy(&amp;mstreamAttributeEchoRef, &amp;mStreamAttributeTargetDSP, sizeof(struct stream_attribute_t));</w:t>
                  </w:r>
                  <w:r>
                    <w:rPr>
                      <w:sz w:val="16"/>
                      <w:szCs w:val="16"/>
                    </w:rPr>
                    <w:br/>
                  </w:r>
                  <w:r w:rsidRPr="000B34CA">
                    <w:rPr>
                      <w:sz w:val="16"/>
                      <w:szCs w:val="16"/>
                    </w:rPr>
                    <w:t xml:space="preserve">            mstreamAttributeEchoRef.num_channels = mDsphwRefConfig.channels;</w:t>
                  </w:r>
                  <w:r>
                    <w:rPr>
                      <w:sz w:val="16"/>
                      <w:szCs w:val="16"/>
                    </w:rPr>
                    <w:br/>
                  </w:r>
                  <w:r w:rsidRPr="000B34CA">
                    <w:rPr>
                      <w:sz w:val="16"/>
                      <w:szCs w:val="16"/>
                    </w:rPr>
                    <w:t xml:space="preserve">            mstreamAttributeEchoRef.audio_format = AUDIO_FORMAT_PCM_8_24_BIT;</w:t>
                  </w:r>
                  <w:r>
                    <w:rPr>
                      <w:sz w:val="16"/>
                      <w:szCs w:val="16"/>
                    </w:rPr>
                    <w:br/>
                  </w:r>
                  <w:r w:rsidRPr="000B34CA">
                    <w:rPr>
                      <w:sz w:val="16"/>
                      <w:szCs w:val="16"/>
                    </w:rPr>
                    <w:t xml:space="preserve">            mstreamAttributeEchoRef.audio_channel_mask = AUDIO_CHANNEL_IN_STEREO;</w:t>
                  </w:r>
                  <w:r>
                    <w:rPr>
                      <w:sz w:val="16"/>
                      <w:szCs w:val="16"/>
                    </w:rPr>
                    <w:br/>
                  </w:r>
                  <w:r w:rsidRPr="000B34CA">
                    <w:rPr>
                      <w:sz w:val="16"/>
                      <w:szCs w:val="16"/>
                    </w:rPr>
                    <w:t xml:space="preserve">            mstreamAttributeEchoRef.sample_rate = mDsphwRefConfig.rate;</w:t>
                  </w:r>
                  <w:r>
                    <w:rPr>
                      <w:sz w:val="16"/>
                      <w:szCs w:val="16"/>
                    </w:rPr>
                    <w:br/>
                  </w:r>
                  <w:r w:rsidRPr="000B34CA">
                    <w:rPr>
                      <w:sz w:val="16"/>
                      <w:szCs w:val="16"/>
                    </w:rPr>
                    <w:t xml:space="preserve">            streamAttributeEchoRef = &amp;mstreamAttributeEchoRef;</w:t>
                  </w:r>
                  <w:r>
                    <w:rPr>
                      <w:sz w:val="16"/>
                      <w:szCs w:val="16"/>
                    </w:rPr>
                    <w:br/>
                  </w:r>
                  <w:r w:rsidRPr="000B34CA">
                    <w:rPr>
                      <w:sz w:val="16"/>
                      <w:szCs w:val="16"/>
                    </w:rPr>
                    <w:t xml:space="preserve">            if (</w:t>
                  </w:r>
                  <w:r w:rsidRPr="000B34CA">
                    <w:rPr>
                      <w:b/>
                      <w:i/>
                      <w:color w:val="7030A0"/>
                      <w:sz w:val="16"/>
                      <w:szCs w:val="16"/>
                    </w:rPr>
                    <w:t>is_gaming_scenario</w:t>
                  </w:r>
                  <w:r w:rsidRPr="000B34CA">
                    <w:rPr>
                      <w:sz w:val="16"/>
                      <w:szCs w:val="16"/>
                    </w:rPr>
                    <w:t>) {</w:t>
                  </w:r>
                  <w:r>
                    <w:rPr>
                      <w:sz w:val="16"/>
                      <w:szCs w:val="16"/>
                    </w:rPr>
                    <w:t xml:space="preserve"> </w:t>
                  </w:r>
                  <w:r w:rsidRPr="00F204AE">
                    <w:rPr>
                      <w:b/>
                      <w:color w:val="7030A0"/>
                      <w:sz w:val="16"/>
                      <w:szCs w:val="16"/>
                    </w:rPr>
                    <w:t>// need implement judgement for gaming scenario</w:t>
                  </w:r>
                  <w:r>
                    <w:rPr>
                      <w:sz w:val="16"/>
                      <w:szCs w:val="16"/>
                    </w:rPr>
                    <w:br/>
                  </w:r>
                  <w:r w:rsidRPr="000B34CA">
                    <w:rPr>
                      <w:sz w:val="16"/>
                      <w:szCs w:val="16"/>
                    </w:rPr>
                    <w:t xml:space="preserve">                </w:t>
                  </w:r>
                  <w:r w:rsidRPr="000B34CA">
                    <w:rPr>
                      <w:b/>
                      <w:color w:val="FF0000"/>
                      <w:sz w:val="16"/>
                      <w:szCs w:val="16"/>
                    </w:rPr>
                    <w:t>aurisys_scenario = AURISYS_SCENARIO_DSP_GAMING;</w:t>
                  </w:r>
                  <w:r>
                    <w:rPr>
                      <w:b/>
                      <w:color w:val="FF0000"/>
                      <w:sz w:val="16"/>
                      <w:szCs w:val="16"/>
                    </w:rPr>
                    <w:t xml:space="preserve"> // assuming gaming run on voip</w:t>
                  </w:r>
                  <w:r>
                    <w:rPr>
                      <w:sz w:val="16"/>
                      <w:szCs w:val="16"/>
                    </w:rPr>
                    <w:br/>
                  </w:r>
                  <w:r w:rsidRPr="000B34CA">
                    <w:rPr>
                      <w:sz w:val="16"/>
                      <w:szCs w:val="16"/>
                    </w:rPr>
                    <w:t xml:space="preserve">            } else {</w:t>
                  </w:r>
                  <w:r>
                    <w:rPr>
                      <w:sz w:val="16"/>
                      <w:szCs w:val="16"/>
                    </w:rPr>
                    <w:br/>
                  </w:r>
                  <w:r w:rsidRPr="000B34CA">
                    <w:rPr>
                      <w:sz w:val="16"/>
                      <w:szCs w:val="16"/>
                    </w:rPr>
                    <w:t xml:space="preserve">                aurisys_scenario = AURISYS_SCENARIO_DSP_VOIP;</w:t>
                  </w:r>
                  <w:r>
                    <w:rPr>
                      <w:sz w:val="16"/>
                      <w:szCs w:val="16"/>
                    </w:rPr>
                    <w:br/>
                  </w:r>
                  <w:r w:rsidRPr="000B34CA">
                    <w:rPr>
                      <w:sz w:val="16"/>
                      <w:szCs w:val="16"/>
                    </w:rPr>
                    <w:t xml:space="preserve">            }</w:t>
                  </w:r>
                  <w:r>
                    <w:rPr>
                      <w:sz w:val="16"/>
                      <w:szCs w:val="16"/>
                    </w:rPr>
                    <w:br/>
                  </w:r>
                  <w:r w:rsidRPr="000B34CA">
                    <w:rPr>
                      <w:sz w:val="16"/>
                      <w:szCs w:val="16"/>
                    </w:rPr>
                    <w:t xml:space="preserve">            arsi_process_type = ARSI_PROCESS_TYPE_UL_ONLY; //ARSI_PROCESS_TYPE_UL_AND_DL;</w:t>
                  </w:r>
                </w:p>
                <w:p w14:paraId="4F38A720" w14:textId="77777777" w:rsidR="00DE5A65" w:rsidRPr="00364C1E" w:rsidRDefault="00DE5A65" w:rsidP="00D50270">
                  <w:pPr>
                    <w:spacing w:line="0" w:lineRule="atLeast"/>
                    <w:jc w:val="left"/>
                    <w:rPr>
                      <w:sz w:val="16"/>
                      <w:szCs w:val="16"/>
                    </w:rPr>
                  </w:pPr>
                  <w:r>
                    <w:rPr>
                      <w:sz w:val="16"/>
                      <w:szCs w:val="16"/>
                    </w:rPr>
                    <w:t>…</w:t>
                  </w:r>
                </w:p>
              </w:txbxContent>
            </v:textbox>
            <w10:anchorlock/>
          </v:shape>
        </w:pict>
      </w:r>
    </w:p>
    <w:p w14:paraId="557AB187" w14:textId="77777777" w:rsidR="00C00651" w:rsidRPr="00C00651" w:rsidRDefault="00C00651" w:rsidP="00C00651">
      <w:pPr>
        <w:pStyle w:val="af0"/>
        <w:rPr>
          <w:szCs w:val="20"/>
        </w:rPr>
      </w:pPr>
    </w:p>
    <w:p w14:paraId="5EF97716" w14:textId="77777777" w:rsidR="00C00651" w:rsidRDefault="10853FB9" w:rsidP="00C00651">
      <w:pPr>
        <w:jc w:val="left"/>
        <w:rPr>
          <w:szCs w:val="20"/>
        </w:rPr>
      </w:pPr>
      <w:r>
        <w:t>To verify your scenario is added and correctly used, you can check below log in ADSP log files.</w:t>
      </w:r>
    </w:p>
    <w:p w14:paraId="235A682D" w14:textId="21A63CC9" w:rsidR="00C00651" w:rsidRDefault="00000000" w:rsidP="00C00651">
      <w:pPr>
        <w:jc w:val="left"/>
      </w:pPr>
      <w:r>
        <w:pict w14:anchorId="3011C212">
          <v:shape id="_x0000_s2264" type="#_x0000_t202" style="width:443.5pt;height:65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64">
              <w:txbxContent>
                <w:p w14:paraId="2E055FD4" w14:textId="77777777" w:rsidR="00DE5A65" w:rsidRDefault="00DE5A65" w:rsidP="00C00651">
                  <w:pPr>
                    <w:spacing w:line="0" w:lineRule="atLeast"/>
                    <w:jc w:val="left"/>
                    <w:rPr>
                      <w:sz w:val="16"/>
                      <w:szCs w:val="16"/>
                    </w:rPr>
                  </w:pPr>
                  <w:r w:rsidRPr="00C00651">
                    <w:rPr>
                      <w:sz w:val="16"/>
                      <w:szCs w:val="16"/>
                    </w:rPr>
                    <w:t xml:space="preserve">[D]CreateAurisysLibManager(), manager config: aurisys_scenario </w:t>
                  </w:r>
                  <w:r w:rsidRPr="00C00651">
                    <w:rPr>
                      <w:b/>
                      <w:color w:val="FF0000"/>
                      <w:sz w:val="16"/>
                      <w:szCs w:val="16"/>
                    </w:rPr>
                    <w:t>13</w:t>
                  </w:r>
                  <w:r w:rsidRPr="00C00651">
                    <w:rPr>
                      <w:sz w:val="16"/>
                      <w:szCs w:val="16"/>
                    </w:rPr>
                    <w:t xml:space="preserve">, core_type 1, </w:t>
                  </w:r>
                  <w:r w:rsidRPr="00C00651">
                    <w:rPr>
                      <w:b/>
                      <w:color w:val="7030A0"/>
                      <w:sz w:val="16"/>
                      <w:szCs w:val="16"/>
                    </w:rPr>
                    <w:t>arsi_process_type 1</w:t>
                  </w:r>
                  <w:r w:rsidRPr="00C00651">
                    <w:rPr>
                      <w:sz w:val="16"/>
                      <w:szCs w:val="16"/>
                    </w:rPr>
                    <w:t>, frame_size_ms 20, num_channels_ul 2, num_channels_dl 2, audio_format 4, sample_rate 48000</w:t>
                  </w:r>
                  <w:r>
                    <w:rPr>
                      <w:sz w:val="16"/>
                      <w:szCs w:val="16"/>
                    </w:rPr>
                    <w:t xml:space="preserve"> </w:t>
                  </w:r>
                  <w:r w:rsidRPr="00C00651">
                    <w:rPr>
                      <w:color w:val="1F497D" w:themeColor="text2"/>
                      <w:sz w:val="16"/>
                      <w:szCs w:val="16"/>
                    </w:rPr>
                    <w:t>//process type 0 is for UL, 1 is for DL</w:t>
                  </w:r>
                </w:p>
                <w:p w14:paraId="1F3A0ADB" w14:textId="6B28273B" w:rsidR="00DE5A65" w:rsidRPr="00C00651" w:rsidRDefault="00DE5A65" w:rsidP="00C00651">
                  <w:pPr>
                    <w:spacing w:line="0" w:lineRule="atLeast"/>
                    <w:jc w:val="left"/>
                    <w:rPr>
                      <w:color w:val="1F497D" w:themeColor="text2"/>
                      <w:sz w:val="16"/>
                      <w:szCs w:val="16"/>
                    </w:rPr>
                  </w:pPr>
                  <w:r w:rsidRPr="00C00651">
                    <w:rPr>
                      <w:sz w:val="16"/>
                      <w:szCs w:val="16"/>
                    </w:rPr>
                    <w:t xml:space="preserve">[D][AURI][HDL] aurisys_arsi_create_handler(), lib_name </w:t>
                  </w:r>
                  <w:r w:rsidRPr="00C00651">
                    <w:rPr>
                      <w:b/>
                      <w:color w:val="FF0000"/>
                      <w:sz w:val="16"/>
                      <w:szCs w:val="16"/>
                    </w:rPr>
                    <w:t>lib_gaming</w:t>
                  </w:r>
                  <w:r>
                    <w:rPr>
                      <w:b/>
                      <w:color w:val="FF0000"/>
                      <w:sz w:val="16"/>
                      <w:szCs w:val="16"/>
                    </w:rPr>
                    <w:t>_name</w:t>
                  </w:r>
                  <w:r w:rsidRPr="00C00651">
                    <w:rPr>
                      <w:sz w:val="16"/>
                      <w:szCs w:val="16"/>
                    </w:rPr>
                    <w:t xml:space="preserve">, memory_size </w:t>
                  </w:r>
                  <w:r>
                    <w:rPr>
                      <w:sz w:val="16"/>
                      <w:szCs w:val="16"/>
                    </w:rPr>
                    <w:t xml:space="preserve">xxx </w:t>
                  </w:r>
                  <w:r w:rsidRPr="00C00651">
                    <w:rPr>
                      <w:color w:val="1F497D" w:themeColor="text2"/>
                      <w:sz w:val="16"/>
                      <w:szCs w:val="16"/>
                    </w:rPr>
                    <w:t>//should show your lib_name</w:t>
                  </w:r>
                  <w:r>
                    <w:rPr>
                      <w:color w:val="1F497D" w:themeColor="text2"/>
                      <w:sz w:val="16"/>
                      <w:szCs w:val="16"/>
                    </w:rPr>
                    <w:t xml:space="preserve"> in </w:t>
                  </w:r>
                  <w:r w:rsidRPr="00D650AE">
                    <w:rPr>
                      <w:b/>
                      <w:i/>
                      <w:color w:val="1F497D" w:themeColor="text2"/>
                      <w:sz w:val="16"/>
                      <w:szCs w:val="16"/>
                    </w:rPr>
                    <w:t>AURISYS_SCENARIO_DSP_GAMING</w:t>
                  </w:r>
                  <w:r w:rsidRPr="00C00651">
                    <w:rPr>
                      <w:color w:val="1F497D" w:themeColor="text2"/>
                      <w:sz w:val="16"/>
                      <w:szCs w:val="16"/>
                    </w:rPr>
                    <w:t xml:space="preserve"> defined in aurisys_config</w:t>
                  </w:r>
                  <w:r w:rsidR="00683969">
                    <w:rPr>
                      <w:color w:val="1F497D" w:themeColor="text2"/>
                      <w:sz w:val="16"/>
                      <w:szCs w:val="16"/>
                    </w:rPr>
                    <w:t>_adsp</w:t>
                  </w:r>
                  <w:r w:rsidRPr="00C00651">
                    <w:rPr>
                      <w:color w:val="1F497D" w:themeColor="text2"/>
                      <w:sz w:val="16"/>
                      <w:szCs w:val="16"/>
                    </w:rPr>
                    <w:t>.xml</w:t>
                  </w:r>
                </w:p>
              </w:txbxContent>
            </v:textbox>
            <w10:anchorlock/>
          </v:shape>
        </w:pict>
      </w:r>
    </w:p>
    <w:p w14:paraId="38541EDD" w14:textId="75959F1B" w:rsidR="009037B4" w:rsidRDefault="10853FB9" w:rsidP="00C81149">
      <w:pPr>
        <w:pStyle w:val="3"/>
      </w:pPr>
      <w:bookmarkStart w:id="120" w:name="_How_to_allocate"/>
      <w:bookmarkStart w:id="121" w:name="_Toc229437624"/>
      <w:bookmarkEnd w:id="120"/>
      <w:r>
        <w:t>How to allocate working buffer for library? (aurisys interface before V1.8.0)</w:t>
      </w:r>
      <w:bookmarkEnd w:id="121"/>
    </w:p>
    <w:p w14:paraId="69BACF03" w14:textId="6520189B" w:rsidR="006E60C8" w:rsidRDefault="10853FB9" w:rsidP="10853FB9">
      <w:pPr>
        <w:rPr>
          <w:rFonts w:eastAsiaTheme="minorEastAsia"/>
        </w:rPr>
      </w:pPr>
      <w:r w:rsidRPr="10853FB9">
        <w:rPr>
          <w:rFonts w:eastAsiaTheme="minorEastAsia"/>
        </w:rPr>
        <w:t>The library can allocate a working buffer through ARSI-PROC APIs, which the library must implement its implementation. Aurisys supports DRAM only and DRAM+SLB mode to allocate a working buffer. For the aurisys interface version after V1.8.0, please refer to chapter 5.3.5.</w:t>
      </w:r>
    </w:p>
    <w:p w14:paraId="7C6FA736" w14:textId="0FD9D558" w:rsidR="00771639" w:rsidRDefault="00000000" w:rsidP="005C73BE">
      <w:r>
        <w:rPr>
          <w:rFonts w:eastAsiaTheme="minorEastAsia"/>
        </w:rPr>
        <w:lastRenderedPageBreak/>
        <w:pict w14:anchorId="65FAFA05">
          <v:shape id="直線單箭頭接點 21" o:spid="_x0000_s2093" type="#_x0000_t32" style="position:absolute;left:0;text-align:left;margin-left:374.05pt;margin-top:86.4pt;width:16.9pt;height:17.95pt;flip:x;z-index:251661312;visibility:visible;mso-wrap-style:square;mso-wrap-distance-left:9pt;mso-wrap-distance-top:0;mso-wrap-distance-right:9pt;mso-wrap-distance-bottom:0;mso-position-horizontal-relative:text;mso-position-vertical-relative:text" strokecolor="black [3213]">
            <v:stroke endarrow="block"/>
            <v:shadow on="t" color="black" opacity="24903f" origin=",.5" offset="0,.55556mm"/>
            <o:lock v:ext="edit" shapetype="f"/>
          </v:shape>
        </w:pict>
      </w:r>
      <w:r>
        <w:rPr>
          <w:rFonts w:eastAsiaTheme="minorEastAsia"/>
        </w:rPr>
        <w:pict w14:anchorId="7878DF4C">
          <v:shape id="_x0000_s2092" type="#_x0000_t202" style="position:absolute;left:0;text-align:left;margin-left:320.45pt;margin-top:58.15pt;width:156.95pt;height:28.25pt;z-index:251660288;mso-position-vertical-relative:text" fillcolor="#b8cce4 [1300]" stroked="f">
            <v:textbox style="mso-next-textbox:#_x0000_s2092">
              <w:txbxContent>
                <w:p w14:paraId="593C332F" w14:textId="77777777" w:rsidR="00DE5A65" w:rsidRPr="00771639" w:rsidRDefault="00DE5A65" w:rsidP="00771639">
                  <w:pPr>
                    <w:spacing w:line="0" w:lineRule="atLeast"/>
                    <w:rPr>
                      <w:sz w:val="16"/>
                      <w:szCs w:val="16"/>
                    </w:rPr>
                  </w:pPr>
                  <w:r w:rsidRPr="00771639">
                    <w:rPr>
                      <w:sz w:val="16"/>
                      <w:szCs w:val="16"/>
                    </w:rPr>
                    <w:t>Allocate working buffer for DSP side library</w:t>
                  </w:r>
                </w:p>
                <w:p w14:paraId="58FFF478" w14:textId="2C732AC3" w:rsidR="00DE5A65" w:rsidRPr="00771639" w:rsidRDefault="00DE5A65" w:rsidP="00771639">
                  <w:pPr>
                    <w:spacing w:line="0" w:lineRule="atLeast"/>
                    <w:rPr>
                      <w:rFonts w:eastAsiaTheme="minorEastAsia"/>
                      <w:sz w:val="16"/>
                      <w:szCs w:val="16"/>
                    </w:rPr>
                  </w:pPr>
                </w:p>
              </w:txbxContent>
            </v:textbox>
          </v:shape>
        </w:pict>
      </w:r>
      <w:r>
        <w:rPr>
          <w:noProof/>
        </w:rPr>
        <w:pict w14:anchorId="3326E244">
          <v:rect id="_x0000_s2249" style="position:absolute;left:0;text-align:left;margin-left:14.65pt;margin-top:108.25pt;width:442.95pt;height:47.25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" filled="f" strokecolor="red" strokeweight="1.5pt"/>
        </w:pict>
      </w:r>
      <w:r w:rsidR="009B7FBA">
        <w:rPr>
          <w:noProof/>
        </w:rPr>
        <w:drawing>
          <wp:inline distT="0" distB="0" distL="0" distR="0" wp14:anchorId="0FA9F8C3" wp14:editId="3D07A32B">
            <wp:extent cx="5766862" cy="2844176"/>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0">
                      <a:extLst>
                        <a:ext uri="{28A0092B-C50C-407E-A947-70E740481C1C}">
                          <a14:useLocalDpi xmlns:a14="http://schemas.microsoft.com/office/drawing/2010/main" val="0"/>
                        </a:ext>
                      </a:extLst>
                    </a:blip>
                    <a:stretch>
                      <a:fillRect/>
                    </a:stretch>
                  </pic:blipFill>
                  <pic:spPr>
                    <a:xfrm>
                      <a:off x="0" y="0"/>
                      <a:ext cx="5785700" cy="2853467"/>
                    </a:xfrm>
                    <a:prstGeom prst="rect">
                      <a:avLst/>
                    </a:prstGeom>
                  </pic:spPr>
                </pic:pic>
              </a:graphicData>
            </a:graphic>
          </wp:inline>
        </w:drawing>
      </w:r>
    </w:p>
    <w:p w14:paraId="03D92217" w14:textId="16020D5F" w:rsidR="00771639" w:rsidRDefault="00771639" w:rsidP="10853FB9">
      <w:pPr>
        <w:pStyle w:val="FigureCaption"/>
        <w:rPr>
          <w:rFonts w:asciiTheme="minorHAnsi" w:eastAsiaTheme="minorEastAsia" w:hAnsiTheme="minorHAnsi" w:cstheme="minorBidi"/>
        </w:rPr>
      </w:pPr>
      <w:bookmarkStart w:id="122" w:name="_Toc136611247"/>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6</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Aurisys</w:t>
      </w:r>
      <w:r w:rsidR="00EF1DC3" w:rsidRPr="10853FB9">
        <w:rPr>
          <w:rFonts w:asciiTheme="minorHAnsi" w:eastAsiaTheme="minorEastAsia" w:hAnsiTheme="minorHAnsi" w:cstheme="minorBidi"/>
        </w:rPr>
        <w:t xml:space="preserve"> Control Flow</w:t>
      </w:r>
      <w:bookmarkEnd w:id="122"/>
    </w:p>
    <w:p w14:paraId="46A0A496" w14:textId="76FB3DEC" w:rsidR="00EF1DC3" w:rsidRPr="008A047D" w:rsidRDefault="00EF1DC3" w:rsidP="10853FB9">
      <w:pPr>
        <w:rPr>
          <w:rFonts w:eastAsiaTheme="minorEastAsia"/>
          <w:b/>
          <w:bCs/>
          <w:color w:val="4F81BD" w:themeColor="accent1"/>
          <w:u w:val="single"/>
        </w:rPr>
      </w:pPr>
      <w:r>
        <w:br/>
      </w:r>
      <w:r w:rsidR="10853FB9" w:rsidRPr="10853FB9">
        <w:rPr>
          <w:rFonts w:eastAsiaTheme="minorEastAsia"/>
          <w:b/>
          <w:bCs/>
          <w:color w:val="4F81BD" w:themeColor="accent1"/>
          <w:u w:val="single"/>
        </w:rPr>
        <w:t>Use DRAM as working buffer</w:t>
      </w:r>
    </w:p>
    <w:p w14:paraId="1280BE74" w14:textId="77777777" w:rsidR="005C73BE" w:rsidRDefault="10853FB9" w:rsidP="00D50270">
      <w:r w:rsidRPr="10853FB9">
        <w:rPr>
          <w:rStyle w:val="af2"/>
          <w:rFonts w:ascii="Courier New" w:hAnsi="Courier New" w:cs="Courier New"/>
          <w:color w:val="0E101A"/>
        </w:rPr>
        <w:t>arsi_query_working_buffer()</w:t>
      </w:r>
      <w:r>
        <w:t>: This API function queries the size of the working buffer needed by the library. The desired working buffer size can be specified by assigning a value to </w:t>
      </w:r>
      <w:r w:rsidRPr="10853FB9">
        <w:rPr>
          <w:rStyle w:val="af2"/>
          <w:rFonts w:ascii="Courier New" w:hAnsi="Courier New" w:cs="Courier New"/>
          <w:color w:val="0E101A"/>
        </w:rPr>
        <w:t>p_working_buf_size</w:t>
      </w:r>
      <w:r w:rsidRPr="10853FB9">
        <w:rPr>
          <w:rStyle w:val="af2"/>
          <w:color w:val="0E101A"/>
        </w:rPr>
        <w:t> </w:t>
      </w:r>
      <w:r>
        <w:t>(bytes). Aurisys framework will allocate memory on </w:t>
      </w:r>
      <w:r w:rsidRPr="10853FB9">
        <w:rPr>
          <w:rStyle w:val="af2"/>
          <w:color w:val="0E101A"/>
        </w:rPr>
        <w:t>DRAM</w:t>
      </w:r>
      <w:r>
        <w:t> according to the chosen size.</w:t>
      </w:r>
    </w:p>
    <w:p w14:paraId="6DAA3BEE" w14:textId="30FEFB67" w:rsidR="000D6D5D" w:rsidRDefault="00000000" w:rsidP="00D50270">
      <w:r>
        <w:pict w14:anchorId="5FD45FE0">
          <v:shape id="_x0000_s2263" type="#_x0000_t202" style="width:443.5pt;height:181.6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63">
              <w:txbxContent>
                <w:p w14:paraId="5ADF6236" w14:textId="7ED3E675" w:rsidR="00DE5A65" w:rsidRPr="00752727" w:rsidRDefault="00DE5A65" w:rsidP="00752727">
                  <w:pPr>
                    <w:spacing w:line="0" w:lineRule="atLeast"/>
                    <w:jc w:val="left"/>
                    <w:rPr>
                      <w:rFonts w:eastAsiaTheme="minorEastAsia"/>
                      <w:sz w:val="16"/>
                      <w:szCs w:val="16"/>
                    </w:rPr>
                  </w:pPr>
                  <w:r w:rsidRPr="00752727">
                    <w:rPr>
                      <w:rFonts w:eastAsiaTheme="minorEastAsia"/>
                      <w:sz w:val="16"/>
                      <w:szCs w:val="16"/>
                    </w:rPr>
                    <w:tab/>
                  </w:r>
                  <w:r w:rsidRPr="00752727">
                    <w:rPr>
                      <w:rFonts w:eastAsiaTheme="minorEastAsia"/>
                      <w:color w:val="808080" w:themeColor="background1" w:themeShade="80"/>
                      <w:sz w:val="16"/>
                      <w:szCs w:val="16"/>
                    </w:rPr>
                    <w:t>/**</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@brief Query the size of the working buffer</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@param</w:t>
                  </w:r>
                  <w:r>
                    <w:rPr>
                      <w:rFonts w:eastAsiaTheme="minorEastAsia"/>
                      <w:color w:val="808080" w:themeColor="background1" w:themeShade="80"/>
                      <w:sz w:val="16"/>
                      <w:szCs w:val="16"/>
                    </w:rPr>
                    <w:t xml:space="preserve"> input </w:t>
                  </w:r>
                  <w:r w:rsidRPr="00752727">
                    <w:rPr>
                      <w:rFonts w:eastAsiaTheme="minorEastAsia"/>
                      <w:color w:val="808080" w:themeColor="background1" w:themeShade="80"/>
                      <w:sz w:val="16"/>
                      <w:szCs w:val="16"/>
                    </w:rPr>
                    <w:t xml:space="preserve"> </w:t>
                  </w:r>
                  <w:r>
                    <w:rPr>
                      <w:rFonts w:eastAsiaTheme="minorEastAsia"/>
                      <w:color w:val="808080" w:themeColor="background1" w:themeShade="80"/>
                      <w:sz w:val="16"/>
                      <w:szCs w:val="16"/>
                    </w:rPr>
                    <w:t xml:space="preserve">  </w:t>
                  </w:r>
                  <w:r w:rsidRPr="00752727">
                    <w:rPr>
                      <w:rFonts w:eastAsiaTheme="minorEastAsia"/>
                      <w:color w:val="808080" w:themeColor="background1" w:themeShade="80"/>
                      <w:sz w:val="16"/>
                      <w:szCs w:val="16"/>
                    </w:rPr>
                    <w:t>p_arsi_task_config the task configure</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@param</w:t>
                  </w:r>
                  <w:r>
                    <w:rPr>
                      <w:rFonts w:eastAsiaTheme="minorEastAsia"/>
                      <w:color w:val="808080" w:themeColor="background1" w:themeShade="80"/>
                      <w:sz w:val="16"/>
                      <w:szCs w:val="16"/>
                    </w:rPr>
                    <w:t xml:space="preserve"> input    </w:t>
                  </w:r>
                  <w:r w:rsidRPr="00752727">
                    <w:rPr>
                      <w:rFonts w:eastAsiaTheme="minorEastAsia"/>
                      <w:color w:val="808080" w:themeColor="background1" w:themeShade="80"/>
                      <w:sz w:val="16"/>
                      <w:szCs w:val="16"/>
                    </w:rPr>
                    <w:t>p_arsi_lib_config the lib configure</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@param</w:t>
                  </w:r>
                  <w:r>
                    <w:rPr>
                      <w:rFonts w:eastAsiaTheme="minorEastAsia"/>
                      <w:color w:val="808080" w:themeColor="background1" w:themeShade="80"/>
                      <w:sz w:val="16"/>
                      <w:szCs w:val="16"/>
                    </w:rPr>
                    <w:t xml:space="preserve"> output </w:t>
                  </w:r>
                  <w:r w:rsidRPr="00752727">
                    <w:rPr>
                      <w:rFonts w:eastAsiaTheme="minorEastAsia"/>
                      <w:color w:val="808080" w:themeColor="background1" w:themeShade="80"/>
                      <w:sz w:val="16"/>
                      <w:szCs w:val="16"/>
                    </w:rPr>
                    <w:t>p_working_buf_size the working buffer size</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@param</w:t>
                  </w:r>
                  <w:r>
                    <w:rPr>
                      <w:rFonts w:eastAsiaTheme="minorEastAsia"/>
                      <w:color w:val="808080" w:themeColor="background1" w:themeShade="80"/>
                      <w:sz w:val="16"/>
                      <w:szCs w:val="16"/>
                    </w:rPr>
                    <w:t xml:space="preserve"> input    </w:t>
                  </w:r>
                  <w:r w:rsidRPr="00752727">
                    <w:rPr>
                      <w:rFonts w:eastAsiaTheme="minorEastAsia"/>
                      <w:color w:val="808080" w:themeColor="background1" w:themeShade="80"/>
                      <w:sz w:val="16"/>
                      <w:szCs w:val="16"/>
                    </w:rPr>
                    <w:t>debug_log_fp debug print function pointer</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@return status_t</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 =========================================================================</w:t>
                  </w:r>
                  <w:r w:rsidRPr="00752727">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t xml:space="preserve"> */</w:t>
                  </w:r>
                  <w:r>
                    <w:rPr>
                      <w:rFonts w:eastAsiaTheme="minorEastAsia"/>
                      <w:sz w:val="16"/>
                      <w:szCs w:val="16"/>
                    </w:rPr>
                    <w:br/>
                  </w:r>
                  <w:r w:rsidRPr="00752727">
                    <w:rPr>
                      <w:rFonts w:eastAsiaTheme="minorEastAsia"/>
                      <w:sz w:val="16"/>
                      <w:szCs w:val="16"/>
                    </w:rPr>
                    <w:tab/>
                    <w:t xml:space="preserve">status_t </w:t>
                  </w:r>
                  <w:r>
                    <w:rPr>
                      <w:rFonts w:eastAsiaTheme="minorEastAsia"/>
                      <w:sz w:val="16"/>
                      <w:szCs w:val="16"/>
                    </w:rPr>
                    <w:t>(*</w:t>
                  </w:r>
                  <w:r w:rsidRPr="00752727">
                    <w:rPr>
                      <w:rFonts w:eastAsiaTheme="minorEastAsia"/>
                      <w:b/>
                      <w:bCs/>
                      <w:color w:val="33CC33"/>
                      <w:sz w:val="16"/>
                      <w:szCs w:val="16"/>
                    </w:rPr>
                    <w:t>arsi_query_working_buf_size</w:t>
                  </w:r>
                  <w:r>
                    <w:rPr>
                      <w:rFonts w:eastAsiaTheme="minorEastAsia"/>
                      <w:sz w:val="16"/>
                      <w:szCs w:val="16"/>
                    </w:rPr>
                    <w:t>)</w:t>
                  </w:r>
                  <w:r w:rsidRPr="00752727">
                    <w:rPr>
                      <w:rFonts w:eastAsiaTheme="minorEastAsia"/>
                      <w:sz w:val="16"/>
                      <w:szCs w:val="16"/>
                    </w:rPr>
                    <w:t xml:space="preserve"> (</w:t>
                  </w:r>
                  <w:r>
                    <w:rPr>
                      <w:rFonts w:eastAsiaTheme="minorEastAsia"/>
                      <w:sz w:val="16"/>
                      <w:szCs w:val="16"/>
                    </w:rPr>
                    <w:br/>
                  </w:r>
                  <w:r w:rsidRPr="00752727">
                    <w:rPr>
                      <w:rFonts w:eastAsiaTheme="minorEastAsia"/>
                      <w:sz w:val="16"/>
                      <w:szCs w:val="16"/>
                    </w:rPr>
                    <w:tab/>
                  </w:r>
                  <w:r w:rsidRPr="00752727">
                    <w:rPr>
                      <w:rFonts w:eastAsiaTheme="minorEastAsia"/>
                      <w:sz w:val="16"/>
                      <w:szCs w:val="16"/>
                    </w:rPr>
                    <w:tab/>
                    <w:t>const arsi_task_config_t *p_arsi_task_config,</w:t>
                  </w:r>
                  <w:r>
                    <w:rPr>
                      <w:rFonts w:eastAsiaTheme="minorEastAsia"/>
                      <w:sz w:val="16"/>
                      <w:szCs w:val="16"/>
                    </w:rPr>
                    <w:br/>
                  </w:r>
                  <w:r w:rsidRPr="00752727">
                    <w:rPr>
                      <w:rFonts w:eastAsiaTheme="minorEastAsia"/>
                      <w:sz w:val="16"/>
                      <w:szCs w:val="16"/>
                    </w:rPr>
                    <w:tab/>
                  </w:r>
                  <w:r w:rsidRPr="00752727">
                    <w:rPr>
                      <w:rFonts w:eastAsiaTheme="minorEastAsia"/>
                      <w:sz w:val="16"/>
                      <w:szCs w:val="16"/>
                    </w:rPr>
                    <w:tab/>
                    <w:t xml:space="preserve">const arsi_lib_config_t  </w:t>
                  </w:r>
                  <w:r>
                    <w:rPr>
                      <w:rFonts w:eastAsiaTheme="minorEastAsia"/>
                      <w:sz w:val="16"/>
                      <w:szCs w:val="16"/>
                    </w:rPr>
                    <w:t xml:space="preserve">  </w:t>
                  </w:r>
                  <w:r w:rsidRPr="00752727">
                    <w:rPr>
                      <w:rFonts w:eastAsiaTheme="minorEastAsia"/>
                      <w:sz w:val="16"/>
                      <w:szCs w:val="16"/>
                    </w:rPr>
                    <w:t>*p_arsi_lib_config,</w:t>
                  </w:r>
                  <w:r>
                    <w:rPr>
                      <w:rFonts w:eastAsiaTheme="minorEastAsia"/>
                      <w:sz w:val="16"/>
                      <w:szCs w:val="16"/>
                    </w:rPr>
                    <w:br/>
                  </w:r>
                  <w:r w:rsidRPr="00752727">
                    <w:rPr>
                      <w:rFonts w:eastAsiaTheme="minorEastAsia"/>
                      <w:sz w:val="16"/>
                      <w:szCs w:val="16"/>
                    </w:rPr>
                    <w:tab/>
                  </w:r>
                  <w:r w:rsidRPr="00752727">
                    <w:rPr>
                      <w:rFonts w:eastAsiaTheme="minorEastAsia"/>
                      <w:sz w:val="16"/>
                      <w:szCs w:val="16"/>
                    </w:rPr>
                    <w:tab/>
                  </w:r>
                  <w:r w:rsidRPr="0050199A">
                    <w:rPr>
                      <w:rFonts w:eastAsiaTheme="minorEastAsia"/>
                      <w:color w:val="FF0000"/>
                      <w:sz w:val="16"/>
                      <w:szCs w:val="16"/>
                    </w:rPr>
                    <w:t>uint32_t                             *p_working_buf_size</w:t>
                  </w:r>
                  <w:r w:rsidRPr="00752727">
                    <w:rPr>
                      <w:rFonts w:eastAsiaTheme="minorEastAsia"/>
                      <w:sz w:val="16"/>
                      <w:szCs w:val="16"/>
                    </w:rPr>
                    <w:t>,</w:t>
                  </w:r>
                  <w:r>
                    <w:rPr>
                      <w:rFonts w:eastAsiaTheme="minorEastAsia"/>
                      <w:sz w:val="16"/>
                      <w:szCs w:val="16"/>
                    </w:rPr>
                    <w:br/>
                  </w:r>
                  <w:r w:rsidRPr="00752727">
                    <w:rPr>
                      <w:rFonts w:eastAsiaTheme="minorEastAsia"/>
                      <w:sz w:val="16"/>
                      <w:szCs w:val="16"/>
                    </w:rPr>
                    <w:tab/>
                  </w:r>
                  <w:r w:rsidRPr="00752727">
                    <w:rPr>
                      <w:rFonts w:eastAsiaTheme="minorEastAsia"/>
                      <w:sz w:val="16"/>
                      <w:szCs w:val="16"/>
                    </w:rPr>
                    <w:tab/>
                    <w:t>const debug_log_fp_t      debug_log_fp)</w:t>
                  </w:r>
                </w:p>
              </w:txbxContent>
            </v:textbox>
            <w10:anchorlock/>
          </v:shape>
        </w:pict>
      </w:r>
    </w:p>
    <w:p w14:paraId="74D46C46" w14:textId="1CD5747F" w:rsidR="005C73BE" w:rsidRDefault="10853FB9" w:rsidP="00D50270">
      <w:r>
        <w:t>When the aurisys framework calls </w:t>
      </w:r>
      <w:r w:rsidRPr="10853FB9">
        <w:rPr>
          <w:rStyle w:val="af2"/>
          <w:rFonts w:ascii="Courier New" w:hAnsi="Courier New" w:cs="Courier New"/>
          <w:color w:val="0E101A"/>
        </w:rPr>
        <w:t>arsi_create_handler()</w:t>
      </w:r>
      <w:r w:rsidRPr="10853FB9">
        <w:rPr>
          <w:rStyle w:val="af2"/>
          <w:color w:val="0E101A"/>
        </w:rPr>
        <w:t> </w:t>
      </w:r>
      <w:r>
        <w:t xml:space="preserve">API, the working buffer requested by the library will be passed to the library as an input parameter, namely </w:t>
      </w:r>
      <w:r w:rsidRPr="10853FB9">
        <w:rPr>
          <w:rStyle w:val="af2"/>
          <w:rFonts w:ascii="Courier New" w:hAnsi="Courier New" w:cs="Courier New"/>
          <w:color w:val="0E101A"/>
        </w:rPr>
        <w:t>p_working_buf</w:t>
      </w:r>
      <w:r>
        <w:t>.</w:t>
      </w:r>
    </w:p>
    <w:p w14:paraId="4D9D4D3B" w14:textId="5CEAA4AB" w:rsidR="008A047D" w:rsidRPr="00F32D99" w:rsidRDefault="00000000" w:rsidP="008A047D">
      <w:pPr>
        <w:rPr>
          <w:rFonts w:eastAsiaTheme="minorEastAsia"/>
        </w:rPr>
      </w:pPr>
      <w:r>
        <w:pict w14:anchorId="554D7FFD">
          <v:shape id="_x0000_s2262" type="#_x0000_t202" style="width:443.5pt;height:222.4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62">
              <w:txbxContent>
                <w:p w14:paraId="1009B9EB" w14:textId="7315B084" w:rsidR="00DE5A65" w:rsidRPr="00E37BC4" w:rsidRDefault="00DE5A65" w:rsidP="000D6D5D">
                  <w:pPr>
                    <w:spacing w:line="0" w:lineRule="atLeast"/>
                    <w:ind w:left="720"/>
                    <w:jc w:val="left"/>
                    <w:rPr>
                      <w:sz w:val="16"/>
                      <w:szCs w:val="16"/>
                    </w:rPr>
                  </w:pPr>
                  <w:r w:rsidRPr="00E37BC4">
                    <w:rPr>
                      <w:color w:val="808080" w:themeColor="background1" w:themeShade="80"/>
                      <w:sz w:val="16"/>
                      <w:szCs w:val="16"/>
                    </w:rPr>
                    <w:t>/**</w:t>
                  </w:r>
                  <w:r w:rsidRPr="00E37BC4">
                    <w:rPr>
                      <w:rFonts w:eastAsiaTheme="minorEastAsia"/>
                      <w:color w:val="808080" w:themeColor="background1" w:themeShade="80"/>
                      <w:sz w:val="16"/>
                      <w:szCs w:val="16"/>
                    </w:rPr>
                    <w:br/>
                  </w:r>
                  <w:r w:rsidRPr="00E37BC4">
                    <w:rPr>
                      <w:color w:val="808080" w:themeColor="background1" w:themeShade="80"/>
                      <w:sz w:val="16"/>
                      <w:szCs w:val="16"/>
                    </w:rPr>
                    <w:t xml:space="preserve"> * =========================================================================</w:t>
                  </w:r>
                  <w:r w:rsidRPr="00E37BC4">
                    <w:rPr>
                      <w:rFonts w:eastAsiaTheme="minorEastAsia"/>
                      <w:color w:val="808080" w:themeColor="background1" w:themeShade="80"/>
                      <w:sz w:val="16"/>
                      <w:szCs w:val="16"/>
                    </w:rPr>
                    <w:br/>
                  </w:r>
                  <w:r w:rsidRPr="00E37BC4">
                    <w:rPr>
                      <w:color w:val="808080" w:themeColor="background1" w:themeShade="80"/>
                      <w:sz w:val="16"/>
                      <w:szCs w:val="16"/>
                    </w:rPr>
                    <w:t xml:space="preserve"> *  @brief Create handler and initialize it</w:t>
                  </w:r>
                  <w:r w:rsidRPr="00E37BC4">
                    <w:rPr>
                      <w:rFonts w:eastAsiaTheme="minorEastAsia"/>
                      <w:color w:val="808080" w:themeColor="background1" w:themeShade="80"/>
                      <w:sz w:val="16"/>
                      <w:szCs w:val="16"/>
                    </w:rPr>
                    <w:br/>
                  </w:r>
                  <w:r w:rsidRPr="00E37BC4">
                    <w:rPr>
                      <w:color w:val="808080" w:themeColor="background1" w:themeShade="80"/>
                      <w:sz w:val="16"/>
                      <w:szCs w:val="16"/>
                    </w:rPr>
                    <w:t xml:space="preserve"> *</w:t>
                  </w:r>
                  <w:r w:rsidRPr="00E37BC4">
                    <w:rPr>
                      <w:color w:val="808080" w:themeColor="background1" w:themeShade="80"/>
                      <w:sz w:val="16"/>
                      <w:szCs w:val="16"/>
                    </w:rPr>
                    <w:br/>
                    <w:t xml:space="preserve"> *  @param</w:t>
                  </w:r>
                  <w:r>
                    <w:rPr>
                      <w:color w:val="808080" w:themeColor="background1" w:themeShade="80"/>
                      <w:sz w:val="16"/>
                      <w:szCs w:val="16"/>
                    </w:rPr>
                    <w:t xml:space="preserve"> input</w:t>
                  </w:r>
                  <w:r w:rsidRPr="00E37BC4">
                    <w:rPr>
                      <w:color w:val="808080" w:themeColor="background1" w:themeShade="80"/>
                      <w:sz w:val="16"/>
                      <w:szCs w:val="16"/>
                    </w:rPr>
                    <w:t xml:space="preserve"> </w:t>
                  </w:r>
                  <w:r>
                    <w:rPr>
                      <w:color w:val="808080" w:themeColor="background1" w:themeShade="80"/>
                      <w:sz w:val="16"/>
                      <w:szCs w:val="16"/>
                    </w:rPr>
                    <w:t xml:space="preserve">   </w:t>
                  </w:r>
                  <w:r w:rsidRPr="00E37BC4">
                    <w:rPr>
                      <w:color w:val="808080" w:themeColor="background1" w:themeShade="80"/>
                      <w:sz w:val="16"/>
                      <w:szCs w:val="16"/>
                    </w:rPr>
                    <w:t>p_arsi_task_config the task configure</w:t>
                  </w:r>
                  <w:r w:rsidRPr="00E37BC4">
                    <w:rPr>
                      <w:color w:val="808080" w:themeColor="background1" w:themeShade="80"/>
                      <w:sz w:val="16"/>
                      <w:szCs w:val="16"/>
                    </w:rPr>
                    <w:br/>
                    <w:t xml:space="preserve"> *  @param</w:t>
                  </w:r>
                  <w:r>
                    <w:rPr>
                      <w:color w:val="808080" w:themeColor="background1" w:themeShade="80"/>
                      <w:sz w:val="16"/>
                      <w:szCs w:val="16"/>
                    </w:rPr>
                    <w:t xml:space="preserve"> input </w:t>
                  </w:r>
                  <w:r w:rsidRPr="00E37BC4">
                    <w:rPr>
                      <w:color w:val="808080" w:themeColor="background1" w:themeShade="80"/>
                      <w:sz w:val="16"/>
                      <w:szCs w:val="16"/>
                    </w:rPr>
                    <w:t xml:space="preserve"> </w:t>
                  </w:r>
                  <w:r>
                    <w:rPr>
                      <w:color w:val="808080" w:themeColor="background1" w:themeShade="80"/>
                      <w:sz w:val="16"/>
                      <w:szCs w:val="16"/>
                    </w:rPr>
                    <w:t xml:space="preserve">  </w:t>
                  </w:r>
                  <w:r w:rsidRPr="00E37BC4">
                    <w:rPr>
                      <w:color w:val="808080" w:themeColor="background1" w:themeShade="80"/>
                      <w:sz w:val="16"/>
                      <w:szCs w:val="16"/>
                    </w:rPr>
                    <w:t>p_arsi_lib_config the lib configure</w:t>
                  </w:r>
                  <w:r w:rsidRPr="00E37BC4">
                    <w:rPr>
                      <w:color w:val="808080" w:themeColor="background1" w:themeShade="80"/>
                      <w:sz w:val="16"/>
                      <w:szCs w:val="16"/>
                    </w:rPr>
                    <w:br/>
                    <w:t xml:space="preserve"> *  @param</w:t>
                  </w:r>
                  <w:r>
                    <w:rPr>
                      <w:color w:val="808080" w:themeColor="background1" w:themeShade="80"/>
                      <w:sz w:val="16"/>
                      <w:szCs w:val="16"/>
                    </w:rPr>
                    <w:t xml:space="preserve"> input</w:t>
                  </w:r>
                  <w:r w:rsidRPr="00E37BC4">
                    <w:rPr>
                      <w:color w:val="808080" w:themeColor="background1" w:themeShade="80"/>
                      <w:sz w:val="16"/>
                      <w:szCs w:val="16"/>
                    </w:rPr>
                    <w:t xml:space="preserve"> </w:t>
                  </w:r>
                  <w:r>
                    <w:rPr>
                      <w:color w:val="808080" w:themeColor="background1" w:themeShade="80"/>
                      <w:sz w:val="16"/>
                      <w:szCs w:val="16"/>
                    </w:rPr>
                    <w:t xml:space="preserve">   </w:t>
                  </w:r>
                  <w:r w:rsidRPr="00E37BC4">
                    <w:rPr>
                      <w:color w:val="808080" w:themeColor="background1" w:themeShade="80"/>
                      <w:sz w:val="16"/>
                      <w:szCs w:val="16"/>
                    </w:rPr>
                    <w:t>p_param_buf the enhancement parameters and lib related configure settings</w:t>
                  </w:r>
                  <w:r w:rsidRPr="00E37BC4">
                    <w:rPr>
                      <w:color w:val="808080" w:themeColor="background1" w:themeShade="80"/>
                      <w:sz w:val="16"/>
                      <w:szCs w:val="16"/>
                    </w:rPr>
                    <w:br/>
                    <w:t xml:space="preserve"> *  @param</w:t>
                  </w:r>
                  <w:r>
                    <w:rPr>
                      <w:color w:val="808080" w:themeColor="background1" w:themeShade="80"/>
                      <w:sz w:val="16"/>
                      <w:szCs w:val="16"/>
                    </w:rPr>
                    <w:t xml:space="preserve"> input</w:t>
                  </w:r>
                  <w:r w:rsidRPr="00E37BC4">
                    <w:rPr>
                      <w:color w:val="808080" w:themeColor="background1" w:themeShade="80"/>
                      <w:sz w:val="16"/>
                      <w:szCs w:val="16"/>
                    </w:rPr>
                    <w:t xml:space="preserve"> </w:t>
                  </w:r>
                  <w:r>
                    <w:rPr>
                      <w:color w:val="808080" w:themeColor="background1" w:themeShade="80"/>
                      <w:sz w:val="16"/>
                      <w:szCs w:val="16"/>
                    </w:rPr>
                    <w:t xml:space="preserve">   </w:t>
                  </w:r>
                  <w:r w:rsidRPr="00E37BC4">
                    <w:rPr>
                      <w:color w:val="808080" w:themeColor="background1" w:themeShade="80"/>
                      <w:sz w:val="16"/>
                      <w:szCs w:val="16"/>
                    </w:rPr>
                    <w:t>p_working_buf the allocated buffer and the size is from arsi_create_handler()</w:t>
                  </w:r>
                  <w:r>
                    <w:rPr>
                      <w:color w:val="808080" w:themeColor="background1" w:themeShade="80"/>
                      <w:sz w:val="16"/>
                      <w:szCs w:val="16"/>
                    </w:rPr>
                    <w:br/>
                    <w:t xml:space="preserve"> </w:t>
                  </w:r>
                  <w:r w:rsidRPr="008A047D">
                    <w:rPr>
                      <w:color w:val="808080" w:themeColor="background1" w:themeShade="80"/>
                      <w:sz w:val="16"/>
                      <w:szCs w:val="16"/>
                    </w:rPr>
                    <w:t>*  @param</w:t>
                  </w:r>
                  <w:r>
                    <w:rPr>
                      <w:color w:val="808080" w:themeColor="background1" w:themeShade="80"/>
                      <w:sz w:val="16"/>
                      <w:szCs w:val="16"/>
                    </w:rPr>
                    <w:t xml:space="preserve"> output</w:t>
                  </w:r>
                  <w:r w:rsidRPr="008A047D">
                    <w:rPr>
                      <w:color w:val="808080" w:themeColor="background1" w:themeShade="80"/>
                      <w:sz w:val="16"/>
                      <w:szCs w:val="16"/>
                    </w:rPr>
                    <w:t xml:space="preserve"> pp_handler the handler of speech enhancement</w:t>
                  </w:r>
                  <w:r w:rsidRPr="00E37BC4">
                    <w:rPr>
                      <w:color w:val="808080" w:themeColor="background1" w:themeShade="80"/>
                      <w:sz w:val="16"/>
                      <w:szCs w:val="16"/>
                    </w:rPr>
                    <w:t xml:space="preserve"> </w:t>
                  </w:r>
                  <w:r w:rsidRPr="00E37BC4">
                    <w:rPr>
                      <w:color w:val="808080" w:themeColor="background1" w:themeShade="80"/>
                      <w:sz w:val="16"/>
                      <w:szCs w:val="16"/>
                    </w:rPr>
                    <w:br/>
                    <w:t xml:space="preserve"> *  @param</w:t>
                  </w:r>
                  <w:r>
                    <w:rPr>
                      <w:color w:val="808080" w:themeColor="background1" w:themeShade="80"/>
                      <w:sz w:val="16"/>
                      <w:szCs w:val="16"/>
                    </w:rPr>
                    <w:t xml:space="preserve"> input</w:t>
                  </w:r>
                  <w:r w:rsidRPr="00E37BC4">
                    <w:rPr>
                      <w:color w:val="808080" w:themeColor="background1" w:themeShade="80"/>
                      <w:sz w:val="16"/>
                      <w:szCs w:val="16"/>
                    </w:rPr>
                    <w:t xml:space="preserve"> </w:t>
                  </w:r>
                  <w:r>
                    <w:rPr>
                      <w:color w:val="808080" w:themeColor="background1" w:themeShade="80"/>
                      <w:sz w:val="16"/>
                      <w:szCs w:val="16"/>
                    </w:rPr>
                    <w:t xml:space="preserve">   </w:t>
                  </w:r>
                  <w:r w:rsidRPr="00E37BC4">
                    <w:rPr>
                      <w:color w:val="808080" w:themeColor="background1" w:themeShade="80"/>
                      <w:sz w:val="16"/>
                      <w:szCs w:val="16"/>
                    </w:rPr>
                    <w:t>debug_log_fp debug print function pointer</w:t>
                  </w:r>
                  <w:r w:rsidRPr="00E37BC4">
                    <w:rPr>
                      <w:rFonts w:eastAsiaTheme="minorEastAsia"/>
                      <w:color w:val="808080" w:themeColor="background1" w:themeShade="80"/>
                      <w:sz w:val="16"/>
                      <w:szCs w:val="16"/>
                    </w:rPr>
                    <w:br/>
                    <w:t xml:space="preserve"> </w:t>
                  </w:r>
                  <w:r w:rsidRPr="00E37BC4">
                    <w:rPr>
                      <w:color w:val="808080" w:themeColor="background1" w:themeShade="80"/>
                      <w:sz w:val="16"/>
                      <w:szCs w:val="16"/>
                    </w:rPr>
                    <w:t>*</w:t>
                  </w:r>
                  <w:r w:rsidRPr="00E37BC4">
                    <w:rPr>
                      <w:color w:val="808080" w:themeColor="background1" w:themeShade="80"/>
                      <w:sz w:val="16"/>
                      <w:szCs w:val="16"/>
                    </w:rPr>
                    <w:br/>
                    <w:t xml:space="preserve"> *  @return status_t</w:t>
                  </w:r>
                  <w:r w:rsidRPr="00E37BC4">
                    <w:rPr>
                      <w:color w:val="808080" w:themeColor="background1" w:themeShade="80"/>
                      <w:sz w:val="16"/>
                      <w:szCs w:val="16"/>
                    </w:rPr>
                    <w:br/>
                    <w:t xml:space="preserve"> * =========================================================================</w:t>
                  </w:r>
                  <w:r>
                    <w:rPr>
                      <w:color w:val="1F497D" w:themeColor="text2"/>
                      <w:sz w:val="16"/>
                      <w:szCs w:val="16"/>
                    </w:rPr>
                    <w:br/>
                    <w:t xml:space="preserve"> </w:t>
                  </w:r>
                  <w:r w:rsidRPr="00E37BC4">
                    <w:rPr>
                      <w:color w:val="808080" w:themeColor="background1" w:themeShade="80"/>
                      <w:sz w:val="16"/>
                      <w:szCs w:val="16"/>
                    </w:rPr>
                    <w:t>*/</w:t>
                  </w:r>
                  <w:r>
                    <w:rPr>
                      <w:color w:val="1F497D" w:themeColor="text2"/>
                      <w:sz w:val="16"/>
                      <w:szCs w:val="16"/>
                    </w:rPr>
                    <w:br/>
                    <w:t xml:space="preserve"> </w:t>
                  </w:r>
                  <w:r w:rsidRPr="00E37BC4">
                    <w:rPr>
                      <w:sz w:val="16"/>
                      <w:szCs w:val="16"/>
                    </w:rPr>
                    <w:t xml:space="preserve">status_t </w:t>
                  </w:r>
                  <w:r>
                    <w:rPr>
                      <w:sz w:val="16"/>
                      <w:szCs w:val="16"/>
                    </w:rPr>
                    <w:t>(*</w:t>
                  </w:r>
                  <w:r w:rsidRPr="00E37BC4">
                    <w:rPr>
                      <w:b/>
                      <w:bCs/>
                      <w:color w:val="33CC33"/>
                      <w:sz w:val="16"/>
                      <w:szCs w:val="16"/>
                    </w:rPr>
                    <w:t>arsi_create_handler</w:t>
                  </w:r>
                  <w:r>
                    <w:rPr>
                      <w:rFonts w:eastAsiaTheme="minorEastAsia"/>
                      <w:sz w:val="16"/>
                      <w:szCs w:val="16"/>
                    </w:rPr>
                    <w:t>)</w:t>
                  </w:r>
                  <w:r w:rsidRPr="00E37BC4">
                    <w:rPr>
                      <w:sz w:val="16"/>
                      <w:szCs w:val="16"/>
                    </w:rPr>
                    <w:t xml:space="preserve"> (</w:t>
                  </w:r>
                  <w:r w:rsidRPr="00E37BC4">
                    <w:rPr>
                      <w:sz w:val="16"/>
                      <w:szCs w:val="16"/>
                    </w:rPr>
                    <w:br/>
                    <w:t xml:space="preserve">                  const arsi_task_config_t *p_arsi_task_config,</w:t>
                  </w:r>
                  <w:r w:rsidRPr="00E37BC4">
                    <w:rPr>
                      <w:rFonts w:eastAsiaTheme="minorEastAsia"/>
                      <w:sz w:val="16"/>
                      <w:szCs w:val="16"/>
                    </w:rPr>
                    <w:br/>
                    <w:t xml:space="preserve">                  </w:t>
                  </w:r>
                  <w:r w:rsidRPr="00E37BC4">
                    <w:rPr>
                      <w:sz w:val="16"/>
                      <w:szCs w:val="16"/>
                    </w:rPr>
                    <w:t xml:space="preserve">const arsi_lib_config_t  </w:t>
                  </w:r>
                  <w:r>
                    <w:rPr>
                      <w:sz w:val="16"/>
                      <w:szCs w:val="16"/>
                    </w:rPr>
                    <w:t xml:space="preserve">  </w:t>
                  </w:r>
                  <w:r w:rsidRPr="00E37BC4">
                    <w:rPr>
                      <w:sz w:val="16"/>
                      <w:szCs w:val="16"/>
                    </w:rPr>
                    <w:t>*p_arsi_lib_config,</w:t>
                  </w:r>
                  <w:r w:rsidRPr="00E37BC4">
                    <w:rPr>
                      <w:rFonts w:eastAsiaTheme="minorEastAsia"/>
                      <w:sz w:val="16"/>
                      <w:szCs w:val="16"/>
                    </w:rPr>
                    <w:br/>
                    <w:t xml:space="preserve">                  </w:t>
                  </w:r>
                  <w:r w:rsidRPr="00E37BC4">
                    <w:rPr>
                      <w:sz w:val="16"/>
                      <w:szCs w:val="16"/>
                    </w:rPr>
                    <w:t xml:space="preserve">const data_buf_t         </w:t>
                  </w:r>
                  <w:r>
                    <w:rPr>
                      <w:sz w:val="16"/>
                      <w:szCs w:val="16"/>
                    </w:rPr>
                    <w:t xml:space="preserve">     </w:t>
                  </w:r>
                  <w:r w:rsidRPr="00E37BC4">
                    <w:rPr>
                      <w:sz w:val="16"/>
                      <w:szCs w:val="16"/>
                    </w:rPr>
                    <w:t>*p_param_buf,</w:t>
                  </w:r>
                  <w:r w:rsidRPr="00E37BC4">
                    <w:rPr>
                      <w:rFonts w:eastAsiaTheme="minorEastAsia"/>
                      <w:sz w:val="16"/>
                      <w:szCs w:val="16"/>
                    </w:rPr>
                    <w:br/>
                    <w:t xml:space="preserve">                  </w:t>
                  </w:r>
                  <w:r w:rsidRPr="008A047D">
                    <w:rPr>
                      <w:color w:val="FF0000"/>
                      <w:sz w:val="16"/>
                      <w:szCs w:val="16"/>
                    </w:rPr>
                    <w:t>data_buf_t                         *p_working_buf</w:t>
                  </w:r>
                  <w:r w:rsidRPr="00E37BC4">
                    <w:rPr>
                      <w:sz w:val="16"/>
                      <w:szCs w:val="16"/>
                    </w:rPr>
                    <w:t>,</w:t>
                  </w:r>
                  <w:r w:rsidRPr="00E37BC4">
                    <w:rPr>
                      <w:rFonts w:eastAsiaTheme="minorEastAsia"/>
                      <w:sz w:val="16"/>
                      <w:szCs w:val="16"/>
                    </w:rPr>
                    <w:br/>
                    <w:t xml:space="preserve">                  </w:t>
                  </w:r>
                  <w:r w:rsidRPr="00E37BC4">
                    <w:rPr>
                      <w:sz w:val="16"/>
                      <w:szCs w:val="16"/>
                    </w:rPr>
                    <w:t xml:space="preserve">void                    </w:t>
                  </w:r>
                  <w:r>
                    <w:rPr>
                      <w:sz w:val="16"/>
                      <w:szCs w:val="16"/>
                    </w:rPr>
                    <w:t xml:space="preserve">                 </w:t>
                  </w:r>
                  <w:r w:rsidRPr="00E37BC4">
                    <w:rPr>
                      <w:sz w:val="16"/>
                      <w:szCs w:val="16"/>
                    </w:rPr>
                    <w:t>**pp_handler,</w:t>
                  </w:r>
                  <w:r w:rsidRPr="00E37BC4">
                    <w:rPr>
                      <w:rFonts w:eastAsiaTheme="minorEastAsia"/>
                      <w:sz w:val="16"/>
                      <w:szCs w:val="16"/>
                    </w:rPr>
                    <w:br/>
                    <w:t xml:space="preserve">                  </w:t>
                  </w:r>
                  <w:r w:rsidRPr="00E37BC4">
                    <w:rPr>
                      <w:sz w:val="16"/>
                      <w:szCs w:val="16"/>
                    </w:rPr>
                    <w:t>const debug_log_fp_t      debug_log_fp);</w:t>
                  </w:r>
                </w:p>
              </w:txbxContent>
            </v:textbox>
            <w10:anchorlock/>
          </v:shape>
        </w:pict>
      </w:r>
    </w:p>
    <w:p w14:paraId="38EAA1C0" w14:textId="743E3446" w:rsidR="008A047D" w:rsidRPr="008A047D" w:rsidRDefault="10853FB9" w:rsidP="10853FB9">
      <w:pPr>
        <w:rPr>
          <w:rFonts w:eastAsiaTheme="minorEastAsia"/>
          <w:b/>
          <w:bCs/>
          <w:color w:val="4F81BD" w:themeColor="accent1"/>
          <w:u w:val="single"/>
        </w:rPr>
      </w:pPr>
      <w:r w:rsidRPr="10853FB9">
        <w:rPr>
          <w:rFonts w:eastAsiaTheme="minorEastAsia"/>
          <w:b/>
          <w:bCs/>
          <w:color w:val="4F81BD" w:themeColor="accent1"/>
          <w:u w:val="single"/>
        </w:rPr>
        <w:t>Use SLB and DRAM as working buffer</w:t>
      </w:r>
    </w:p>
    <w:p w14:paraId="1E892DB7" w14:textId="286A6181" w:rsidR="008A047D" w:rsidRDefault="10853FB9" w:rsidP="10853FB9">
      <w:pPr>
        <w:rPr>
          <w:rFonts w:eastAsiaTheme="minorEastAsia"/>
        </w:rPr>
      </w:pPr>
      <w:r w:rsidRPr="10853FB9">
        <w:rPr>
          <w:rFonts w:eastAsiaTheme="minorEastAsia"/>
        </w:rPr>
        <w:t>To use System Level Buffer (SLB) as a library working buffer, one must finish the following setup:</w:t>
      </w:r>
    </w:p>
    <w:p w14:paraId="3E1BE967" w14:textId="77777777" w:rsidR="00825275" w:rsidRPr="00825275" w:rsidRDefault="10853FB9" w:rsidP="10853FB9">
      <w:pPr>
        <w:pStyle w:val="af0"/>
        <w:numPr>
          <w:ilvl w:val="0"/>
          <w:numId w:val="27"/>
        </w:numPr>
        <w:rPr>
          <w:rFonts w:eastAsiaTheme="minorEastAsia"/>
        </w:rPr>
      </w:pPr>
      <w:r w:rsidRPr="10853FB9">
        <w:rPr>
          <w:rFonts w:ascii="Courier New" w:eastAsiaTheme="minorEastAsia" w:hAnsi="Courier New" w:cs="Courier New"/>
        </w:rPr>
        <w:t xml:space="preserve">CFG_SLB_SUPPORT = yes </w:t>
      </w:r>
      <w:r w:rsidRPr="10853FB9">
        <w:rPr>
          <w:rFonts w:eastAsiaTheme="minorEastAsia"/>
        </w:rPr>
        <w:t>(SLB must be supported on the platform, please consult MTK if not sure)</w:t>
      </w:r>
    </w:p>
    <w:p w14:paraId="50112638" w14:textId="26DE1898" w:rsidR="005D082C" w:rsidRDefault="10853FB9" w:rsidP="10853FB9">
      <w:pPr>
        <w:numPr>
          <w:ilvl w:val="0"/>
          <w:numId w:val="27"/>
        </w:numPr>
        <w:adjustRightInd/>
        <w:snapToGrid/>
        <w:spacing w:before="0" w:after="0" w:line="240" w:lineRule="auto"/>
        <w:jc w:val="left"/>
        <w:rPr>
          <w:rFonts w:eastAsiaTheme="minorEastAsia"/>
        </w:rPr>
      </w:pPr>
      <w:r w:rsidRPr="10853FB9">
        <w:rPr>
          <w:rFonts w:eastAsiaTheme="minorEastAsia"/>
        </w:rPr>
        <w:t>The library needs to implement </w:t>
      </w:r>
      <w:r w:rsidRPr="10853FB9">
        <w:rPr>
          <w:rFonts w:ascii="Courier New" w:eastAsiaTheme="minorEastAsia" w:hAnsi="Courier New" w:cs="Courier New"/>
          <w:b/>
          <w:bCs/>
        </w:rPr>
        <w:t>arsi_is_support_slb()</w:t>
      </w:r>
      <w:r w:rsidRPr="10853FB9">
        <w:rPr>
          <w:rFonts w:eastAsiaTheme="minorEastAsia"/>
        </w:rPr>
        <w:t> API, which is meant to query whether the library wants to use slb as a working buffer, and return </w:t>
      </w:r>
      <w:r w:rsidRPr="10853FB9">
        <w:rPr>
          <w:rFonts w:ascii="Courier New" w:eastAsiaTheme="minorEastAsia" w:hAnsi="Courier New" w:cs="Courier New"/>
          <w:b/>
          <w:bCs/>
        </w:rPr>
        <w:t>true</w:t>
      </w:r>
      <w:r w:rsidRPr="10853FB9">
        <w:rPr>
          <w:rFonts w:eastAsiaTheme="minorEastAsia"/>
        </w:rPr>
        <w:t> through this API.</w:t>
      </w:r>
    </w:p>
    <w:p w14:paraId="31623804" w14:textId="7ACC3D34" w:rsidR="005D082C" w:rsidRDefault="10853FB9" w:rsidP="10853FB9">
      <w:pPr>
        <w:rPr>
          <w:rFonts w:eastAsiaTheme="minorEastAsia"/>
        </w:rPr>
      </w:pPr>
      <w:r w:rsidRPr="10853FB9">
        <w:rPr>
          <w:rFonts w:eastAsiaTheme="minorEastAsia"/>
        </w:rPr>
        <w:t xml:space="preserve">When the setting is done correctly, aurisys will allocate a working buffer through API with the suffix </w:t>
      </w:r>
      <w:r w:rsidRPr="10853FB9">
        <w:rPr>
          <w:rFonts w:ascii="Courier New" w:eastAsiaTheme="minorEastAsia" w:hAnsi="Courier New" w:cs="Courier New"/>
          <w:b/>
          <w:bCs/>
        </w:rPr>
        <w:t>_with_slb</w:t>
      </w:r>
      <w:r w:rsidRPr="10853FB9">
        <w:rPr>
          <w:rFonts w:eastAsiaTheme="minorEastAsia"/>
        </w:rPr>
        <w:t>. The library can then assign the preferred size of working buffer on SLB and DRAM.</w:t>
      </w:r>
    </w:p>
    <w:p w14:paraId="0854F06D" w14:textId="77777777" w:rsidR="005D082C" w:rsidRDefault="005D082C">
      <w:pPr>
        <w:adjustRightInd/>
        <w:snapToGrid/>
        <w:spacing w:before="0" w:after="0" w:line="240" w:lineRule="auto"/>
        <w:jc w:val="left"/>
        <w:rPr>
          <w:rFonts w:eastAsiaTheme="minorEastAsia"/>
        </w:rPr>
      </w:pPr>
      <w:r>
        <w:rPr>
          <w:rFonts w:eastAsiaTheme="minorEastAsia"/>
        </w:rPr>
        <w:br w:type="page"/>
      </w:r>
    </w:p>
    <w:p w14:paraId="6864B6F8" w14:textId="5EA0883C" w:rsidR="005D082C" w:rsidRPr="005D082C" w:rsidRDefault="10853FB9" w:rsidP="10853FB9">
      <w:pPr>
        <w:rPr>
          <w:rFonts w:eastAsiaTheme="minorEastAsia"/>
        </w:rPr>
      </w:pPr>
      <w:r w:rsidRPr="10853FB9">
        <w:rPr>
          <w:rStyle w:val="af2"/>
          <w:rFonts w:ascii="Courier New" w:hAnsi="Courier New" w:cs="Courier New"/>
          <w:color w:val="0E101A"/>
        </w:rPr>
        <w:lastRenderedPageBreak/>
        <w:t>arsi_is_support_slb()</w:t>
      </w:r>
      <w:r w:rsidRPr="10853FB9">
        <w:rPr>
          <w:rStyle w:val="af2"/>
          <w:color w:val="0E101A"/>
        </w:rPr>
        <w:t>:</w:t>
      </w:r>
      <w:r w:rsidRPr="10853FB9">
        <w:rPr>
          <w:rStyle w:val="af2"/>
          <w:b w:val="0"/>
          <w:bCs w:val="0"/>
          <w:color w:val="0E101A"/>
        </w:rPr>
        <w:t xml:space="preserve"> T</w:t>
      </w:r>
      <w:r>
        <w:t xml:space="preserve">he library must return </w:t>
      </w:r>
      <w:r w:rsidRPr="10853FB9">
        <w:rPr>
          <w:rFonts w:ascii="Courier New" w:hAnsi="Courier New" w:cs="Courier New"/>
          <w:b/>
          <w:bCs/>
        </w:rPr>
        <w:t>true</w:t>
      </w:r>
      <w:r>
        <w:t xml:space="preserve"> with this API</w:t>
      </w:r>
      <w:r w:rsidRPr="10853FB9">
        <w:rPr>
          <w:rStyle w:val="af2"/>
          <w:b w:val="0"/>
          <w:bCs w:val="0"/>
          <w:color w:val="0E101A"/>
        </w:rPr>
        <w:t xml:space="preserve"> to use SLB memory as a working buffer</w:t>
      </w:r>
      <w:r>
        <w:t>.</w:t>
      </w:r>
    </w:p>
    <w:p w14:paraId="717CB5A8" w14:textId="073D165E" w:rsidR="001E2C78" w:rsidRPr="00793238" w:rsidRDefault="00000000" w:rsidP="00CD063A">
      <w:pPr>
        <w:rPr>
          <w:rStyle w:val="af2"/>
          <w:rFonts w:eastAsiaTheme="minorEastAsia"/>
          <w:b w:val="0"/>
          <w:bCs w:val="0"/>
        </w:rPr>
      </w:pPr>
      <w:r>
        <w:pict w14:anchorId="4C270DA6">
          <v:shape id="_x0000_s2261" type="#_x0000_t202" style="width:443.5pt;height:101.85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61">
              <w:txbxContent>
                <w:p w14:paraId="620E56D6" w14:textId="78D5E63A" w:rsidR="00DE5A65" w:rsidRPr="00E37BC4" w:rsidRDefault="00DE5A65" w:rsidP="00914331">
                  <w:pPr>
                    <w:spacing w:line="0" w:lineRule="atLeast"/>
                    <w:jc w:val="left"/>
                    <w:rPr>
                      <w:sz w:val="16"/>
                      <w:szCs w:val="16"/>
                    </w:rPr>
                  </w:pPr>
                  <w:r w:rsidRPr="00914331">
                    <w:rPr>
                      <w:sz w:val="16"/>
                      <w:szCs w:val="16"/>
                    </w:rPr>
                    <w:tab/>
                  </w:r>
                  <w:r w:rsidRPr="00914331">
                    <w:rPr>
                      <w:color w:val="808080" w:themeColor="background1" w:themeShade="80"/>
                      <w:sz w:val="16"/>
                      <w:szCs w:val="16"/>
                    </w:rPr>
                    <w:t>/**</w:t>
                  </w:r>
                  <w:r w:rsidRPr="00914331">
                    <w:rPr>
                      <w:color w:val="808080" w:themeColor="background1" w:themeShade="80"/>
                      <w:sz w:val="16"/>
                      <w:szCs w:val="16"/>
                    </w:rPr>
                    <w:br/>
                  </w:r>
                  <w:r w:rsidRPr="00914331">
                    <w:rPr>
                      <w:color w:val="808080" w:themeColor="background1" w:themeShade="80"/>
                      <w:sz w:val="16"/>
                      <w:szCs w:val="16"/>
                    </w:rPr>
                    <w:tab/>
                    <w:t xml:space="preserve"> * =========================================================================</w:t>
                  </w:r>
                  <w:r w:rsidRPr="00914331">
                    <w:rPr>
                      <w:color w:val="808080" w:themeColor="background1" w:themeShade="80"/>
                      <w:sz w:val="16"/>
                      <w:szCs w:val="16"/>
                    </w:rPr>
                    <w:br/>
                  </w:r>
                  <w:r w:rsidRPr="00914331">
                    <w:rPr>
                      <w:color w:val="808080" w:themeColor="background1" w:themeShade="80"/>
                      <w:sz w:val="16"/>
                      <w:szCs w:val="16"/>
                    </w:rPr>
                    <w:tab/>
                    <w:t xml:space="preserve"> *  @brief Query lib slb support, return ture if lib support slb.</w:t>
                  </w:r>
                  <w:r w:rsidRPr="00914331">
                    <w:rPr>
                      <w:color w:val="808080" w:themeColor="background1" w:themeShade="80"/>
                      <w:sz w:val="16"/>
                      <w:szCs w:val="16"/>
                    </w:rPr>
                    <w:br/>
                  </w:r>
                  <w:r w:rsidRPr="00914331">
                    <w:rPr>
                      <w:color w:val="808080" w:themeColor="background1" w:themeShade="80"/>
                      <w:sz w:val="16"/>
                      <w:szCs w:val="16"/>
                    </w:rPr>
                    <w:tab/>
                    <w:t xml:space="preserve"> *         This is a OpenDSP only api.</w:t>
                  </w:r>
                  <w:r w:rsidRPr="00914331">
                    <w:rPr>
                      <w:color w:val="808080" w:themeColor="background1" w:themeShade="80"/>
                      <w:sz w:val="16"/>
                      <w:szCs w:val="16"/>
                    </w:rPr>
                    <w:br/>
                  </w:r>
                  <w:r w:rsidRPr="00914331">
                    <w:rPr>
                      <w:color w:val="808080" w:themeColor="background1" w:themeShade="80"/>
                      <w:sz w:val="16"/>
                      <w:szCs w:val="16"/>
                    </w:rPr>
                    <w:tab/>
                    <w:t xml:space="preserve"> *</w:t>
                  </w:r>
                  <w:r w:rsidRPr="00914331">
                    <w:rPr>
                      <w:color w:val="808080" w:themeColor="background1" w:themeShade="80"/>
                      <w:sz w:val="16"/>
                      <w:szCs w:val="16"/>
                    </w:rPr>
                    <w:br/>
                  </w:r>
                  <w:r w:rsidRPr="00914331">
                    <w:rPr>
                      <w:color w:val="808080" w:themeColor="background1" w:themeShade="80"/>
                      <w:sz w:val="16"/>
                      <w:szCs w:val="16"/>
                    </w:rPr>
                    <w:tab/>
                    <w:t xml:space="preserve"> *  @return bool</w:t>
                  </w:r>
                  <w:r w:rsidRPr="00914331">
                    <w:rPr>
                      <w:color w:val="808080" w:themeColor="background1" w:themeShade="80"/>
                      <w:sz w:val="16"/>
                      <w:szCs w:val="16"/>
                    </w:rPr>
                    <w:br/>
                  </w:r>
                  <w:r w:rsidRPr="00914331">
                    <w:rPr>
                      <w:color w:val="808080" w:themeColor="background1" w:themeShade="80"/>
                      <w:sz w:val="16"/>
                      <w:szCs w:val="16"/>
                    </w:rPr>
                    <w:tab/>
                    <w:t xml:space="preserve"> * =========================================================================</w:t>
                  </w:r>
                  <w:r w:rsidRPr="00914331">
                    <w:rPr>
                      <w:color w:val="808080" w:themeColor="background1" w:themeShade="80"/>
                      <w:sz w:val="16"/>
                      <w:szCs w:val="16"/>
                    </w:rPr>
                    <w:br/>
                  </w:r>
                  <w:r w:rsidRPr="00914331">
                    <w:rPr>
                      <w:color w:val="808080" w:themeColor="background1" w:themeShade="80"/>
                      <w:sz w:val="16"/>
                      <w:szCs w:val="16"/>
                    </w:rPr>
                    <w:tab/>
                    <w:t xml:space="preserve"> */</w:t>
                  </w:r>
                  <w:r>
                    <w:rPr>
                      <w:sz w:val="16"/>
                      <w:szCs w:val="16"/>
                    </w:rPr>
                    <w:br/>
                  </w:r>
                  <w:r w:rsidRPr="00914331">
                    <w:rPr>
                      <w:sz w:val="16"/>
                      <w:szCs w:val="16"/>
                    </w:rPr>
                    <w:tab/>
                    <w:t xml:space="preserve">bool </w:t>
                  </w:r>
                  <w:r>
                    <w:rPr>
                      <w:sz w:val="16"/>
                      <w:szCs w:val="16"/>
                    </w:rPr>
                    <w:t>(*</w:t>
                  </w:r>
                  <w:r w:rsidRPr="00914331">
                    <w:rPr>
                      <w:b/>
                      <w:bCs/>
                      <w:color w:val="33CC33"/>
                      <w:sz w:val="16"/>
                      <w:szCs w:val="16"/>
                    </w:rPr>
                    <w:t>arsi_is_support_slb</w:t>
                  </w:r>
                  <w:r>
                    <w:rPr>
                      <w:rFonts w:eastAsiaTheme="minorEastAsia"/>
                      <w:sz w:val="16"/>
                      <w:szCs w:val="16"/>
                    </w:rPr>
                    <w:t>)</w:t>
                  </w:r>
                  <w:r w:rsidRPr="00914331">
                    <w:rPr>
                      <w:sz w:val="16"/>
                      <w:szCs w:val="16"/>
                    </w:rPr>
                    <w:t xml:space="preserve"> (void)</w:t>
                  </w:r>
                </w:p>
              </w:txbxContent>
            </v:textbox>
            <w10:anchorlock/>
          </v:shape>
        </w:pict>
      </w:r>
    </w:p>
    <w:p w14:paraId="1DA862FF" w14:textId="3A9E99BD" w:rsidR="00825275" w:rsidRDefault="10853FB9" w:rsidP="00CD063A">
      <w:r w:rsidRPr="10853FB9">
        <w:rPr>
          <w:rStyle w:val="af2"/>
          <w:rFonts w:ascii="Courier New" w:hAnsi="Courier New" w:cs="Courier New"/>
          <w:color w:val="0E101A"/>
        </w:rPr>
        <w:t>arsi_query_working_buf_size_with_slb()</w:t>
      </w:r>
      <w:r>
        <w:t>: Through this API, the library can get the SLB address (</w:t>
      </w:r>
      <w:r w:rsidRPr="10853FB9">
        <w:rPr>
          <w:rStyle w:val="af2"/>
          <w:rFonts w:ascii="Courier New" w:hAnsi="Courier New" w:cs="Courier New"/>
          <w:color w:val="0E101A"/>
        </w:rPr>
        <w:t>p_arsi_slb_buf-&gt;p_buffer</w:t>
      </w:r>
      <w:r>
        <w:t>) and available size (</w:t>
      </w:r>
      <w:r w:rsidRPr="10853FB9">
        <w:rPr>
          <w:rStyle w:val="af2"/>
          <w:rFonts w:ascii="Courier New" w:hAnsi="Courier New" w:cs="Courier New"/>
          <w:color w:val="0E101A"/>
        </w:rPr>
        <w:t>p_arsi_slb_buf-&gt;memory_size</w:t>
      </w:r>
      <w:r>
        <w:t>). Also, the library needs to decide the working buffer size to place on DRAM by assigning a value to </w:t>
      </w:r>
      <w:r w:rsidRPr="10853FB9">
        <w:rPr>
          <w:rStyle w:val="af2"/>
          <w:rFonts w:ascii="Courier New" w:hAnsi="Courier New" w:cs="Courier New"/>
          <w:color w:val="0E101A"/>
        </w:rPr>
        <w:t>p_working_buf_size</w:t>
      </w:r>
      <w:r>
        <w:t>.</w:t>
      </w:r>
    </w:p>
    <w:p w14:paraId="3282D406" w14:textId="12010468" w:rsidR="007F6FB6" w:rsidRDefault="00000000" w:rsidP="00CD063A">
      <w:r>
        <w:pict w14:anchorId="44B32EB1">
          <v:shape id="_x0000_s2260" type="#_x0000_t202" style="width:443.5pt;height:209.4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60">
              <w:txbxContent>
                <w:p w14:paraId="465F6791" w14:textId="72DDF4FE" w:rsidR="00DE5A65" w:rsidRPr="00F32D99" w:rsidRDefault="00DE5A65" w:rsidP="007F6FB6">
                  <w:pPr>
                    <w:spacing w:line="0" w:lineRule="atLeast"/>
                    <w:jc w:val="left"/>
                    <w:rPr>
                      <w:rFonts w:eastAsiaTheme="minorEastAsia"/>
                      <w:sz w:val="16"/>
                      <w:szCs w:val="16"/>
                    </w:rPr>
                  </w:pPr>
                  <w:r w:rsidRPr="007F6FB6">
                    <w:rPr>
                      <w:sz w:val="16"/>
                      <w:szCs w:val="16"/>
                    </w:rPr>
                    <w:tab/>
                  </w:r>
                  <w:r w:rsidRPr="007F6FB6">
                    <w:rPr>
                      <w:color w:val="808080" w:themeColor="background1" w:themeShade="80"/>
                      <w:sz w:val="16"/>
                      <w:szCs w:val="16"/>
                    </w:rPr>
                    <w:t>/**</w:t>
                  </w:r>
                  <w:r w:rsidRPr="007F6FB6">
                    <w:rPr>
                      <w:color w:val="808080" w:themeColor="background1" w:themeShade="80"/>
                      <w:sz w:val="16"/>
                      <w:szCs w:val="16"/>
                    </w:rPr>
                    <w:br/>
                  </w:r>
                  <w:r w:rsidRPr="007F6FB6">
                    <w:rPr>
                      <w:color w:val="808080" w:themeColor="background1" w:themeShade="80"/>
                      <w:sz w:val="16"/>
                      <w:szCs w:val="16"/>
                    </w:rPr>
                    <w:tab/>
                    <w:t xml:space="preserve"> * =========================================================================</w:t>
                  </w:r>
                  <w:r w:rsidRPr="007F6FB6">
                    <w:rPr>
                      <w:color w:val="808080" w:themeColor="background1" w:themeShade="80"/>
                      <w:sz w:val="16"/>
                      <w:szCs w:val="16"/>
                    </w:rPr>
                    <w:br/>
                  </w:r>
                  <w:r w:rsidRPr="007F6FB6">
                    <w:rPr>
                      <w:color w:val="808080" w:themeColor="background1" w:themeShade="80"/>
                      <w:sz w:val="16"/>
                      <w:szCs w:val="16"/>
                    </w:rPr>
                    <w:tab/>
                    <w:t xml:space="preserve"> *  @brief Query the size of the working buffer with slb support.</w:t>
                  </w:r>
                  <w:r w:rsidRPr="007F6FB6">
                    <w:rPr>
                      <w:color w:val="808080" w:themeColor="background1" w:themeShade="80"/>
                      <w:sz w:val="16"/>
                      <w:szCs w:val="16"/>
                    </w:rPr>
                    <w:br/>
                  </w:r>
                  <w:r w:rsidRPr="007F6FB6">
                    <w:rPr>
                      <w:color w:val="808080" w:themeColor="background1" w:themeShade="80"/>
                      <w:sz w:val="16"/>
                      <w:szCs w:val="16"/>
                    </w:rPr>
                    <w:tab/>
                    <w:t xml:space="preserve"> *         This is a OpenDSP only api.</w:t>
                  </w:r>
                  <w:r w:rsidRPr="007F6FB6">
                    <w:rPr>
                      <w:color w:val="808080" w:themeColor="background1" w:themeShade="80"/>
                      <w:sz w:val="16"/>
                      <w:szCs w:val="16"/>
                    </w:rPr>
                    <w:br/>
                  </w:r>
                  <w:r w:rsidRPr="007F6FB6">
                    <w:rPr>
                      <w:color w:val="808080" w:themeColor="background1" w:themeShade="80"/>
                      <w:sz w:val="16"/>
                      <w:szCs w:val="16"/>
                    </w:rPr>
                    <w:tab/>
                    <w:t xml:space="preserve"> *</w:t>
                  </w:r>
                  <w:r w:rsidRPr="007F6FB6">
                    <w:rPr>
                      <w:color w:val="808080" w:themeColor="background1" w:themeShade="80"/>
                      <w:sz w:val="16"/>
                      <w:szCs w:val="16"/>
                    </w:rPr>
                    <w:br/>
                  </w:r>
                  <w:r w:rsidRPr="007F6FB6">
                    <w:rPr>
                      <w:color w:val="808080" w:themeColor="background1" w:themeShade="80"/>
                      <w:sz w:val="16"/>
                      <w:szCs w:val="16"/>
                    </w:rPr>
                    <w:tab/>
                    <w:t xml:space="preserve"> *  @param</w:t>
                  </w:r>
                  <w:r>
                    <w:rPr>
                      <w:color w:val="808080" w:themeColor="background1" w:themeShade="80"/>
                      <w:sz w:val="16"/>
                      <w:szCs w:val="16"/>
                    </w:rPr>
                    <w:t xml:space="preserve"> input</w:t>
                  </w:r>
                  <w:r w:rsidRPr="007F6FB6">
                    <w:rPr>
                      <w:color w:val="808080" w:themeColor="background1" w:themeShade="80"/>
                      <w:sz w:val="16"/>
                      <w:szCs w:val="16"/>
                    </w:rPr>
                    <w:t xml:space="preserve"> </w:t>
                  </w:r>
                  <w:r>
                    <w:rPr>
                      <w:color w:val="808080" w:themeColor="background1" w:themeShade="80"/>
                      <w:sz w:val="16"/>
                      <w:szCs w:val="16"/>
                    </w:rPr>
                    <w:t xml:space="preserve">   </w:t>
                  </w:r>
                  <w:r w:rsidRPr="007F6FB6">
                    <w:rPr>
                      <w:color w:val="808080" w:themeColor="background1" w:themeShade="80"/>
                      <w:sz w:val="16"/>
                      <w:szCs w:val="16"/>
                    </w:rPr>
                    <w:t>p_arsi_task_config the task configure</w:t>
                  </w:r>
                  <w:r w:rsidRPr="007F6FB6">
                    <w:rPr>
                      <w:color w:val="808080" w:themeColor="background1" w:themeShade="80"/>
                      <w:sz w:val="16"/>
                      <w:szCs w:val="16"/>
                    </w:rPr>
                    <w:br/>
                  </w:r>
                  <w:r w:rsidRPr="007F6FB6">
                    <w:rPr>
                      <w:color w:val="808080" w:themeColor="background1" w:themeShade="80"/>
                      <w:sz w:val="16"/>
                      <w:szCs w:val="16"/>
                    </w:rPr>
                    <w:tab/>
                    <w:t xml:space="preserve"> *  @param</w:t>
                  </w:r>
                  <w:r>
                    <w:rPr>
                      <w:color w:val="808080" w:themeColor="background1" w:themeShade="80"/>
                      <w:sz w:val="16"/>
                      <w:szCs w:val="16"/>
                    </w:rPr>
                    <w:t xml:space="preserve"> output</w:t>
                  </w:r>
                  <w:r w:rsidRPr="007F6FB6">
                    <w:rPr>
                      <w:color w:val="808080" w:themeColor="background1" w:themeShade="80"/>
                      <w:sz w:val="16"/>
                      <w:szCs w:val="16"/>
                    </w:rPr>
                    <w:t xml:space="preserve"> p_arsi_lib_config the lib configure</w:t>
                  </w:r>
                  <w:r w:rsidRPr="007F6FB6">
                    <w:rPr>
                      <w:color w:val="808080" w:themeColor="background1" w:themeShade="80"/>
                      <w:sz w:val="16"/>
                      <w:szCs w:val="16"/>
                    </w:rPr>
                    <w:br/>
                  </w:r>
                  <w:r w:rsidRPr="007F6FB6">
                    <w:rPr>
                      <w:color w:val="808080" w:themeColor="background1" w:themeShade="80"/>
                      <w:sz w:val="16"/>
                      <w:szCs w:val="16"/>
                    </w:rPr>
                    <w:tab/>
                    <w:t xml:space="preserve"> *  @param</w:t>
                  </w:r>
                  <w:r>
                    <w:rPr>
                      <w:color w:val="808080" w:themeColor="background1" w:themeShade="80"/>
                      <w:sz w:val="16"/>
                      <w:szCs w:val="16"/>
                    </w:rPr>
                    <w:t xml:space="preserve"> input</w:t>
                  </w:r>
                  <w:r w:rsidRPr="007F6FB6">
                    <w:rPr>
                      <w:color w:val="808080" w:themeColor="background1" w:themeShade="80"/>
                      <w:sz w:val="16"/>
                      <w:szCs w:val="16"/>
                    </w:rPr>
                    <w:t xml:space="preserve"> </w:t>
                  </w:r>
                  <w:r>
                    <w:rPr>
                      <w:color w:val="808080" w:themeColor="background1" w:themeShade="80"/>
                      <w:sz w:val="16"/>
                      <w:szCs w:val="16"/>
                    </w:rPr>
                    <w:t xml:space="preserve">   </w:t>
                  </w:r>
                  <w:r w:rsidRPr="007F6FB6">
                    <w:rPr>
                      <w:color w:val="808080" w:themeColor="background1" w:themeShade="80"/>
                      <w:sz w:val="16"/>
                      <w:szCs w:val="16"/>
                    </w:rPr>
                    <w:t>p_arsi_slb_buf the slb buffer</w:t>
                  </w:r>
                  <w:r w:rsidRPr="007F6FB6">
                    <w:rPr>
                      <w:color w:val="808080" w:themeColor="background1" w:themeShade="80"/>
                      <w:sz w:val="16"/>
                      <w:szCs w:val="16"/>
                    </w:rPr>
                    <w:br/>
                  </w:r>
                  <w:r w:rsidRPr="007F6FB6">
                    <w:rPr>
                      <w:color w:val="808080" w:themeColor="background1" w:themeShade="80"/>
                      <w:sz w:val="16"/>
                      <w:szCs w:val="16"/>
                    </w:rPr>
                    <w:tab/>
                    <w:t xml:space="preserve"> *  @param</w:t>
                  </w:r>
                  <w:r>
                    <w:rPr>
                      <w:color w:val="808080" w:themeColor="background1" w:themeShade="80"/>
                      <w:sz w:val="16"/>
                      <w:szCs w:val="16"/>
                    </w:rPr>
                    <w:t xml:space="preserve"> output</w:t>
                  </w:r>
                  <w:r w:rsidRPr="007F6FB6">
                    <w:rPr>
                      <w:color w:val="808080" w:themeColor="background1" w:themeShade="80"/>
                      <w:sz w:val="16"/>
                      <w:szCs w:val="16"/>
                    </w:rPr>
                    <w:t xml:space="preserve"> p_working_buf_size the working buffer size</w:t>
                  </w:r>
                  <w:r w:rsidRPr="007F6FB6">
                    <w:rPr>
                      <w:color w:val="808080" w:themeColor="background1" w:themeShade="80"/>
                      <w:sz w:val="16"/>
                      <w:szCs w:val="16"/>
                    </w:rPr>
                    <w:br/>
                  </w:r>
                  <w:r w:rsidRPr="007F6FB6">
                    <w:rPr>
                      <w:color w:val="808080" w:themeColor="background1" w:themeShade="80"/>
                      <w:sz w:val="16"/>
                      <w:szCs w:val="16"/>
                    </w:rPr>
                    <w:tab/>
                    <w:t xml:space="preserve"> *  @param</w:t>
                  </w:r>
                  <w:r>
                    <w:rPr>
                      <w:color w:val="808080" w:themeColor="background1" w:themeShade="80"/>
                      <w:sz w:val="16"/>
                      <w:szCs w:val="16"/>
                    </w:rPr>
                    <w:t xml:space="preserve"> input</w:t>
                  </w:r>
                  <w:r w:rsidRPr="007F6FB6">
                    <w:rPr>
                      <w:color w:val="808080" w:themeColor="background1" w:themeShade="80"/>
                      <w:sz w:val="16"/>
                      <w:szCs w:val="16"/>
                    </w:rPr>
                    <w:t xml:space="preserve"> </w:t>
                  </w:r>
                  <w:r>
                    <w:rPr>
                      <w:color w:val="808080" w:themeColor="background1" w:themeShade="80"/>
                      <w:sz w:val="16"/>
                      <w:szCs w:val="16"/>
                    </w:rPr>
                    <w:t xml:space="preserve">   </w:t>
                  </w:r>
                  <w:r w:rsidRPr="007F6FB6">
                    <w:rPr>
                      <w:color w:val="808080" w:themeColor="background1" w:themeShade="80"/>
                      <w:sz w:val="16"/>
                      <w:szCs w:val="16"/>
                    </w:rPr>
                    <w:t>debug_log_fp debug print function pointer</w:t>
                  </w:r>
                  <w:r w:rsidRPr="007F6FB6">
                    <w:rPr>
                      <w:color w:val="808080" w:themeColor="background1" w:themeShade="80"/>
                      <w:sz w:val="16"/>
                      <w:szCs w:val="16"/>
                    </w:rPr>
                    <w:br/>
                  </w:r>
                  <w:r w:rsidRPr="007F6FB6">
                    <w:rPr>
                      <w:color w:val="808080" w:themeColor="background1" w:themeShade="80"/>
                      <w:sz w:val="16"/>
                      <w:szCs w:val="16"/>
                    </w:rPr>
                    <w:tab/>
                    <w:t xml:space="preserve"> *</w:t>
                  </w:r>
                  <w:r w:rsidRPr="007F6FB6">
                    <w:rPr>
                      <w:color w:val="808080" w:themeColor="background1" w:themeShade="80"/>
                      <w:sz w:val="16"/>
                      <w:szCs w:val="16"/>
                    </w:rPr>
                    <w:br/>
                  </w:r>
                  <w:r w:rsidRPr="007F6FB6">
                    <w:rPr>
                      <w:color w:val="808080" w:themeColor="background1" w:themeShade="80"/>
                      <w:sz w:val="16"/>
                      <w:szCs w:val="16"/>
                    </w:rPr>
                    <w:tab/>
                    <w:t xml:space="preserve"> *  @return status_t</w:t>
                  </w:r>
                  <w:r w:rsidRPr="007F6FB6">
                    <w:rPr>
                      <w:color w:val="808080" w:themeColor="background1" w:themeShade="80"/>
                      <w:sz w:val="16"/>
                      <w:szCs w:val="16"/>
                    </w:rPr>
                    <w:br/>
                  </w:r>
                  <w:r w:rsidRPr="007F6FB6">
                    <w:rPr>
                      <w:color w:val="808080" w:themeColor="background1" w:themeShade="80"/>
                      <w:sz w:val="16"/>
                      <w:szCs w:val="16"/>
                    </w:rPr>
                    <w:tab/>
                    <w:t xml:space="preserve"> * =========================================================================</w:t>
                  </w:r>
                  <w:r w:rsidRPr="007F6FB6">
                    <w:rPr>
                      <w:color w:val="808080" w:themeColor="background1" w:themeShade="80"/>
                      <w:sz w:val="16"/>
                      <w:szCs w:val="16"/>
                    </w:rPr>
                    <w:br/>
                  </w:r>
                  <w:r w:rsidRPr="007F6FB6">
                    <w:rPr>
                      <w:color w:val="808080" w:themeColor="background1" w:themeShade="80"/>
                      <w:sz w:val="16"/>
                      <w:szCs w:val="16"/>
                    </w:rPr>
                    <w:tab/>
                    <w:t xml:space="preserve"> */</w:t>
                  </w:r>
                  <w:r>
                    <w:rPr>
                      <w:sz w:val="16"/>
                      <w:szCs w:val="16"/>
                    </w:rPr>
                    <w:br/>
                  </w:r>
                  <w:r w:rsidRPr="007F6FB6">
                    <w:rPr>
                      <w:sz w:val="16"/>
                      <w:szCs w:val="16"/>
                    </w:rPr>
                    <w:tab/>
                    <w:t>status_t (*</w:t>
                  </w:r>
                  <w:r w:rsidRPr="007F6FB6">
                    <w:rPr>
                      <w:b/>
                      <w:bCs/>
                      <w:color w:val="33CC33"/>
                      <w:sz w:val="16"/>
                      <w:szCs w:val="16"/>
                    </w:rPr>
                    <w:t>arsi_query_working_buf_size_with_slb</w:t>
                  </w:r>
                  <w:r w:rsidRPr="007F6FB6">
                    <w:rPr>
                      <w:sz w:val="16"/>
                      <w:szCs w:val="16"/>
                    </w:rPr>
                    <w:t>)(</w:t>
                  </w:r>
                  <w:r>
                    <w:rPr>
                      <w:sz w:val="16"/>
                      <w:szCs w:val="16"/>
                    </w:rPr>
                    <w:br/>
                  </w:r>
                  <w:r w:rsidRPr="007F6FB6">
                    <w:rPr>
                      <w:sz w:val="16"/>
                      <w:szCs w:val="16"/>
                    </w:rPr>
                    <w:tab/>
                  </w:r>
                  <w:r w:rsidRPr="007F6FB6">
                    <w:rPr>
                      <w:sz w:val="16"/>
                      <w:szCs w:val="16"/>
                    </w:rPr>
                    <w:tab/>
                    <w:t>const arsi_task_config_t *p_arsi_task_config,</w:t>
                  </w:r>
                  <w:r>
                    <w:rPr>
                      <w:sz w:val="16"/>
                      <w:szCs w:val="16"/>
                    </w:rPr>
                    <w:br/>
                  </w:r>
                  <w:r w:rsidRPr="007F6FB6">
                    <w:rPr>
                      <w:sz w:val="16"/>
                      <w:szCs w:val="16"/>
                    </w:rPr>
                    <w:tab/>
                  </w:r>
                  <w:r w:rsidRPr="007F6FB6">
                    <w:rPr>
                      <w:sz w:val="16"/>
                      <w:szCs w:val="16"/>
                    </w:rPr>
                    <w:tab/>
                    <w:t xml:space="preserve">const arsi_lib_config_t  </w:t>
                  </w:r>
                  <w:r>
                    <w:rPr>
                      <w:sz w:val="16"/>
                      <w:szCs w:val="16"/>
                    </w:rPr>
                    <w:t xml:space="preserve">  </w:t>
                  </w:r>
                  <w:r w:rsidRPr="007F6FB6">
                    <w:rPr>
                      <w:sz w:val="16"/>
                      <w:szCs w:val="16"/>
                    </w:rPr>
                    <w:t>*p_arsi_lib_config,</w:t>
                  </w:r>
                  <w:r>
                    <w:rPr>
                      <w:sz w:val="16"/>
                      <w:szCs w:val="16"/>
                    </w:rPr>
                    <w:br/>
                  </w:r>
                  <w:r w:rsidRPr="007F6FB6">
                    <w:rPr>
                      <w:sz w:val="16"/>
                      <w:szCs w:val="16"/>
                    </w:rPr>
                    <w:tab/>
                  </w:r>
                  <w:r w:rsidRPr="007F6FB6">
                    <w:rPr>
                      <w:sz w:val="16"/>
                      <w:szCs w:val="16"/>
                    </w:rPr>
                    <w:tab/>
                  </w:r>
                  <w:r w:rsidRPr="007F6FB6">
                    <w:rPr>
                      <w:color w:val="FF0000"/>
                      <w:sz w:val="16"/>
                      <w:szCs w:val="16"/>
                    </w:rPr>
                    <w:t xml:space="preserve">data_buf_t               </w:t>
                  </w:r>
                  <w:r>
                    <w:rPr>
                      <w:color w:val="FF0000"/>
                      <w:sz w:val="16"/>
                      <w:szCs w:val="16"/>
                    </w:rPr>
                    <w:t xml:space="preserve">         </w:t>
                  </w:r>
                  <w:r w:rsidRPr="007F6FB6">
                    <w:rPr>
                      <w:color w:val="FF0000"/>
                      <w:sz w:val="16"/>
                      <w:szCs w:val="16"/>
                    </w:rPr>
                    <w:t>*p_arsi_slb_buf</w:t>
                  </w:r>
                  <w:r w:rsidRPr="007F6FB6">
                    <w:rPr>
                      <w:sz w:val="16"/>
                      <w:szCs w:val="16"/>
                    </w:rPr>
                    <w:t>,</w:t>
                  </w:r>
                  <w:r>
                    <w:rPr>
                      <w:sz w:val="16"/>
                      <w:szCs w:val="16"/>
                    </w:rPr>
                    <w:br/>
                  </w:r>
                  <w:r w:rsidRPr="007F6FB6">
                    <w:rPr>
                      <w:sz w:val="16"/>
                      <w:szCs w:val="16"/>
                    </w:rPr>
                    <w:tab/>
                  </w:r>
                  <w:r w:rsidRPr="007F6FB6">
                    <w:rPr>
                      <w:sz w:val="16"/>
                      <w:szCs w:val="16"/>
                    </w:rPr>
                    <w:tab/>
                  </w:r>
                  <w:r w:rsidRPr="007F6FB6">
                    <w:rPr>
                      <w:color w:val="FF0000"/>
                      <w:sz w:val="16"/>
                      <w:szCs w:val="16"/>
                    </w:rPr>
                    <w:t xml:space="preserve">uint32_t                 </w:t>
                  </w:r>
                  <w:r>
                    <w:rPr>
                      <w:color w:val="FF0000"/>
                      <w:sz w:val="16"/>
                      <w:szCs w:val="16"/>
                    </w:rPr>
                    <w:t xml:space="preserve">            </w:t>
                  </w:r>
                  <w:r w:rsidRPr="007F6FB6">
                    <w:rPr>
                      <w:color w:val="FF0000"/>
                      <w:sz w:val="16"/>
                      <w:szCs w:val="16"/>
                    </w:rPr>
                    <w:t>*p_working_buf_size</w:t>
                  </w:r>
                  <w:r w:rsidRPr="007F6FB6">
                    <w:rPr>
                      <w:sz w:val="16"/>
                      <w:szCs w:val="16"/>
                    </w:rPr>
                    <w:t>,</w:t>
                  </w:r>
                  <w:r>
                    <w:rPr>
                      <w:sz w:val="16"/>
                      <w:szCs w:val="16"/>
                    </w:rPr>
                    <w:br/>
                  </w:r>
                  <w:r w:rsidRPr="007F6FB6">
                    <w:rPr>
                      <w:sz w:val="16"/>
                      <w:szCs w:val="16"/>
                    </w:rPr>
                    <w:tab/>
                  </w:r>
                  <w:r w:rsidRPr="007F6FB6">
                    <w:rPr>
                      <w:sz w:val="16"/>
                      <w:szCs w:val="16"/>
                    </w:rPr>
                    <w:tab/>
                    <w:t>const debug_log_fp_t     debug_log_fp);</w:t>
                  </w:r>
                </w:p>
              </w:txbxContent>
            </v:textbox>
            <w10:anchorlock/>
          </v:shape>
        </w:pict>
      </w:r>
    </w:p>
    <w:p w14:paraId="202B91D8" w14:textId="508D2680" w:rsidR="00914331" w:rsidRPr="00914331" w:rsidRDefault="10853FB9" w:rsidP="10853FB9">
      <w:pPr>
        <w:rPr>
          <w:rFonts w:eastAsiaTheme="minorEastAsia"/>
        </w:rPr>
      </w:pPr>
      <w:r>
        <w:t>When the library chooses to use SLB, aurisys will create a handler with </w:t>
      </w:r>
      <w:r w:rsidRPr="10853FB9">
        <w:rPr>
          <w:rStyle w:val="af2"/>
          <w:rFonts w:ascii="Courier New" w:hAnsi="Courier New" w:cs="Courier New"/>
          <w:color w:val="0E101A"/>
        </w:rPr>
        <w:t>arsi_create_handler_with_slb</w:t>
      </w:r>
      <w:r w:rsidRPr="10853FB9">
        <w:rPr>
          <w:rFonts w:ascii="Courier New" w:hAnsi="Courier New" w:cs="Courier New"/>
        </w:rPr>
        <w:t>()</w:t>
      </w:r>
      <w:r>
        <w:t>. The API input parameters contain </w:t>
      </w:r>
      <w:r w:rsidRPr="10853FB9">
        <w:rPr>
          <w:rStyle w:val="af2"/>
          <w:rFonts w:ascii="Courier New" w:hAnsi="Courier New" w:cs="Courier New"/>
          <w:color w:val="0E101A"/>
        </w:rPr>
        <w:t>p_working_buf</w:t>
      </w:r>
      <w:r>
        <w:t> and </w:t>
      </w:r>
      <w:r w:rsidRPr="10853FB9">
        <w:rPr>
          <w:rStyle w:val="af2"/>
          <w:rFonts w:ascii="Courier New" w:hAnsi="Courier New" w:cs="Courier New"/>
          <w:color w:val="0E101A"/>
        </w:rPr>
        <w:t>p_arsi_slb_buf</w:t>
      </w:r>
      <w:r>
        <w:t>, which consist of the working buffer allocated on DRAM and SLB, respectively.</w:t>
      </w:r>
    </w:p>
    <w:p w14:paraId="07F4EDE5" w14:textId="0F343EAD" w:rsidR="008D2A60" w:rsidRDefault="00000000" w:rsidP="005C3ED6">
      <w:pPr>
        <w:jc w:val="left"/>
        <w:rPr>
          <w:rFonts w:eastAsiaTheme="minorEastAsia"/>
        </w:rPr>
      </w:pPr>
      <w:r>
        <w:pict w14:anchorId="7070421C">
          <v:shape id="_x0000_s2259" type="#_x0000_t202" style="width:443.5pt;height:239.5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59">
              <w:txbxContent>
                <w:p w14:paraId="6100DA86" w14:textId="200BBF28" w:rsidR="00DE5A65" w:rsidRPr="00E37BC4" w:rsidRDefault="00DE5A65" w:rsidP="008D2A60">
                  <w:pPr>
                    <w:spacing w:line="0" w:lineRule="atLeast"/>
                    <w:jc w:val="left"/>
                    <w:rPr>
                      <w:sz w:val="16"/>
                      <w:szCs w:val="16"/>
                    </w:rPr>
                  </w:pPr>
                  <w:r w:rsidRPr="008D2A60">
                    <w:rPr>
                      <w:sz w:val="16"/>
                      <w:szCs w:val="16"/>
                    </w:rPr>
                    <w:tab/>
                  </w:r>
                  <w:r w:rsidRPr="008D2A60">
                    <w:rPr>
                      <w:color w:val="808080" w:themeColor="background1" w:themeShade="80"/>
                      <w:sz w:val="16"/>
                      <w:szCs w:val="16"/>
                    </w:rPr>
                    <w:t>/**</w:t>
                  </w:r>
                  <w:r w:rsidRPr="008D2A60">
                    <w:rPr>
                      <w:color w:val="808080" w:themeColor="background1" w:themeShade="80"/>
                      <w:sz w:val="16"/>
                      <w:szCs w:val="16"/>
                    </w:rPr>
                    <w:br/>
                  </w:r>
                  <w:r w:rsidRPr="008D2A60">
                    <w:rPr>
                      <w:color w:val="808080" w:themeColor="background1" w:themeShade="80"/>
                      <w:sz w:val="16"/>
                      <w:szCs w:val="16"/>
                    </w:rPr>
                    <w:tab/>
                    <w:t xml:space="preserve"> * =========================================================================</w:t>
                  </w:r>
                  <w:r w:rsidRPr="008D2A60">
                    <w:rPr>
                      <w:color w:val="808080" w:themeColor="background1" w:themeShade="80"/>
                      <w:sz w:val="16"/>
                      <w:szCs w:val="16"/>
                    </w:rPr>
                    <w:br/>
                  </w:r>
                  <w:r w:rsidRPr="008D2A60">
                    <w:rPr>
                      <w:color w:val="808080" w:themeColor="background1" w:themeShade="80"/>
                      <w:sz w:val="16"/>
                      <w:szCs w:val="16"/>
                    </w:rPr>
                    <w:tab/>
                    <w:t xml:space="preserve"> *  @brief Create handler with slb and initialize it. This is a OpenDSP only api.</w:t>
                  </w:r>
                  <w:r w:rsidRPr="008D2A60">
                    <w:rPr>
                      <w:color w:val="808080" w:themeColor="background1" w:themeShade="80"/>
                      <w:sz w:val="16"/>
                      <w:szCs w:val="16"/>
                    </w:rPr>
                    <w:br/>
                  </w:r>
                  <w:r w:rsidRPr="008D2A60">
                    <w:rPr>
                      <w:color w:val="808080" w:themeColor="background1" w:themeShade="80"/>
                      <w:sz w:val="16"/>
                      <w:szCs w:val="16"/>
                    </w:rPr>
                    <w:tab/>
                    <w:t xml:space="preserve"> *</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p_arsi_task_config the task configure</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p_arsi_lib_config the lib configure</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p_param_buf the enhancement parameters and lib related configure settings</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p_working_buf the allocated buffer and the size is from arsi_create_handler()</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p_arsi_slb_buf the slb buffer</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output </w:t>
                  </w:r>
                  <w:r w:rsidRPr="008D2A60">
                    <w:rPr>
                      <w:color w:val="808080" w:themeColor="background1" w:themeShade="80"/>
                      <w:sz w:val="16"/>
                      <w:szCs w:val="16"/>
                    </w:rPr>
                    <w:t>pp_handler the handler of speech enhancement</w:t>
                  </w:r>
                  <w:r w:rsidRPr="008D2A60">
                    <w:rPr>
                      <w:color w:val="808080" w:themeColor="background1" w:themeShade="80"/>
                      <w:sz w:val="16"/>
                      <w:szCs w:val="16"/>
                    </w:rPr>
                    <w:br/>
                  </w:r>
                  <w:r w:rsidRPr="008D2A60">
                    <w:rPr>
                      <w:color w:val="808080" w:themeColor="background1" w:themeShade="80"/>
                      <w:sz w:val="16"/>
                      <w:szCs w:val="16"/>
                    </w:rPr>
                    <w:tab/>
                    <w:t xml:space="preserve"> *  @param </w:t>
                  </w:r>
                  <w:r>
                    <w:rPr>
                      <w:color w:val="808080" w:themeColor="background1" w:themeShade="80"/>
                      <w:sz w:val="16"/>
                      <w:szCs w:val="16"/>
                    </w:rPr>
                    <w:t xml:space="preserve">input    </w:t>
                  </w:r>
                  <w:r w:rsidRPr="008D2A60">
                    <w:rPr>
                      <w:color w:val="808080" w:themeColor="background1" w:themeShade="80"/>
                      <w:sz w:val="16"/>
                      <w:szCs w:val="16"/>
                    </w:rPr>
                    <w:t>debug_log_fp debug print function pointer</w:t>
                  </w:r>
                  <w:r w:rsidRPr="008D2A60">
                    <w:rPr>
                      <w:color w:val="808080" w:themeColor="background1" w:themeShade="80"/>
                      <w:sz w:val="16"/>
                      <w:szCs w:val="16"/>
                    </w:rPr>
                    <w:br/>
                  </w:r>
                  <w:r w:rsidRPr="008D2A60">
                    <w:rPr>
                      <w:color w:val="808080" w:themeColor="background1" w:themeShade="80"/>
                      <w:sz w:val="16"/>
                      <w:szCs w:val="16"/>
                    </w:rPr>
                    <w:tab/>
                    <w:t xml:space="preserve"> *</w:t>
                  </w:r>
                  <w:r w:rsidRPr="008D2A60">
                    <w:rPr>
                      <w:color w:val="808080" w:themeColor="background1" w:themeShade="80"/>
                      <w:sz w:val="16"/>
                      <w:szCs w:val="16"/>
                    </w:rPr>
                    <w:br/>
                  </w:r>
                  <w:r w:rsidRPr="008D2A60">
                    <w:rPr>
                      <w:color w:val="808080" w:themeColor="background1" w:themeShade="80"/>
                      <w:sz w:val="16"/>
                      <w:szCs w:val="16"/>
                    </w:rPr>
                    <w:tab/>
                    <w:t xml:space="preserve"> *  @return status_t</w:t>
                  </w:r>
                  <w:r w:rsidRPr="008D2A60">
                    <w:rPr>
                      <w:color w:val="808080" w:themeColor="background1" w:themeShade="80"/>
                      <w:sz w:val="16"/>
                      <w:szCs w:val="16"/>
                    </w:rPr>
                    <w:br/>
                  </w:r>
                  <w:r w:rsidRPr="008D2A60">
                    <w:rPr>
                      <w:color w:val="808080" w:themeColor="background1" w:themeShade="80"/>
                      <w:sz w:val="16"/>
                      <w:szCs w:val="16"/>
                    </w:rPr>
                    <w:tab/>
                    <w:t xml:space="preserve"> * =========================================================================</w:t>
                  </w:r>
                  <w:r w:rsidRPr="008D2A60">
                    <w:rPr>
                      <w:color w:val="808080" w:themeColor="background1" w:themeShade="80"/>
                      <w:sz w:val="16"/>
                      <w:szCs w:val="16"/>
                    </w:rPr>
                    <w:br/>
                  </w:r>
                  <w:r w:rsidRPr="008D2A60">
                    <w:rPr>
                      <w:color w:val="808080" w:themeColor="background1" w:themeShade="80"/>
                      <w:sz w:val="16"/>
                      <w:szCs w:val="16"/>
                    </w:rPr>
                    <w:tab/>
                    <w:t xml:space="preserve"> */</w:t>
                  </w:r>
                  <w:r w:rsidRPr="008D2A60">
                    <w:rPr>
                      <w:color w:val="808080" w:themeColor="background1" w:themeShade="80"/>
                      <w:sz w:val="16"/>
                      <w:szCs w:val="16"/>
                    </w:rPr>
                    <w:br/>
                  </w:r>
                  <w:r w:rsidRPr="008D2A60">
                    <w:rPr>
                      <w:sz w:val="16"/>
                      <w:szCs w:val="16"/>
                    </w:rPr>
                    <w:tab/>
                    <w:t>status_t</w:t>
                  </w:r>
                  <w:r>
                    <w:rPr>
                      <w:sz w:val="16"/>
                      <w:szCs w:val="16"/>
                    </w:rPr>
                    <w:t xml:space="preserve"> (*</w:t>
                  </w:r>
                  <w:r w:rsidRPr="008D2A60">
                    <w:rPr>
                      <w:b/>
                      <w:bCs/>
                      <w:color w:val="33CC33"/>
                      <w:sz w:val="16"/>
                      <w:szCs w:val="16"/>
                    </w:rPr>
                    <w:t>arsi_create_handler_with_slb</w:t>
                  </w:r>
                  <w:r>
                    <w:rPr>
                      <w:rFonts w:eastAsiaTheme="minorEastAsia"/>
                      <w:sz w:val="16"/>
                      <w:szCs w:val="16"/>
                    </w:rPr>
                    <w:t>)</w:t>
                  </w:r>
                  <w:r w:rsidRPr="008D2A60">
                    <w:rPr>
                      <w:sz w:val="16"/>
                      <w:szCs w:val="16"/>
                    </w:rPr>
                    <w:t xml:space="preserve"> (</w:t>
                  </w:r>
                  <w:r>
                    <w:rPr>
                      <w:sz w:val="16"/>
                      <w:szCs w:val="16"/>
                    </w:rPr>
                    <w:br/>
                  </w:r>
                  <w:r w:rsidRPr="008D2A60">
                    <w:rPr>
                      <w:sz w:val="16"/>
                      <w:szCs w:val="16"/>
                    </w:rPr>
                    <w:tab/>
                  </w:r>
                  <w:r w:rsidRPr="008D2A60">
                    <w:rPr>
                      <w:sz w:val="16"/>
                      <w:szCs w:val="16"/>
                    </w:rPr>
                    <w:tab/>
                    <w:t>const arsi_task_config_t *p_arsi_task_config,</w:t>
                  </w:r>
                  <w:r>
                    <w:rPr>
                      <w:sz w:val="16"/>
                      <w:szCs w:val="16"/>
                    </w:rPr>
                    <w:br/>
                  </w:r>
                  <w:r w:rsidRPr="008D2A60">
                    <w:rPr>
                      <w:sz w:val="16"/>
                      <w:szCs w:val="16"/>
                    </w:rPr>
                    <w:tab/>
                  </w:r>
                  <w:r w:rsidRPr="008D2A60">
                    <w:rPr>
                      <w:sz w:val="16"/>
                      <w:szCs w:val="16"/>
                    </w:rPr>
                    <w:tab/>
                    <w:t xml:space="preserve">const arsi_lib_config_t  </w:t>
                  </w:r>
                  <w:r>
                    <w:rPr>
                      <w:sz w:val="16"/>
                      <w:szCs w:val="16"/>
                    </w:rPr>
                    <w:t xml:space="preserve">  </w:t>
                  </w:r>
                  <w:r w:rsidRPr="008D2A60">
                    <w:rPr>
                      <w:sz w:val="16"/>
                      <w:szCs w:val="16"/>
                    </w:rPr>
                    <w:t>*p_arsi_lib_config,</w:t>
                  </w:r>
                  <w:r>
                    <w:rPr>
                      <w:sz w:val="16"/>
                      <w:szCs w:val="16"/>
                    </w:rPr>
                    <w:br/>
                  </w:r>
                  <w:r w:rsidRPr="008D2A60">
                    <w:rPr>
                      <w:sz w:val="16"/>
                      <w:szCs w:val="16"/>
                    </w:rPr>
                    <w:tab/>
                  </w:r>
                  <w:r w:rsidRPr="008D2A60">
                    <w:rPr>
                      <w:sz w:val="16"/>
                      <w:szCs w:val="16"/>
                    </w:rPr>
                    <w:tab/>
                    <w:t xml:space="preserve">const data_buf_t         </w:t>
                  </w:r>
                  <w:r>
                    <w:rPr>
                      <w:sz w:val="16"/>
                      <w:szCs w:val="16"/>
                    </w:rPr>
                    <w:t xml:space="preserve">     </w:t>
                  </w:r>
                  <w:r w:rsidRPr="008D2A60">
                    <w:rPr>
                      <w:sz w:val="16"/>
                      <w:szCs w:val="16"/>
                    </w:rPr>
                    <w:t>*p_param_buf,</w:t>
                  </w:r>
                  <w:r>
                    <w:rPr>
                      <w:sz w:val="16"/>
                      <w:szCs w:val="16"/>
                    </w:rPr>
                    <w:br/>
                  </w:r>
                  <w:r w:rsidRPr="008D2A60">
                    <w:rPr>
                      <w:sz w:val="16"/>
                      <w:szCs w:val="16"/>
                    </w:rPr>
                    <w:tab/>
                  </w:r>
                  <w:r w:rsidRPr="008D2A60">
                    <w:rPr>
                      <w:sz w:val="16"/>
                      <w:szCs w:val="16"/>
                    </w:rPr>
                    <w:tab/>
                  </w:r>
                  <w:r w:rsidRPr="008D2A60">
                    <w:rPr>
                      <w:color w:val="FF0000"/>
                      <w:sz w:val="16"/>
                      <w:szCs w:val="16"/>
                    </w:rPr>
                    <w:t xml:space="preserve">data_buf_t               </w:t>
                  </w:r>
                  <w:r>
                    <w:rPr>
                      <w:color w:val="FF0000"/>
                      <w:sz w:val="16"/>
                      <w:szCs w:val="16"/>
                    </w:rPr>
                    <w:t xml:space="preserve">          </w:t>
                  </w:r>
                  <w:r w:rsidRPr="008D2A60">
                    <w:rPr>
                      <w:color w:val="FF0000"/>
                      <w:sz w:val="16"/>
                      <w:szCs w:val="16"/>
                    </w:rPr>
                    <w:t>*p_working_buf</w:t>
                  </w:r>
                  <w:r w:rsidRPr="008D2A60">
                    <w:rPr>
                      <w:sz w:val="16"/>
                      <w:szCs w:val="16"/>
                    </w:rPr>
                    <w:t>,</w:t>
                  </w:r>
                  <w:r>
                    <w:rPr>
                      <w:sz w:val="16"/>
                      <w:szCs w:val="16"/>
                    </w:rPr>
                    <w:br/>
                  </w:r>
                  <w:r w:rsidRPr="008D2A60">
                    <w:rPr>
                      <w:sz w:val="16"/>
                      <w:szCs w:val="16"/>
                    </w:rPr>
                    <w:tab/>
                  </w:r>
                  <w:r w:rsidRPr="008D2A60">
                    <w:rPr>
                      <w:sz w:val="16"/>
                      <w:szCs w:val="16"/>
                    </w:rPr>
                    <w:tab/>
                  </w:r>
                  <w:r w:rsidRPr="008D2A60">
                    <w:rPr>
                      <w:color w:val="FF0000"/>
                      <w:sz w:val="16"/>
                      <w:szCs w:val="16"/>
                    </w:rPr>
                    <w:t xml:space="preserve">data_buf_t               </w:t>
                  </w:r>
                  <w:r>
                    <w:rPr>
                      <w:color w:val="FF0000"/>
                      <w:sz w:val="16"/>
                      <w:szCs w:val="16"/>
                    </w:rPr>
                    <w:t xml:space="preserve">          </w:t>
                  </w:r>
                  <w:r w:rsidRPr="008D2A60">
                    <w:rPr>
                      <w:color w:val="FF0000"/>
                      <w:sz w:val="16"/>
                      <w:szCs w:val="16"/>
                    </w:rPr>
                    <w:t>*p_arsi_slb_buf</w:t>
                  </w:r>
                  <w:r w:rsidRPr="008D2A60">
                    <w:rPr>
                      <w:sz w:val="16"/>
                      <w:szCs w:val="16"/>
                    </w:rPr>
                    <w:t>,</w:t>
                  </w:r>
                  <w:r>
                    <w:rPr>
                      <w:sz w:val="16"/>
                      <w:szCs w:val="16"/>
                    </w:rPr>
                    <w:br/>
                  </w:r>
                  <w:r w:rsidRPr="008D2A60">
                    <w:rPr>
                      <w:sz w:val="16"/>
                      <w:szCs w:val="16"/>
                    </w:rPr>
                    <w:tab/>
                  </w:r>
                  <w:r w:rsidRPr="008D2A60">
                    <w:rPr>
                      <w:sz w:val="16"/>
                      <w:szCs w:val="16"/>
                    </w:rPr>
                    <w:tab/>
                    <w:t xml:space="preserve">void                    </w:t>
                  </w:r>
                  <w:r>
                    <w:rPr>
                      <w:sz w:val="16"/>
                      <w:szCs w:val="16"/>
                    </w:rPr>
                    <w:t xml:space="preserve">                 </w:t>
                  </w:r>
                  <w:r w:rsidRPr="008D2A60">
                    <w:rPr>
                      <w:sz w:val="16"/>
                      <w:szCs w:val="16"/>
                    </w:rPr>
                    <w:t>**pp_handler,</w:t>
                  </w:r>
                  <w:r>
                    <w:rPr>
                      <w:sz w:val="16"/>
                      <w:szCs w:val="16"/>
                    </w:rPr>
                    <w:br/>
                  </w:r>
                  <w:r w:rsidRPr="008D2A60">
                    <w:rPr>
                      <w:sz w:val="16"/>
                      <w:szCs w:val="16"/>
                    </w:rPr>
                    <w:tab/>
                  </w:r>
                  <w:r w:rsidRPr="008D2A60">
                    <w:rPr>
                      <w:sz w:val="16"/>
                      <w:szCs w:val="16"/>
                    </w:rPr>
                    <w:tab/>
                    <w:t>const debug_log_fp_t      debug_log_fp);</w:t>
                  </w:r>
                </w:p>
              </w:txbxContent>
            </v:textbox>
            <w10:anchorlock/>
          </v:shape>
        </w:pict>
      </w:r>
    </w:p>
    <w:p w14:paraId="4EF3E7D0" w14:textId="6F16E1C7" w:rsidR="000D6D5D" w:rsidRPr="009C08BF" w:rsidRDefault="10853FB9" w:rsidP="10853FB9">
      <w:pPr>
        <w:jc w:val="left"/>
        <w:rPr>
          <w:rFonts w:eastAsiaTheme="minorEastAsia"/>
        </w:rPr>
      </w:pPr>
      <w:r w:rsidRPr="10853FB9">
        <w:rPr>
          <w:rFonts w:eastAsiaTheme="minorEastAsia"/>
        </w:rPr>
        <w:t xml:space="preserve">The demo API implementation in this chapter can be found in </w:t>
      </w:r>
      <w:r w:rsidRPr="10853FB9">
        <w:rPr>
          <w:rFonts w:ascii="Courier New" w:eastAsiaTheme="minorEastAsia" w:hAnsi="Courier New" w:cs="Courier New"/>
        </w:rPr>
        <w:t>/API/V1.x.x/libaurisysdemo/aurisys_demo_processing_lib.c</w:t>
      </w:r>
    </w:p>
    <w:p w14:paraId="37BF577C" w14:textId="77777777" w:rsidR="0050781B" w:rsidRDefault="10853FB9" w:rsidP="00C81149">
      <w:pPr>
        <w:pStyle w:val="3"/>
      </w:pPr>
      <w:bookmarkStart w:id="123" w:name="_Toc229437625"/>
      <w:r>
        <w:t>How to allocate working buffer for library? (aurisys interface after V1.8.0)</w:t>
      </w:r>
      <w:bookmarkEnd w:id="123"/>
    </w:p>
    <w:p w14:paraId="428BFD73" w14:textId="4B8B5901" w:rsidR="0050781B" w:rsidRDefault="10853FB9" w:rsidP="10853FB9">
      <w:pPr>
        <w:rPr>
          <w:rFonts w:eastAsiaTheme="minorEastAsia"/>
        </w:rPr>
      </w:pPr>
      <w:r w:rsidRPr="10853FB9">
        <w:rPr>
          <w:rFonts w:eastAsiaTheme="minorEastAsia"/>
        </w:rPr>
        <w:t xml:space="preserve">On aurisys V1.8.0, MTK proposes a new working flow for the library to query the working buffer. In this version, we add support to L2SRAM, a lower latency memory relative to DRAM. For the aurisys interface version before V1.8.0, please refer to </w:t>
      </w:r>
      <w:r w:rsidRPr="10853FB9">
        <w:rPr>
          <w:rStyle w:val="aa"/>
          <w:rFonts w:eastAsiaTheme="minorEastAsia"/>
        </w:rPr>
        <w:t>chapter 5.3.5</w:t>
      </w:r>
      <w:r w:rsidRPr="10853FB9">
        <w:rPr>
          <w:rFonts w:eastAsiaTheme="minorEastAsia"/>
        </w:rPr>
        <w:t>.</w:t>
      </w:r>
    </w:p>
    <w:p w14:paraId="0F86F09C" w14:textId="77777777" w:rsidR="0050781B" w:rsidRDefault="10853FB9" w:rsidP="10853FB9">
      <w:pPr>
        <w:rPr>
          <w:rFonts w:eastAsiaTheme="minorEastAsia"/>
        </w:rPr>
      </w:pPr>
      <w:r w:rsidRPr="10853FB9">
        <w:rPr>
          <w:rFonts w:eastAsiaTheme="minorEastAsia"/>
          <w:b/>
          <w:bCs/>
          <w:color w:val="4F81BD" w:themeColor="accent1"/>
          <w:u w:val="single"/>
        </w:rPr>
        <w:t>Use SLB/L2SRAM/DRAM as working buffer</w:t>
      </w:r>
    </w:p>
    <w:p w14:paraId="46C93D41" w14:textId="77777777" w:rsidR="0050781B" w:rsidRDefault="10853FB9" w:rsidP="10853FB9">
      <w:pPr>
        <w:rPr>
          <w:rFonts w:eastAsiaTheme="minorEastAsia"/>
        </w:rPr>
      </w:pPr>
      <w:r w:rsidRPr="10853FB9">
        <w:rPr>
          <w:rFonts w:eastAsiaTheme="minorEastAsia"/>
        </w:rPr>
        <w:t>The library can allocate a working buffer through ARSI-PROC APIs, which the library must implement its implementation. Aurisys supports an integrated interface with which the library can appoint desired working buffer sizes on SLB, L2SRAM, and DRAM.</w:t>
      </w:r>
    </w:p>
    <w:p w14:paraId="313FC360" w14:textId="53EA1452" w:rsidR="0050781B" w:rsidRDefault="00000000" w:rsidP="0050781B">
      <w:pPr>
        <w:jc w:val="distribute"/>
        <w:rPr>
          <w:rFonts w:eastAsiaTheme="minorEastAsia"/>
        </w:rPr>
      </w:pPr>
      <w:r>
        <w:rPr>
          <w:rFonts w:eastAsiaTheme="minorEastAsia"/>
          <w:noProof/>
        </w:rPr>
        <w:lastRenderedPageBreak/>
        <w:pict w14:anchorId="1CF8D1F9">
          <v:shape id="_x0000_s2228" type="#_x0000_t202" style="position:absolute;left:0;text-align:left;margin-left:-12.2pt;margin-top:280.75pt;width:135.2pt;height:27.65pt;z-index:251649024;mso-position-horizontal-relative:text;mso-position-vertical-relative:text" fillcolor="#b8cce4 [1300]" stroked="f">
            <v:textbox style="mso-next-textbox:#_x0000_s2228">
              <w:txbxContent>
                <w:p w14:paraId="6E9AA829" w14:textId="77777777" w:rsidR="00DE5A65" w:rsidRPr="00B33351" w:rsidRDefault="00DE5A65" w:rsidP="0050781B">
                  <w:pPr>
                    <w:spacing w:line="20" w:lineRule="exact"/>
                    <w:jc w:val="left"/>
                    <w:rPr>
                      <w:rFonts w:eastAsiaTheme="minorEastAsia"/>
                      <w:sz w:val="14"/>
                      <w:szCs w:val="14"/>
                    </w:rPr>
                  </w:pPr>
                  <w:r>
                    <w:rPr>
                      <w:rFonts w:eastAsiaTheme="minorEastAsia"/>
                      <w:sz w:val="14"/>
                      <w:szCs w:val="14"/>
                    </w:rPr>
                    <w:t xml:space="preserve">Provide buffers as library request </w:t>
                  </w:r>
                </w:p>
                <w:p w14:paraId="3E3230FE" w14:textId="77777777" w:rsidR="00DE5A65" w:rsidRPr="001246F2" w:rsidRDefault="00DE5A65" w:rsidP="0050781B">
                  <w:pPr>
                    <w:spacing w:line="120" w:lineRule="exact"/>
                    <w:ind w:left="140" w:hangingChars="100" w:hanging="140"/>
                    <w:jc w:val="left"/>
                    <w:rPr>
                      <w:rFonts w:eastAsiaTheme="minorEastAsia"/>
                      <w:sz w:val="14"/>
                      <w:szCs w:val="14"/>
                    </w:rPr>
                  </w:pPr>
                  <w:r>
                    <w:rPr>
                      <w:rFonts w:eastAsiaTheme="minorEastAsia"/>
                      <w:sz w:val="14"/>
                      <w:szCs w:val="14"/>
                    </w:rPr>
                    <w:t xml:space="preserve">(support </w:t>
                  </w:r>
                  <w:r w:rsidRPr="001246F2">
                    <w:rPr>
                      <w:sz w:val="14"/>
                      <w:szCs w:val="14"/>
                    </w:rPr>
                    <w:t>SLB/L2SRAM/DRAM</w:t>
                  </w:r>
                  <w:r>
                    <w:rPr>
                      <w:sz w:val="14"/>
                      <w:szCs w:val="14"/>
                    </w:rPr>
                    <w:t xml:space="preserve"> </w:t>
                  </w:r>
                  <w:r>
                    <w:rPr>
                      <w:rFonts w:eastAsiaTheme="minorEastAsia"/>
                      <w:sz w:val="14"/>
                      <w:szCs w:val="14"/>
                    </w:rPr>
                    <w:t>on DSP side)</w:t>
                  </w:r>
                </w:p>
                <w:p w14:paraId="268E631B" w14:textId="77777777" w:rsidR="00DE5A65" w:rsidRPr="001246F2" w:rsidRDefault="00DE5A65" w:rsidP="0050781B">
                  <w:pPr>
                    <w:spacing w:line="20" w:lineRule="exact"/>
                    <w:jc w:val="left"/>
                    <w:rPr>
                      <w:rFonts w:eastAsiaTheme="minorEastAsia"/>
                      <w:sz w:val="14"/>
                      <w:szCs w:val="14"/>
                    </w:rPr>
                  </w:pPr>
                </w:p>
              </w:txbxContent>
            </v:textbox>
          </v:shape>
        </w:pict>
      </w:r>
      <w:r>
        <w:rPr>
          <w:rFonts w:eastAsiaTheme="minorEastAsia"/>
          <w:noProof/>
        </w:rPr>
        <w:pict w14:anchorId="109C09F6">
          <v:shape id="_x0000_s2224" type="#_x0000_t32" style="position:absolute;left:0;text-align:left;margin-left:106.1pt;margin-top:262.8pt;width:16.9pt;height:17.95pt;rotation:-180;flip:x;z-index:251664384;visibility:visible;mso-wrap-style:square;mso-wrap-distance-left:9pt;mso-wrap-distance-top:0;mso-wrap-distance-right:9pt;mso-wrap-distance-bottom:0;mso-position-horizontal-relative:text;mso-position-vertical-relative:text" strokecolor="black [3213]">
            <v:stroke endarrow="block"/>
            <v:shadow on="t" color="black" opacity="24903f" origin=",.5" offset="0,.55556mm"/>
            <o:lock v:ext="edit" shapetype="f"/>
          </v:shape>
        </w:pict>
      </w:r>
      <w:r>
        <w:rPr>
          <w:rFonts w:eastAsiaTheme="minorEastAsia"/>
          <w:noProof/>
        </w:rPr>
        <w:pict w14:anchorId="14014BFF">
          <v:shape id="_x0000_s2223" type="#_x0000_t32" style="position:absolute;left:0;text-align:left;margin-left:106.25pt;margin-top:188.15pt;width:16.9pt;height:17.95pt;rotation:-260;flip:x;z-index:251663360;visibility:visible;mso-wrap-style:square;mso-wrap-distance-left:9pt;mso-wrap-distance-top:0;mso-wrap-distance-right:9pt;mso-wrap-distance-bottom:0;mso-position-horizontal-relative:text;mso-position-vertical-relative:text" strokecolor="black [3213]">
            <v:stroke endarrow="block"/>
            <v:shadow on="t" color="black" opacity="24903f" origin=",.5" offset="0,.55556mm"/>
            <o:lock v:ext="edit" shapetype="f"/>
          </v:shape>
        </w:pict>
      </w:r>
      <w:r>
        <w:rPr>
          <w:rFonts w:eastAsiaTheme="minorEastAsia"/>
          <w:noProof/>
        </w:rPr>
        <w:pict w14:anchorId="4E545302">
          <v:shape id="_x0000_s2225" type="#_x0000_t202" style="position:absolute;left:0;text-align:left;margin-left:-2.95pt;margin-top:169.35pt;width:108.65pt;height:26.4pt;z-index:251665408;mso-position-horizontal-relative:text;mso-position-vertical-relative:text" fillcolor="#b8cce4 [1300]" stroked="f">
            <v:textbox style="mso-next-textbox:#_x0000_s2225">
              <w:txbxContent>
                <w:p w14:paraId="3F7CCCB0" w14:textId="77777777" w:rsidR="00DE5A65" w:rsidRDefault="00DE5A65" w:rsidP="0050781B">
                  <w:pPr>
                    <w:spacing w:line="20" w:lineRule="exact"/>
                    <w:rPr>
                      <w:sz w:val="14"/>
                      <w:szCs w:val="14"/>
                    </w:rPr>
                  </w:pPr>
                  <w:r>
                    <w:rPr>
                      <w:sz w:val="14"/>
                      <w:szCs w:val="14"/>
                    </w:rPr>
                    <w:t>Query</w:t>
                  </w:r>
                  <w:r w:rsidRPr="001246F2">
                    <w:rPr>
                      <w:sz w:val="14"/>
                      <w:szCs w:val="14"/>
                    </w:rPr>
                    <w:t xml:space="preserve"> SLB/L2SRAM/DRAM </w:t>
                  </w:r>
                  <w:r>
                    <w:rPr>
                      <w:sz w:val="14"/>
                      <w:szCs w:val="14"/>
                    </w:rPr>
                    <w:t>size</w:t>
                  </w:r>
                </w:p>
                <w:p w14:paraId="31C55986" w14:textId="77777777" w:rsidR="00DE5A65" w:rsidRPr="001246F2" w:rsidRDefault="00DE5A65" w:rsidP="0050781B">
                  <w:pPr>
                    <w:spacing w:line="120" w:lineRule="exact"/>
                    <w:rPr>
                      <w:rFonts w:eastAsiaTheme="minorEastAsia"/>
                      <w:sz w:val="14"/>
                      <w:szCs w:val="14"/>
                    </w:rPr>
                  </w:pPr>
                  <w:r>
                    <w:rPr>
                      <w:rFonts w:eastAsiaTheme="minorEastAsia"/>
                      <w:sz w:val="14"/>
                      <w:szCs w:val="14"/>
                    </w:rPr>
                    <w:t>on DSP side</w:t>
                  </w:r>
                </w:p>
                <w:p w14:paraId="7B083E7F" w14:textId="77777777" w:rsidR="00DE5A65" w:rsidRPr="001246F2" w:rsidRDefault="00DE5A65" w:rsidP="0050781B">
                  <w:pPr>
                    <w:spacing w:line="20" w:lineRule="exact"/>
                    <w:rPr>
                      <w:rFonts w:eastAsiaTheme="minorEastAsia"/>
                      <w:sz w:val="14"/>
                      <w:szCs w:val="14"/>
                    </w:rPr>
                  </w:pPr>
                </w:p>
              </w:txbxContent>
            </v:textbox>
          </v:shape>
        </w:pict>
      </w:r>
      <w:r>
        <w:rPr>
          <w:rFonts w:asciiTheme="minorHAnsi" w:eastAsiaTheme="minorEastAsia" w:hAnsiTheme="minorHAnsi" w:cstheme="minorHAnsi"/>
        </w:rPr>
        <w:pict w14:anchorId="10CD2811">
          <v:rect id="矩形 18" o:spid="_x0000_s2226" style="position:absolute;left:0;text-align:left;margin-left:129pt;margin-top:203.8pt;width:74.5pt;height:9pt;z-index:25164697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" filled="f" strokecolor="red" strokeweight="1.5pt"/>
        </w:pict>
      </w:r>
      <w:r>
        <w:rPr>
          <w:rFonts w:asciiTheme="minorHAnsi" w:eastAsiaTheme="minorEastAsia" w:hAnsiTheme="minorHAnsi" w:cstheme="minorHAnsi"/>
          <w:noProof/>
        </w:rPr>
        <w:pict w14:anchorId="4D36E74D">
          <v:rect id="_x0000_s2227" style="position:absolute;left:0;text-align:left;margin-left:129pt;margin-top:251.05pt;width:139.05pt;height:10.55pt;z-index:25164800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" filled="f" strokecolor="red" strokeweight="1.5pt"/>
        </w:pict>
      </w:r>
      <w:r w:rsidR="0050781B">
        <w:rPr>
          <w:rFonts w:eastAsiaTheme="minorEastAsia"/>
          <w:noProof/>
        </w:rPr>
        <w:drawing>
          <wp:inline distT="0" distB="0" distL="0" distR="0" wp14:anchorId="18B9643D" wp14:editId="123F6A1B">
            <wp:extent cx="5740106" cy="4025774"/>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a:picLocks noChangeAspect="1" noChangeArrowheads="1"/>
                    </pic:cNvPicPr>
                  </pic:nvPicPr>
                  <pic:blipFill rotWithShape="1">
                    <a:blip r:embed="rId51">
                      <a:extLst>
                        <a:ext uri="{28A0092B-C50C-407E-A947-70E740481C1C}">
                          <a14:useLocalDpi xmlns:a14="http://schemas.microsoft.com/office/drawing/2010/main" val="0"/>
                        </a:ext>
                      </a:extLst>
                    </a:blip>
                    <a:srcRect l="11233" r="8564"/>
                    <a:stretch/>
                  </pic:blipFill>
                  <pic:spPr bwMode="auto">
                    <a:xfrm>
                      <a:off x="0" y="0"/>
                      <a:ext cx="5761492" cy="4040773"/>
                    </a:xfrm>
                    <a:prstGeom prst="rect">
                      <a:avLst/>
                    </a:prstGeom>
                    <a:noFill/>
                    <a:ln>
                      <a:noFill/>
                    </a:ln>
                    <a:extLst>
                      <a:ext uri="{53640926-AAD7-44D8-BBD7-CCE9431645EC}">
                        <a14:shadowObscured xmlns:a14="http://schemas.microsoft.com/office/drawing/2010/main"/>
                      </a:ext>
                    </a:extLst>
                  </pic:spPr>
                </pic:pic>
              </a:graphicData>
            </a:graphic>
          </wp:inline>
        </w:drawing>
      </w:r>
    </w:p>
    <w:p w14:paraId="76370EC4" w14:textId="516338D4" w:rsidR="0050781B" w:rsidRPr="00AA5C0F" w:rsidRDefault="0050781B" w:rsidP="10853FB9">
      <w:pPr>
        <w:pStyle w:val="FigureCaption"/>
        <w:rPr>
          <w:rFonts w:asciiTheme="minorHAnsi" w:eastAsiaTheme="minorEastAsia" w:hAnsiTheme="minorHAnsi" w:cstheme="minorBidi"/>
        </w:rPr>
      </w:pPr>
      <w:bookmarkStart w:id="124" w:name="_Toc136611248"/>
      <w:r w:rsidRPr="10853FB9">
        <w:rPr>
          <w:rFonts w:asciiTheme="minorHAnsi" w:hAnsiTheme="minorHAnsi" w:cstheme="minorBidi"/>
        </w:rPr>
        <w:t xml:space="preserve">Figure </w:t>
      </w:r>
      <w:r w:rsidR="006662CC">
        <w:rPr>
          <w:rFonts w:asciiTheme="minorHAnsi" w:hAnsiTheme="minorHAnsi" w:cstheme="minorBidi"/>
        </w:rPr>
        <w:fldChar w:fldCharType="begin"/>
      </w:r>
      <w:r w:rsidR="006662CC">
        <w:rPr>
          <w:rFonts w:asciiTheme="minorHAnsi" w:hAnsiTheme="minorHAnsi" w:cstheme="minorBidi"/>
        </w:rPr>
        <w:instrText xml:space="preserve"> STYLEREF 1 \s </w:instrText>
      </w:r>
      <w:r w:rsidR="006662CC">
        <w:rPr>
          <w:rFonts w:asciiTheme="minorHAnsi" w:hAnsiTheme="minorHAnsi" w:cstheme="minorBidi"/>
        </w:rPr>
        <w:fldChar w:fldCharType="separate"/>
      </w:r>
      <w:r w:rsidR="006662CC">
        <w:rPr>
          <w:rFonts w:asciiTheme="minorHAnsi" w:hAnsiTheme="minorHAnsi" w:cstheme="minorBidi"/>
          <w:noProof/>
        </w:rPr>
        <w:t>5</w:t>
      </w:r>
      <w:r w:rsidR="006662CC">
        <w:rPr>
          <w:rFonts w:asciiTheme="minorHAnsi" w:hAnsiTheme="minorHAnsi" w:cstheme="minorBidi"/>
        </w:rPr>
        <w:fldChar w:fldCharType="end"/>
      </w:r>
      <w:r w:rsidR="006662CC">
        <w:rPr>
          <w:rFonts w:asciiTheme="minorHAnsi" w:hAnsiTheme="minorHAnsi" w:cstheme="minorBidi"/>
        </w:rPr>
        <w:noBreakHyphen/>
      </w:r>
      <w:r w:rsidR="006662CC">
        <w:rPr>
          <w:rFonts w:asciiTheme="minorHAnsi" w:hAnsiTheme="minorHAnsi" w:cstheme="minorBidi"/>
        </w:rPr>
        <w:fldChar w:fldCharType="begin"/>
      </w:r>
      <w:r w:rsidR="006662CC">
        <w:rPr>
          <w:rFonts w:asciiTheme="minorHAnsi" w:hAnsiTheme="minorHAnsi" w:cstheme="minorBidi"/>
        </w:rPr>
        <w:instrText xml:space="preserve"> SEQ Figure \* ARABIC \s 1 </w:instrText>
      </w:r>
      <w:r w:rsidR="006662CC">
        <w:rPr>
          <w:rFonts w:asciiTheme="minorHAnsi" w:hAnsiTheme="minorHAnsi" w:cstheme="minorBidi"/>
        </w:rPr>
        <w:fldChar w:fldCharType="separate"/>
      </w:r>
      <w:r w:rsidR="006662CC">
        <w:rPr>
          <w:rFonts w:asciiTheme="minorHAnsi" w:hAnsiTheme="minorHAnsi" w:cstheme="minorBidi"/>
          <w:noProof/>
        </w:rPr>
        <w:t>7</w:t>
      </w:r>
      <w:r w:rsidR="006662CC">
        <w:rPr>
          <w:rFonts w:asciiTheme="minorHAnsi" w:hAnsiTheme="minorHAnsi" w:cstheme="minorBidi"/>
        </w:rPr>
        <w:fldChar w:fldCharType="end"/>
      </w:r>
      <w:r w:rsidRPr="10853FB9">
        <w:rPr>
          <w:rFonts w:asciiTheme="minorHAnsi" w:hAnsiTheme="minorHAnsi" w:cstheme="minorBidi"/>
        </w:rPr>
        <w:t xml:space="preserve">. </w:t>
      </w:r>
      <w:r w:rsidRPr="10853FB9">
        <w:rPr>
          <w:rFonts w:asciiTheme="minorHAnsi" w:eastAsiaTheme="minorEastAsia" w:hAnsiTheme="minorHAnsi" w:cstheme="minorBidi"/>
        </w:rPr>
        <w:t>Aurisys Control Flow</w:t>
      </w:r>
      <w:bookmarkEnd w:id="124"/>
    </w:p>
    <w:p w14:paraId="393E6DB0" w14:textId="77777777" w:rsidR="0050781B" w:rsidRDefault="10853FB9" w:rsidP="10853FB9">
      <w:pPr>
        <w:rPr>
          <w:rFonts w:eastAsiaTheme="minorEastAsia"/>
        </w:rPr>
      </w:pPr>
      <w:r w:rsidRPr="10853FB9">
        <w:rPr>
          <w:rFonts w:eastAsiaTheme="minorEastAsia"/>
        </w:rPr>
        <w:t xml:space="preserve">The following legacy API functions are removed because MTK integrates them into </w:t>
      </w:r>
      <w:r w:rsidRPr="10853FB9">
        <w:rPr>
          <w:rFonts w:ascii="Courier New" w:eastAsiaTheme="minorEastAsia" w:hAnsi="Courier New" w:cs="Courier New"/>
          <w:i/>
          <w:iCs/>
        </w:rPr>
        <w:t>arsi_query_working_buf_size()</w:t>
      </w:r>
      <w:r w:rsidRPr="10853FB9">
        <w:rPr>
          <w:rFonts w:ascii="Courier New" w:eastAsiaTheme="minorEastAsia" w:hAnsi="Courier New" w:cs="Courier New"/>
        </w:rPr>
        <w:t xml:space="preserve"> </w:t>
      </w:r>
      <w:r w:rsidRPr="10853FB9">
        <w:rPr>
          <w:rFonts w:eastAsiaTheme="minorEastAsia"/>
        </w:rPr>
        <w:t xml:space="preserve">and </w:t>
      </w:r>
      <w:r w:rsidRPr="10853FB9">
        <w:rPr>
          <w:rFonts w:ascii="Courier New" w:eastAsiaTheme="minorEastAsia" w:hAnsi="Courier New" w:cs="Courier New"/>
          <w:i/>
          <w:iCs/>
        </w:rPr>
        <w:t>arsi_create_handler()</w:t>
      </w:r>
      <w:r w:rsidRPr="10853FB9">
        <w:rPr>
          <w:rFonts w:eastAsiaTheme="minorEastAsia"/>
        </w:rPr>
        <w:t>.</w:t>
      </w:r>
    </w:p>
    <w:p w14:paraId="2B02D5C6" w14:textId="77777777" w:rsidR="0050781B" w:rsidRPr="00793238" w:rsidRDefault="10853FB9" w:rsidP="10853FB9">
      <w:pPr>
        <w:pStyle w:val="af0"/>
        <w:numPr>
          <w:ilvl w:val="0"/>
          <w:numId w:val="11"/>
        </w:numPr>
        <w:rPr>
          <w:rFonts w:ascii="Courier New" w:eastAsiaTheme="minorEastAsia" w:hAnsi="Courier New" w:cs="Courier New"/>
        </w:rPr>
      </w:pPr>
      <w:r w:rsidRPr="10853FB9">
        <w:rPr>
          <w:rFonts w:ascii="Courier New" w:eastAsiaTheme="minorEastAsia" w:hAnsi="Courier New" w:cs="Courier New"/>
          <w:i/>
          <w:iCs/>
        </w:rPr>
        <w:t>arsi_is_support_slb()</w:t>
      </w:r>
    </w:p>
    <w:p w14:paraId="26CFE8CB" w14:textId="77777777" w:rsidR="0050781B" w:rsidRPr="00793238" w:rsidRDefault="10853FB9" w:rsidP="10853FB9">
      <w:pPr>
        <w:pStyle w:val="af0"/>
        <w:numPr>
          <w:ilvl w:val="0"/>
          <w:numId w:val="11"/>
        </w:numPr>
        <w:rPr>
          <w:rFonts w:ascii="Courier New" w:eastAsiaTheme="minorEastAsia" w:hAnsi="Courier New" w:cs="Courier New"/>
        </w:rPr>
      </w:pPr>
      <w:r w:rsidRPr="10853FB9">
        <w:rPr>
          <w:rFonts w:ascii="Courier New" w:eastAsiaTheme="minorEastAsia" w:hAnsi="Courier New" w:cs="Courier New"/>
          <w:i/>
          <w:iCs/>
        </w:rPr>
        <w:t>arsi_query_working_buf_size_with_slb()</w:t>
      </w:r>
    </w:p>
    <w:p w14:paraId="112281C0" w14:textId="77777777" w:rsidR="0050781B" w:rsidRPr="00793238" w:rsidRDefault="10853FB9" w:rsidP="10853FB9">
      <w:pPr>
        <w:pStyle w:val="af0"/>
        <w:numPr>
          <w:ilvl w:val="0"/>
          <w:numId w:val="11"/>
        </w:numPr>
        <w:rPr>
          <w:rFonts w:ascii="Courier New" w:eastAsiaTheme="minorEastAsia" w:hAnsi="Courier New" w:cs="Courier New"/>
        </w:rPr>
      </w:pPr>
      <w:r w:rsidRPr="10853FB9">
        <w:rPr>
          <w:rFonts w:ascii="Courier New" w:eastAsiaTheme="minorEastAsia" w:hAnsi="Courier New" w:cs="Courier New"/>
          <w:i/>
          <w:iCs/>
        </w:rPr>
        <w:t>arsi_create_handler_with_slb()</w:t>
      </w:r>
    </w:p>
    <w:p w14:paraId="73D85998" w14:textId="77777777" w:rsidR="0050781B" w:rsidRDefault="0050781B" w:rsidP="0050781B">
      <w:pPr>
        <w:adjustRightInd/>
        <w:snapToGrid/>
        <w:spacing w:before="0" w:after="0" w:line="240" w:lineRule="auto"/>
        <w:jc w:val="left"/>
        <w:rPr>
          <w:rFonts w:eastAsiaTheme="minorEastAsia"/>
        </w:rPr>
      </w:pPr>
      <w:r>
        <w:rPr>
          <w:rFonts w:eastAsiaTheme="minorEastAsia"/>
        </w:rPr>
        <w:br w:type="page"/>
      </w:r>
    </w:p>
    <w:p w14:paraId="4DF21AEC" w14:textId="77777777" w:rsidR="0050781B" w:rsidRDefault="10853FB9" w:rsidP="10853FB9">
      <w:pPr>
        <w:rPr>
          <w:rFonts w:eastAsiaTheme="minorEastAsia"/>
        </w:rPr>
      </w:pPr>
      <w:r w:rsidRPr="10853FB9">
        <w:rPr>
          <w:rFonts w:ascii="Courier New" w:eastAsiaTheme="minorEastAsia" w:hAnsi="Courier New" w:cs="Courier New"/>
          <w:b/>
          <w:bCs/>
        </w:rPr>
        <w:lastRenderedPageBreak/>
        <w:t>arsi_query_working_buffer()</w:t>
      </w:r>
      <w:r w:rsidRPr="10853FB9">
        <w:rPr>
          <w:rFonts w:eastAsiaTheme="minorEastAsia"/>
        </w:rPr>
        <w:t xml:space="preserve">: This API function queries the size of the working buffer on SLB/L2SRAM/DRAM needed by the library. The expected working buffer size can be specified by designating values to the </w:t>
      </w:r>
      <w:r w:rsidRPr="10853FB9">
        <w:rPr>
          <w:rFonts w:ascii="Courier New" w:eastAsiaTheme="minorEastAsia" w:hAnsi="Courier New" w:cs="Courier New"/>
          <w:b/>
          <w:bCs/>
        </w:rPr>
        <w:t>p_work_buf_size</w:t>
      </w:r>
      <w:r w:rsidRPr="10853FB9">
        <w:rPr>
          <w:rFonts w:eastAsiaTheme="minorEastAsia"/>
        </w:rPr>
        <w:t xml:space="preserve"> array (in bytes), in which the element represents to corresponding memory. When choosing  the working buffers’ size, the library must check the </w:t>
      </w:r>
      <w:r w:rsidRPr="10853FB9">
        <w:rPr>
          <w:rFonts w:ascii="Courier New" w:eastAsiaTheme="minorEastAsia" w:hAnsi="Courier New" w:cs="Courier New"/>
          <w:b/>
          <w:bCs/>
        </w:rPr>
        <w:t>p_avail_memory_size</w:t>
      </w:r>
      <w:r w:rsidRPr="10853FB9">
        <w:rPr>
          <w:rFonts w:eastAsiaTheme="minorEastAsia"/>
        </w:rPr>
        <w:t xml:space="preserve"> array, which provides the available size of each memory at the point.</w:t>
      </w:r>
    </w:p>
    <w:p w14:paraId="5BFFAF91" w14:textId="77777777" w:rsidR="0050781B" w:rsidRPr="00DC1F34" w:rsidRDefault="10853FB9" w:rsidP="10853FB9">
      <w:pPr>
        <w:rPr>
          <w:rFonts w:eastAsiaTheme="minorEastAsia"/>
        </w:rPr>
      </w:pPr>
      <w:r w:rsidRPr="10853FB9">
        <w:rPr>
          <w:rFonts w:eastAsiaTheme="minorEastAsia"/>
        </w:rPr>
        <w:t xml:space="preserve">The library </w:t>
      </w:r>
      <w:r w:rsidRPr="10853FB9">
        <w:rPr>
          <w:rFonts w:eastAsiaTheme="minorEastAsia"/>
          <w:b/>
          <w:bCs/>
        </w:rPr>
        <w:t>must not</w:t>
      </w:r>
      <w:r w:rsidRPr="10853FB9">
        <w:rPr>
          <w:rFonts w:eastAsiaTheme="minorEastAsia"/>
        </w:rPr>
        <w:t xml:space="preserve"> return a size larger than provided available size, and the default value of SLB/L2SRAM size is 0 if the library does not determine the preferred size. Aurisys framework will then allocate memory according to the chosen size.</w:t>
      </w:r>
    </w:p>
    <w:p w14:paraId="7AFF33BA" w14:textId="77777777" w:rsidR="0050781B" w:rsidRDefault="00000000" w:rsidP="0050781B">
      <w:r>
        <w:pict w14:anchorId="03084E55">
          <v:shape id="_x0000_s2258" type="#_x0000_t202" style="width:443.5pt;height:212.3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_x0000_s2258">
              <w:txbxContent>
                <w:p w14:paraId="06527FA8" w14:textId="77777777" w:rsidR="00DE5A65" w:rsidRPr="00752727" w:rsidRDefault="00DE5A65" w:rsidP="0050781B">
                  <w:pPr>
                    <w:spacing w:line="0" w:lineRule="atLeast"/>
                    <w:jc w:val="left"/>
                    <w:rPr>
                      <w:rFonts w:eastAsiaTheme="minorEastAsia"/>
                      <w:sz w:val="16"/>
                      <w:szCs w:val="16"/>
                    </w:rPr>
                  </w:pPr>
                  <w:r w:rsidRPr="00752727">
                    <w:rPr>
                      <w:rFonts w:eastAsiaTheme="minorEastAsia"/>
                      <w:color w:val="808080" w:themeColor="background1" w:themeShade="80"/>
                      <w:sz w:val="16"/>
                      <w:szCs w:val="16"/>
                    </w:rPr>
                    <w:tab/>
                  </w:r>
                  <w:r w:rsidRPr="00DC1F34">
                    <w:rPr>
                      <w:rFonts w:eastAsiaTheme="minorEastAsia"/>
                      <w:color w:val="808080" w:themeColor="background1" w:themeShade="80"/>
                      <w:sz w:val="16"/>
                      <w:szCs w:val="16"/>
                    </w:rPr>
                    <w:t>/**</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 =========================================================================</w:t>
                  </w:r>
                  <w:r w:rsidRPr="00DC1F34">
                    <w:rPr>
                      <w:rFonts w:eastAsiaTheme="minorEastAsia"/>
                      <w:color w:val="808080" w:themeColor="background1" w:themeShade="80"/>
                      <w:sz w:val="16"/>
                      <w:szCs w:val="16"/>
                    </w:rPr>
                    <w:br/>
                    <w:t xml:space="preserve"> </w:t>
                  </w:r>
                  <w:r w:rsidRPr="00752727">
                    <w:rPr>
                      <w:rFonts w:eastAsiaTheme="minorEastAsia"/>
                      <w:color w:val="808080" w:themeColor="background1" w:themeShade="80"/>
                      <w:sz w:val="16"/>
                      <w:szCs w:val="16"/>
                    </w:rPr>
                    <w:tab/>
                  </w:r>
                  <w:r>
                    <w:rPr>
                      <w:rFonts w:eastAsiaTheme="minorEastAsia"/>
                      <w:color w:val="808080" w:themeColor="background1" w:themeShade="80"/>
                      <w:sz w:val="16"/>
                      <w:szCs w:val="16"/>
                    </w:rPr>
                    <w:t xml:space="preserve"> </w:t>
                  </w:r>
                  <w:r w:rsidRPr="00DC1F34">
                    <w:rPr>
                      <w:rFonts w:eastAsiaTheme="minorEastAsia"/>
                      <w:color w:val="808080" w:themeColor="background1" w:themeShade="80"/>
                      <w:sz w:val="16"/>
                      <w:szCs w:val="16"/>
                    </w:rPr>
                    <w:t>*  @brief Query the size of the working buffer</w:t>
                  </w:r>
                  <w:r w:rsidRPr="00DC1F34">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r>
                  <w:r>
                    <w:rPr>
                      <w:rFonts w:eastAsiaTheme="minorEastAsia"/>
                      <w:color w:val="808080" w:themeColor="background1" w:themeShade="80"/>
                      <w:sz w:val="16"/>
                      <w:szCs w:val="16"/>
                    </w:rPr>
                    <w:t xml:space="preserve"> </w:t>
                  </w:r>
                  <w:r w:rsidRPr="00DC1F34">
                    <w:rPr>
                      <w:rFonts w:eastAsiaTheme="minorEastAsia"/>
                      <w:color w:val="808080" w:themeColor="background1" w:themeShade="80"/>
                      <w:sz w:val="16"/>
                      <w:szCs w:val="16"/>
                    </w:rPr>
                    <w:t>*</w:t>
                  </w:r>
                  <w:r w:rsidRPr="00DC1F34">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r>
                  <w:r>
                    <w:rPr>
                      <w:rFonts w:eastAsiaTheme="minorEastAsia"/>
                      <w:color w:val="808080" w:themeColor="background1" w:themeShade="80"/>
                      <w:sz w:val="16"/>
                      <w:szCs w:val="16"/>
                    </w:rPr>
                    <w:t xml:space="preserve"> </w:t>
                  </w:r>
                  <w:r w:rsidRPr="00DC1F34">
                    <w:rPr>
                      <w:rFonts w:eastAsiaTheme="minorEastAsia"/>
                      <w:color w:val="808080" w:themeColor="background1" w:themeShade="80"/>
                      <w:sz w:val="16"/>
                      <w:szCs w:val="16"/>
                    </w:rPr>
                    <w:t>*  @param[in]  p_arsi_task_config the task configure</w:t>
                  </w:r>
                  <w:r w:rsidRPr="00DC1F34">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r>
                  <w:r w:rsidRPr="00DC1F34">
                    <w:rPr>
                      <w:rFonts w:eastAsiaTheme="minorEastAsia"/>
                      <w:color w:val="808080" w:themeColor="background1" w:themeShade="80"/>
                      <w:sz w:val="16"/>
                      <w:szCs w:val="16"/>
                    </w:rPr>
                    <w:t xml:space="preserve"> *  @param[in]  p_arsi_lib_config the lib configure</w:t>
                  </w:r>
                  <w:r w:rsidRPr="00DC1F34">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r>
                  <w:r w:rsidRPr="00DC1F34">
                    <w:rPr>
                      <w:rFonts w:eastAsiaTheme="minorEastAsia"/>
                      <w:color w:val="808080" w:themeColor="background1" w:themeShade="80"/>
                      <w:sz w:val="16"/>
                      <w:szCs w:val="16"/>
                    </w:rPr>
                    <w:t xml:space="preserve"> *  @param[out] p_work_buf should specify preferred working buffer size with this structure</w:t>
                  </w:r>
                  <w:r w:rsidRPr="00DC1F34">
                    <w:rPr>
                      <w:rFonts w:eastAsiaTheme="minorEastAsia"/>
                      <w:color w:val="808080" w:themeColor="background1" w:themeShade="80"/>
                      <w:sz w:val="16"/>
                      <w:szCs w:val="16"/>
                    </w:rPr>
                    <w:br/>
                  </w:r>
                  <w:r w:rsidRPr="00752727">
                    <w:rPr>
                      <w:rFonts w:eastAsiaTheme="minorEastAsia"/>
                      <w:color w:val="808080" w:themeColor="background1" w:themeShade="80"/>
                      <w:sz w:val="16"/>
                      <w:szCs w:val="16"/>
                    </w:rPr>
                    <w:tab/>
                  </w:r>
                  <w:r w:rsidRPr="00DC1F34">
                    <w:rPr>
                      <w:rFonts w:eastAsiaTheme="minorEastAsia"/>
                      <w:color w:val="808080" w:themeColor="background1" w:themeShade="80"/>
                      <w:sz w:val="16"/>
                      <w:szCs w:val="16"/>
                    </w:rPr>
                    <w:t xml:space="preserve"> *                           support SLB/L2SRAM/DRAM on DSP side!</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  @param[in]  p_avail_memory_size available size for working buffer on each memory</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  @param[in]  debug_log_fp debug print function pointer</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  @return status_t</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 =========================================================================</w:t>
                  </w:r>
                  <w:r w:rsidRPr="00DC1F34">
                    <w:rPr>
                      <w:rFonts w:eastAsiaTheme="minorEastAsia"/>
                      <w:color w:val="808080" w:themeColor="background1" w:themeShade="80"/>
                      <w:sz w:val="16"/>
                      <w:szCs w:val="16"/>
                    </w:rPr>
                    <w:br/>
                  </w:r>
                  <w:r w:rsidRPr="00DC1F34">
                    <w:rPr>
                      <w:rFonts w:eastAsiaTheme="minorEastAsia"/>
                      <w:color w:val="808080" w:themeColor="background1" w:themeShade="80"/>
                      <w:sz w:val="16"/>
                      <w:szCs w:val="16"/>
                    </w:rPr>
                    <w:tab/>
                    <w:t xml:space="preserve"> */</w:t>
                  </w:r>
                  <w:r>
                    <w:rPr>
                      <w:rFonts w:eastAsiaTheme="minorEastAsia"/>
                      <w:sz w:val="16"/>
                      <w:szCs w:val="16"/>
                    </w:rPr>
                    <w:br/>
                  </w:r>
                  <w:r w:rsidRPr="00DC1F34">
                    <w:rPr>
                      <w:rFonts w:eastAsiaTheme="minorEastAsia"/>
                      <w:sz w:val="16"/>
                      <w:szCs w:val="16"/>
                    </w:rPr>
                    <w:tab/>
                    <w:t>status_t (*</w:t>
                  </w:r>
                  <w:r w:rsidRPr="00DC1F34">
                    <w:rPr>
                      <w:rFonts w:eastAsiaTheme="minorEastAsia"/>
                      <w:b/>
                      <w:bCs/>
                      <w:color w:val="33CC33"/>
                      <w:sz w:val="16"/>
                      <w:szCs w:val="16"/>
                    </w:rPr>
                    <w:t>arsi_query_working_buf_size</w:t>
                  </w:r>
                  <w:r w:rsidRPr="00DC1F34">
                    <w:rPr>
                      <w:rFonts w:eastAsiaTheme="minorEastAsia"/>
                      <w:sz w:val="16"/>
                      <w:szCs w:val="16"/>
                    </w:rPr>
                    <w:t>)(</w:t>
                  </w:r>
                  <w:r>
                    <w:rPr>
                      <w:rFonts w:eastAsiaTheme="minorEastAsia"/>
                      <w:sz w:val="16"/>
                      <w:szCs w:val="16"/>
                    </w:rPr>
                    <w:br/>
                  </w:r>
                  <w:r w:rsidRPr="00DC1F34">
                    <w:rPr>
                      <w:rFonts w:eastAsiaTheme="minorEastAsia"/>
                      <w:sz w:val="16"/>
                      <w:szCs w:val="16"/>
                    </w:rPr>
                    <w:tab/>
                  </w:r>
                  <w:r w:rsidRPr="00DC1F34">
                    <w:rPr>
                      <w:rFonts w:eastAsiaTheme="minorEastAsia"/>
                      <w:sz w:val="16"/>
                      <w:szCs w:val="16"/>
                    </w:rPr>
                    <w:tab/>
                    <w:t>const arsi_task_config_t *p_arsi_task_config,</w:t>
                  </w:r>
                  <w:r>
                    <w:rPr>
                      <w:rFonts w:eastAsiaTheme="minorEastAsia"/>
                      <w:sz w:val="16"/>
                      <w:szCs w:val="16"/>
                    </w:rPr>
                    <w:br/>
                  </w:r>
                  <w:r w:rsidRPr="00DC1F34">
                    <w:rPr>
                      <w:rFonts w:eastAsiaTheme="minorEastAsia"/>
                      <w:sz w:val="16"/>
                      <w:szCs w:val="16"/>
                    </w:rPr>
                    <w:tab/>
                  </w:r>
                  <w:r w:rsidRPr="00DC1F34">
                    <w:rPr>
                      <w:rFonts w:eastAsiaTheme="minorEastAsia"/>
                      <w:sz w:val="16"/>
                      <w:szCs w:val="16"/>
                    </w:rPr>
                    <w:tab/>
                    <w:t xml:space="preserve">const arsi_lib_config_t  </w:t>
                  </w:r>
                  <w:r>
                    <w:rPr>
                      <w:rFonts w:eastAsiaTheme="minorEastAsia"/>
                      <w:sz w:val="16"/>
                      <w:szCs w:val="16"/>
                    </w:rPr>
                    <w:t xml:space="preserve">  </w:t>
                  </w:r>
                  <w:r w:rsidRPr="00DC1F34">
                    <w:rPr>
                      <w:rFonts w:eastAsiaTheme="minorEastAsia"/>
                      <w:sz w:val="16"/>
                      <w:szCs w:val="16"/>
                    </w:rPr>
                    <w:t>*p_arsi_lib_config,</w:t>
                  </w:r>
                  <w:r>
                    <w:rPr>
                      <w:rFonts w:eastAsiaTheme="minorEastAsia"/>
                      <w:sz w:val="16"/>
                      <w:szCs w:val="16"/>
                    </w:rPr>
                    <w:br/>
                  </w:r>
                  <w:r w:rsidRPr="00DC1F34">
                    <w:rPr>
                      <w:rFonts w:eastAsiaTheme="minorEastAsia"/>
                      <w:sz w:val="16"/>
                      <w:szCs w:val="16"/>
                    </w:rPr>
                    <w:tab/>
                  </w:r>
                  <w:r w:rsidRPr="00DC1F34">
                    <w:rPr>
                      <w:rFonts w:eastAsiaTheme="minorEastAsia"/>
                      <w:sz w:val="16"/>
                      <w:szCs w:val="16"/>
                    </w:rPr>
                    <w:tab/>
                  </w:r>
                  <w:r w:rsidRPr="00DC1F34">
                    <w:rPr>
                      <w:rFonts w:eastAsiaTheme="minorEastAsia"/>
                      <w:color w:val="FF0000"/>
                      <w:sz w:val="16"/>
                      <w:szCs w:val="16"/>
                    </w:rPr>
                    <w:t xml:space="preserve">uint32_t                 </w:t>
                  </w:r>
                  <w:r>
                    <w:rPr>
                      <w:rFonts w:eastAsiaTheme="minorEastAsia"/>
                      <w:color w:val="FF0000"/>
                      <w:sz w:val="16"/>
                      <w:szCs w:val="16"/>
                    </w:rPr>
                    <w:t xml:space="preserve">            </w:t>
                  </w:r>
                  <w:r w:rsidRPr="00DC1F34">
                    <w:rPr>
                      <w:rFonts w:eastAsiaTheme="minorEastAsia"/>
                      <w:color w:val="FF0000"/>
                      <w:sz w:val="16"/>
                      <w:szCs w:val="16"/>
                    </w:rPr>
                    <w:t>*p_work_buf_size</w:t>
                  </w:r>
                  <w:r w:rsidRPr="00DC1F34">
                    <w:rPr>
                      <w:rFonts w:eastAsiaTheme="minorEastAsia"/>
                      <w:sz w:val="16"/>
                      <w:szCs w:val="16"/>
                    </w:rPr>
                    <w:t>,</w:t>
                  </w:r>
                  <w:r>
                    <w:rPr>
                      <w:rFonts w:eastAsiaTheme="minorEastAsia"/>
                      <w:sz w:val="16"/>
                      <w:szCs w:val="16"/>
                    </w:rPr>
                    <w:br/>
                  </w:r>
                  <w:r w:rsidRPr="00DC1F34">
                    <w:rPr>
                      <w:rFonts w:eastAsiaTheme="minorEastAsia"/>
                      <w:sz w:val="16"/>
                      <w:szCs w:val="16"/>
                    </w:rPr>
                    <w:tab/>
                  </w:r>
                  <w:r w:rsidRPr="00DC1F34">
                    <w:rPr>
                      <w:rFonts w:eastAsiaTheme="minorEastAsia"/>
                      <w:sz w:val="16"/>
                      <w:szCs w:val="16"/>
                    </w:rPr>
                    <w:tab/>
                  </w:r>
                  <w:r w:rsidRPr="00DC1F34">
                    <w:rPr>
                      <w:rFonts w:eastAsiaTheme="minorEastAsia"/>
                      <w:color w:val="FF0000"/>
                      <w:sz w:val="16"/>
                      <w:szCs w:val="16"/>
                    </w:rPr>
                    <w:t xml:space="preserve">const uint32_t           </w:t>
                  </w:r>
                  <w:r>
                    <w:rPr>
                      <w:rFonts w:eastAsiaTheme="minorEastAsia"/>
                      <w:color w:val="FF0000"/>
                      <w:sz w:val="16"/>
                      <w:szCs w:val="16"/>
                    </w:rPr>
                    <w:t xml:space="preserve">       </w:t>
                  </w:r>
                  <w:r w:rsidRPr="00DC1F34">
                    <w:rPr>
                      <w:rFonts w:eastAsiaTheme="minorEastAsia"/>
                      <w:color w:val="FF0000"/>
                      <w:sz w:val="16"/>
                      <w:szCs w:val="16"/>
                    </w:rPr>
                    <w:t>*p_avail_memory_size</w:t>
                  </w:r>
                  <w:r w:rsidRPr="00DC1F34">
                    <w:rPr>
                      <w:rFonts w:eastAsiaTheme="minorEastAsia"/>
                      <w:sz w:val="16"/>
                      <w:szCs w:val="16"/>
                    </w:rPr>
                    <w:t>,</w:t>
                  </w:r>
                  <w:r>
                    <w:rPr>
                      <w:rFonts w:eastAsiaTheme="minorEastAsia"/>
                      <w:sz w:val="16"/>
                      <w:szCs w:val="16"/>
                    </w:rPr>
                    <w:br/>
                  </w:r>
                  <w:r w:rsidRPr="00DC1F34">
                    <w:rPr>
                      <w:rFonts w:eastAsiaTheme="minorEastAsia"/>
                      <w:sz w:val="16"/>
                      <w:szCs w:val="16"/>
                    </w:rPr>
                    <w:tab/>
                  </w:r>
                  <w:r w:rsidRPr="00DC1F34">
                    <w:rPr>
                      <w:rFonts w:eastAsiaTheme="minorEastAsia"/>
                      <w:sz w:val="16"/>
                      <w:szCs w:val="16"/>
                    </w:rPr>
                    <w:tab/>
                    <w:t xml:space="preserve">const debug_log_fp_t      </w:t>
                  </w:r>
                  <w:r>
                    <w:rPr>
                      <w:rFonts w:eastAsiaTheme="minorEastAsia"/>
                      <w:sz w:val="16"/>
                      <w:szCs w:val="16"/>
                    </w:rPr>
                    <w:t xml:space="preserve"> </w:t>
                  </w:r>
                  <w:r w:rsidRPr="00DC1F34">
                    <w:rPr>
                      <w:rFonts w:eastAsiaTheme="minorEastAsia"/>
                      <w:sz w:val="16"/>
                      <w:szCs w:val="16"/>
                    </w:rPr>
                    <w:t>debug_log_fp);</w:t>
                  </w:r>
                </w:p>
              </w:txbxContent>
            </v:textbox>
            <w10:anchorlock/>
          </v:shape>
        </w:pict>
      </w:r>
    </w:p>
    <w:p w14:paraId="2B704F8C" w14:textId="77777777" w:rsidR="0050781B" w:rsidRPr="000E0822" w:rsidRDefault="10853FB9" w:rsidP="10853FB9">
      <w:pPr>
        <w:rPr>
          <w:rFonts w:eastAsiaTheme="minorEastAsia"/>
        </w:rPr>
      </w:pPr>
      <w:r>
        <w:t>When the aurisys framework calls </w:t>
      </w:r>
      <w:r w:rsidRPr="10853FB9">
        <w:rPr>
          <w:rStyle w:val="af2"/>
          <w:rFonts w:ascii="Courier New" w:hAnsi="Courier New" w:cs="Courier New"/>
          <w:color w:val="0E101A"/>
        </w:rPr>
        <w:t>arsi_create_handler()</w:t>
      </w:r>
      <w:r w:rsidRPr="10853FB9">
        <w:rPr>
          <w:rStyle w:val="af2"/>
          <w:color w:val="0E101A"/>
        </w:rPr>
        <w:t> </w:t>
      </w:r>
      <w:r>
        <w:t>API, the working buffers requested by the library will pass to the library as an input parameter, namely </w:t>
      </w:r>
      <w:r w:rsidRPr="10853FB9">
        <w:rPr>
          <w:rStyle w:val="af2"/>
          <w:rFonts w:ascii="Courier New" w:hAnsi="Courier New" w:cs="Courier New"/>
          <w:color w:val="0E101A"/>
        </w:rPr>
        <w:t>p_work_buf</w:t>
      </w:r>
      <w:r>
        <w:t>, which is an array containing the working buffer of each memory.</w:t>
      </w:r>
    </w:p>
    <w:p w14:paraId="0EA873C5" w14:textId="77777777" w:rsidR="0050781B" w:rsidRDefault="00000000" w:rsidP="0050781B">
      <w:r>
        <w:pict w14:anchorId="70B1C334">
          <v:shape id="文字方塊 38" o:spid="_x0000_s2257" type="#_x0000_t202" style="width:443.5pt;height:229.7pt;visibility:visible;mso-left-percent:-10001;mso-top-percent:-10001;mso-position-horizontal:absolute;mso-position-horizontal-relative:char;mso-position-vertical:absolute;mso-position-vertical-relative:line;mso-left-percent:-10001;mso-top-percent:-10001;v-text-anchor:top" filled="f" strokecolor="black [3213]">
            <v:textbox style="mso-next-textbox:#文字方塊 38">
              <w:txbxContent>
                <w:p w14:paraId="25F80AB4" w14:textId="77777777" w:rsidR="00DE5A65" w:rsidRPr="00752727" w:rsidRDefault="00DE5A65" w:rsidP="0050781B">
                  <w:pPr>
                    <w:spacing w:line="0" w:lineRule="atLeast"/>
                    <w:jc w:val="left"/>
                    <w:rPr>
                      <w:rFonts w:eastAsiaTheme="minorEastAsia"/>
                      <w:sz w:val="16"/>
                      <w:szCs w:val="16"/>
                    </w:rPr>
                  </w:pPr>
                  <w:r w:rsidRPr="00426773">
                    <w:rPr>
                      <w:rFonts w:eastAsiaTheme="minorEastAsia"/>
                      <w:color w:val="808080" w:themeColor="background1" w:themeShade="80"/>
                      <w:sz w:val="16"/>
                      <w:szCs w:val="16"/>
                    </w:rPr>
                    <w:tab/>
                    <w:t>/**</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@brief Create handler and initialize it</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@param[in]  p_arsi_task_config the task configure</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@param[in]  p_arsi_lib_config the lib configure</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@param[in]  p_param_buf the enhancement parameters and lib related configure settings</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@param[out] p_work_buf the allocated buffer and the size is from arsi_query_working_buf_size()</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support SLB/L2SRAM/DRAM on DSP side!</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@param[out] pp_handler the handler of speech enhancement</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@param[in]  debug_log_fp debug print function pointer</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@return status_t</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 =========================================================================</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t xml:space="preserve"> */</w:t>
                  </w:r>
                  <w:r>
                    <w:rPr>
                      <w:rFonts w:eastAsiaTheme="minorEastAsia"/>
                      <w:color w:val="808080" w:themeColor="background1" w:themeShade="80"/>
                      <w:sz w:val="16"/>
                      <w:szCs w:val="16"/>
                    </w:rPr>
                    <w:br/>
                  </w:r>
                  <w:r w:rsidRPr="00426773">
                    <w:rPr>
                      <w:rFonts w:eastAsiaTheme="minorEastAsia"/>
                      <w:color w:val="808080" w:themeColor="background1" w:themeShade="80"/>
                      <w:sz w:val="16"/>
                      <w:szCs w:val="16"/>
                    </w:rPr>
                    <w:tab/>
                  </w:r>
                  <w:r w:rsidRPr="00426773">
                    <w:rPr>
                      <w:rFonts w:eastAsiaTheme="minorEastAsia"/>
                      <w:sz w:val="16"/>
                      <w:szCs w:val="16"/>
                    </w:rPr>
                    <w:t>status_t (*</w:t>
                  </w:r>
                  <w:r w:rsidRPr="00426773">
                    <w:rPr>
                      <w:rFonts w:eastAsiaTheme="minorEastAsia"/>
                      <w:b/>
                      <w:bCs/>
                      <w:color w:val="33CC33"/>
                      <w:sz w:val="16"/>
                      <w:szCs w:val="16"/>
                    </w:rPr>
                    <w:t>arsi_create_handler</w:t>
                  </w:r>
                  <w:r w:rsidRPr="00426773">
                    <w:rPr>
                      <w:rFonts w:eastAsiaTheme="minorEastAsia"/>
                      <w:sz w:val="16"/>
                      <w:szCs w:val="16"/>
                    </w:rPr>
                    <w:t>)(</w:t>
                  </w:r>
                  <w:r w:rsidRPr="00426773">
                    <w:rPr>
                      <w:rFonts w:eastAsiaTheme="minorEastAsia"/>
                      <w:sz w:val="16"/>
                      <w:szCs w:val="16"/>
                    </w:rPr>
                    <w:br/>
                  </w:r>
                  <w:r w:rsidRPr="00426773">
                    <w:rPr>
                      <w:rFonts w:eastAsiaTheme="minorEastAsia"/>
                      <w:sz w:val="16"/>
                      <w:szCs w:val="16"/>
                    </w:rPr>
                    <w:tab/>
                  </w:r>
                  <w:r w:rsidRPr="00426773">
                    <w:rPr>
                      <w:rFonts w:eastAsiaTheme="minorEastAsia"/>
                      <w:sz w:val="16"/>
                      <w:szCs w:val="16"/>
                    </w:rPr>
                    <w:tab/>
                    <w:t>const arsi_task_config_t *p_arsi_task_config,</w:t>
                  </w:r>
                  <w:r w:rsidRPr="00426773">
                    <w:rPr>
                      <w:rFonts w:eastAsiaTheme="minorEastAsia"/>
                      <w:sz w:val="16"/>
                      <w:szCs w:val="16"/>
                    </w:rPr>
                    <w:br/>
                  </w:r>
                  <w:r w:rsidRPr="00426773">
                    <w:rPr>
                      <w:rFonts w:eastAsiaTheme="minorEastAsia"/>
                      <w:sz w:val="16"/>
                      <w:szCs w:val="16"/>
                    </w:rPr>
                    <w:tab/>
                  </w:r>
                  <w:r w:rsidRPr="00426773">
                    <w:rPr>
                      <w:rFonts w:eastAsiaTheme="minorEastAsia"/>
                      <w:sz w:val="16"/>
                      <w:szCs w:val="16"/>
                    </w:rPr>
                    <w:tab/>
                    <w:t xml:space="preserve">const arsi_lib_config_t  </w:t>
                  </w:r>
                  <w:r>
                    <w:rPr>
                      <w:rFonts w:eastAsiaTheme="minorEastAsia"/>
                      <w:sz w:val="16"/>
                      <w:szCs w:val="16"/>
                    </w:rPr>
                    <w:t xml:space="preserve">  </w:t>
                  </w:r>
                  <w:r w:rsidRPr="00426773">
                    <w:rPr>
                      <w:rFonts w:eastAsiaTheme="minorEastAsia"/>
                      <w:sz w:val="16"/>
                      <w:szCs w:val="16"/>
                    </w:rPr>
                    <w:t>*p_arsi_lib_config,</w:t>
                  </w:r>
                  <w:r w:rsidRPr="00426773">
                    <w:rPr>
                      <w:rFonts w:eastAsiaTheme="minorEastAsia"/>
                      <w:sz w:val="16"/>
                      <w:szCs w:val="16"/>
                    </w:rPr>
                    <w:br/>
                  </w:r>
                  <w:r w:rsidRPr="00426773">
                    <w:rPr>
                      <w:rFonts w:eastAsiaTheme="minorEastAsia"/>
                      <w:sz w:val="16"/>
                      <w:szCs w:val="16"/>
                    </w:rPr>
                    <w:tab/>
                  </w:r>
                  <w:r w:rsidRPr="00426773">
                    <w:rPr>
                      <w:rFonts w:eastAsiaTheme="minorEastAsia"/>
                      <w:sz w:val="16"/>
                      <w:szCs w:val="16"/>
                    </w:rPr>
                    <w:tab/>
                    <w:t xml:space="preserve">const data_buf_t         </w:t>
                  </w:r>
                  <w:r>
                    <w:rPr>
                      <w:rFonts w:eastAsiaTheme="minorEastAsia"/>
                      <w:sz w:val="16"/>
                      <w:szCs w:val="16"/>
                    </w:rPr>
                    <w:t xml:space="preserve">     </w:t>
                  </w:r>
                  <w:r w:rsidRPr="00426773">
                    <w:rPr>
                      <w:rFonts w:eastAsiaTheme="minorEastAsia"/>
                      <w:sz w:val="16"/>
                      <w:szCs w:val="16"/>
                    </w:rPr>
                    <w:t>*p_param_buf,</w:t>
                  </w:r>
                  <w:r w:rsidRPr="00426773">
                    <w:rPr>
                      <w:rFonts w:eastAsiaTheme="minorEastAsia"/>
                      <w:sz w:val="16"/>
                      <w:szCs w:val="16"/>
                    </w:rPr>
                    <w:br/>
                  </w:r>
                  <w:r w:rsidRPr="00426773">
                    <w:rPr>
                      <w:rFonts w:eastAsiaTheme="minorEastAsia"/>
                      <w:sz w:val="16"/>
                      <w:szCs w:val="16"/>
                    </w:rPr>
                    <w:tab/>
                  </w:r>
                  <w:r w:rsidRPr="00426773">
                    <w:rPr>
                      <w:rFonts w:eastAsiaTheme="minorEastAsia"/>
                      <w:sz w:val="16"/>
                      <w:szCs w:val="16"/>
                    </w:rPr>
                    <w:tab/>
                  </w:r>
                  <w:r w:rsidRPr="00426773">
                    <w:rPr>
                      <w:rFonts w:eastAsiaTheme="minorEastAsia"/>
                      <w:color w:val="FF0000"/>
                      <w:sz w:val="16"/>
                      <w:szCs w:val="16"/>
                    </w:rPr>
                    <w:t xml:space="preserve">data_buf_t               </w:t>
                  </w:r>
                  <w:r>
                    <w:rPr>
                      <w:rFonts w:eastAsiaTheme="minorEastAsia"/>
                      <w:color w:val="FF0000"/>
                      <w:sz w:val="16"/>
                      <w:szCs w:val="16"/>
                    </w:rPr>
                    <w:t xml:space="preserve">          </w:t>
                  </w:r>
                  <w:r w:rsidRPr="00426773">
                    <w:rPr>
                      <w:rFonts w:eastAsiaTheme="minorEastAsia"/>
                      <w:color w:val="FF0000"/>
                      <w:sz w:val="16"/>
                      <w:szCs w:val="16"/>
                    </w:rPr>
                    <w:t>*p_work_buf</w:t>
                  </w:r>
                  <w:r w:rsidRPr="00426773">
                    <w:rPr>
                      <w:rFonts w:eastAsiaTheme="minorEastAsia"/>
                      <w:sz w:val="16"/>
                      <w:szCs w:val="16"/>
                    </w:rPr>
                    <w:t>,</w:t>
                  </w:r>
                  <w:r>
                    <w:rPr>
                      <w:rFonts w:eastAsiaTheme="minorEastAsia"/>
                      <w:sz w:val="16"/>
                      <w:szCs w:val="16"/>
                    </w:rPr>
                    <w:br/>
                  </w:r>
                  <w:r w:rsidRPr="00426773">
                    <w:rPr>
                      <w:rFonts w:eastAsiaTheme="minorEastAsia"/>
                      <w:sz w:val="16"/>
                      <w:szCs w:val="16"/>
                    </w:rPr>
                    <w:tab/>
                  </w:r>
                  <w:r w:rsidRPr="00426773">
                    <w:rPr>
                      <w:rFonts w:eastAsiaTheme="minorEastAsia"/>
                      <w:sz w:val="16"/>
                      <w:szCs w:val="16"/>
                    </w:rPr>
                    <w:tab/>
                    <w:t xml:space="preserve">void                    </w:t>
                  </w:r>
                  <w:r>
                    <w:rPr>
                      <w:rFonts w:eastAsiaTheme="minorEastAsia"/>
                      <w:sz w:val="16"/>
                      <w:szCs w:val="16"/>
                    </w:rPr>
                    <w:t xml:space="preserve">                 </w:t>
                  </w:r>
                  <w:r w:rsidRPr="00426773">
                    <w:rPr>
                      <w:rFonts w:eastAsiaTheme="minorEastAsia"/>
                      <w:sz w:val="16"/>
                      <w:szCs w:val="16"/>
                    </w:rPr>
                    <w:t>**pp_handler,</w:t>
                  </w:r>
                  <w:r>
                    <w:rPr>
                      <w:rFonts w:eastAsiaTheme="minorEastAsia"/>
                      <w:sz w:val="16"/>
                      <w:szCs w:val="16"/>
                    </w:rPr>
                    <w:br/>
                  </w:r>
                  <w:r w:rsidRPr="00426773">
                    <w:rPr>
                      <w:rFonts w:eastAsiaTheme="minorEastAsia"/>
                      <w:sz w:val="16"/>
                      <w:szCs w:val="16"/>
                    </w:rPr>
                    <w:tab/>
                  </w:r>
                  <w:r w:rsidRPr="00426773">
                    <w:rPr>
                      <w:rFonts w:eastAsiaTheme="minorEastAsia"/>
                      <w:sz w:val="16"/>
                      <w:szCs w:val="16"/>
                    </w:rPr>
                    <w:tab/>
                    <w:t xml:space="preserve">const debug_log_fp_t      </w:t>
                  </w:r>
                  <w:r>
                    <w:rPr>
                      <w:rFonts w:eastAsiaTheme="minorEastAsia"/>
                      <w:sz w:val="16"/>
                      <w:szCs w:val="16"/>
                    </w:rPr>
                    <w:t xml:space="preserve"> </w:t>
                  </w:r>
                  <w:r w:rsidRPr="00426773">
                    <w:rPr>
                      <w:rFonts w:eastAsiaTheme="minorEastAsia"/>
                      <w:sz w:val="16"/>
                      <w:szCs w:val="16"/>
                    </w:rPr>
                    <w:t>debug_log_fp);</w:t>
                  </w:r>
                </w:p>
              </w:txbxContent>
            </v:textbox>
            <w10:anchorlock/>
          </v:shape>
        </w:pict>
      </w:r>
    </w:p>
    <w:p w14:paraId="6F6E1219" w14:textId="77777777" w:rsidR="0050781B" w:rsidRDefault="10853FB9" w:rsidP="10853FB9">
      <w:pPr>
        <w:jc w:val="left"/>
        <w:rPr>
          <w:rFonts w:ascii="Courier New" w:eastAsiaTheme="minorEastAsia" w:hAnsi="Courier New" w:cs="Courier New"/>
        </w:rPr>
      </w:pPr>
      <w:r w:rsidRPr="10853FB9">
        <w:rPr>
          <w:rFonts w:eastAsiaTheme="minorEastAsia"/>
        </w:rPr>
        <w:lastRenderedPageBreak/>
        <w:t xml:space="preserve">The demo API implementation in this chapter can be found in </w:t>
      </w:r>
      <w:r w:rsidRPr="10853FB9">
        <w:rPr>
          <w:rFonts w:ascii="Courier New" w:eastAsiaTheme="minorEastAsia" w:hAnsi="Courier New" w:cs="Courier New"/>
        </w:rPr>
        <w:t>/API/V1.x.x/libaurisysdemo/aurisys_demo_processing_lib.c</w:t>
      </w:r>
    </w:p>
    <w:p w14:paraId="4881BF9F" w14:textId="77777777" w:rsidR="00FE23A4" w:rsidRPr="009C08BF" w:rsidRDefault="00FE23A4" w:rsidP="10853FB9">
      <w:pPr>
        <w:jc w:val="left"/>
        <w:rPr>
          <w:rFonts w:eastAsiaTheme="minorEastAsia"/>
        </w:rPr>
      </w:pPr>
    </w:p>
    <w:p w14:paraId="3D5DC02D" w14:textId="40C6BC89" w:rsidR="00470075" w:rsidRDefault="005C46B1" w:rsidP="00470075">
      <w:pPr>
        <w:pStyle w:val="3"/>
        <w:rPr>
          <w:rFonts w:eastAsia="新細明體"/>
        </w:rPr>
      </w:pPr>
      <w:bookmarkStart w:id="125" w:name="OLE_LINK8"/>
      <w:r>
        <w:t xml:space="preserve"> </w:t>
      </w:r>
      <w:bookmarkStart w:id="126" w:name="_Toc229437626"/>
      <w:r w:rsidR="00470075">
        <w:t>Bypass the Aurisys process by configuring the xml</w:t>
      </w:r>
      <w:bookmarkEnd w:id="125"/>
      <w:bookmarkEnd w:id="126"/>
    </w:p>
    <w:p w14:paraId="3E1F1DEC" w14:textId="77777777" w:rsidR="00FE23A4" w:rsidRDefault="00FE23A4" w:rsidP="00FE23A4">
      <w:pPr>
        <w:rPr>
          <w:rFonts w:eastAsiaTheme="minorEastAsia"/>
          <w:b/>
          <w:bCs/>
          <w:color w:val="4F81BD" w:themeColor="accent1"/>
          <w:u w:val="single"/>
        </w:rPr>
      </w:pPr>
      <w:r>
        <w:rPr>
          <w:rFonts w:eastAsiaTheme="minorEastAsia"/>
          <w:b/>
          <w:bCs/>
          <w:color w:val="4F81BD" w:themeColor="accent1"/>
          <w:u w:val="single"/>
        </w:rPr>
        <w:t>Purpose</w:t>
      </w:r>
    </w:p>
    <w:p w14:paraId="4ACBB2B6" w14:textId="77777777" w:rsidR="00FE23A4" w:rsidRDefault="00FE23A4" w:rsidP="00FE23A4">
      <w:pPr>
        <w:rPr>
          <w:rFonts w:eastAsiaTheme="minorEastAsia"/>
        </w:rPr>
      </w:pPr>
      <w:bookmarkStart w:id="127" w:name="OLE_LINK10"/>
      <w:bookmarkStart w:id="128" w:name="OLE_LINK9"/>
      <w:r>
        <w:rPr>
          <w:rFonts w:eastAsiaTheme="minorEastAsia"/>
        </w:rPr>
        <w:t>In the past, when library processing was unnecessary in specific scenarios, we used the “aurisys_demo” library, which simlpy copied the input data to output. However, this still incurred additional MCPS due to the Aurisys framework’s overhead.</w:t>
      </w:r>
    </w:p>
    <w:p w14:paraId="0393D101" w14:textId="77777777" w:rsidR="00FE23A4" w:rsidRDefault="00FE23A4" w:rsidP="00FE23A4">
      <w:pPr>
        <w:rPr>
          <w:rFonts w:eastAsiaTheme="minorEastAsia"/>
        </w:rPr>
      </w:pPr>
      <w:r>
        <w:rPr>
          <w:rFonts w:eastAsiaTheme="minorEastAsia"/>
        </w:rPr>
        <w:t>Starting with the DX5 platform in Android W, we introduced a new mechanism to bypass the aurisys process on ADSP. This allows us to completely avoid library processing through the Aurisys framwork, thereby optimizing  ADSP MCPS usage.</w:t>
      </w:r>
    </w:p>
    <w:bookmarkEnd w:id="127"/>
    <w:p w14:paraId="58C5C185" w14:textId="77777777" w:rsidR="00FE23A4" w:rsidRDefault="00FE23A4" w:rsidP="00FE23A4">
      <w:pPr>
        <w:rPr>
          <w:rFonts w:eastAsiaTheme="minorEastAsia"/>
          <w:b/>
          <w:bCs/>
          <w:color w:val="4F81BD" w:themeColor="accent1"/>
          <w:u w:val="single"/>
        </w:rPr>
      </w:pPr>
    </w:p>
    <w:p w14:paraId="359DE0F6" w14:textId="77777777" w:rsidR="00FE23A4" w:rsidRDefault="00FE23A4" w:rsidP="00FE23A4">
      <w:pPr>
        <w:rPr>
          <w:rFonts w:eastAsiaTheme="minorEastAsia"/>
          <w:b/>
          <w:bCs/>
          <w:color w:val="4F81BD" w:themeColor="accent1"/>
          <w:u w:val="single"/>
        </w:rPr>
      </w:pPr>
      <w:bookmarkStart w:id="129" w:name="OLE_LINK37"/>
      <w:r>
        <w:rPr>
          <w:rFonts w:eastAsiaTheme="minorEastAsia"/>
          <w:b/>
          <w:bCs/>
          <w:color w:val="4F81BD" w:themeColor="accent1"/>
          <w:u w:val="single"/>
        </w:rPr>
        <w:t>How does bypass aurisys mechanism works?</w:t>
      </w:r>
    </w:p>
    <w:p w14:paraId="04CC0873" w14:textId="77777777" w:rsidR="00FE23A4" w:rsidRDefault="00FE23A4" w:rsidP="00FE23A4">
      <w:pPr>
        <w:rPr>
          <w:rFonts w:eastAsiaTheme="minorEastAsia"/>
        </w:rPr>
      </w:pPr>
      <w:bookmarkStart w:id="130" w:name="OLE_LINK11"/>
      <w:r>
        <w:rPr>
          <w:rFonts w:eastAsiaTheme="minorEastAsia"/>
        </w:rPr>
        <w:t>When an ADSP task uses Aurisys and no library processing is needed, you can bypass the Aurisys process by configuring the aurisys_config_adsp.xml file as follows:</w:t>
      </w:r>
    </w:p>
    <w:p w14:paraId="226CD768" w14:textId="77777777" w:rsidR="00FE23A4" w:rsidRDefault="00FE23A4" w:rsidP="00732398">
      <w:pPr>
        <w:pStyle w:val="af0"/>
        <w:numPr>
          <w:ilvl w:val="0"/>
          <w:numId w:val="38"/>
        </w:numPr>
        <w:jc w:val="left"/>
        <w:rPr>
          <w:rFonts w:eastAsiaTheme="minorEastAsia"/>
          <w:b/>
          <w:bCs/>
        </w:rPr>
      </w:pPr>
      <w:r>
        <w:rPr>
          <w:rFonts w:eastAsiaTheme="minorEastAsia"/>
          <w:b/>
          <w:bCs/>
        </w:rPr>
        <w:t>Method 1. Configure the library name to ”none”</w:t>
      </w:r>
    </w:p>
    <w:p w14:paraId="44906A07" w14:textId="77777777" w:rsidR="00FE23A4" w:rsidRDefault="00FE23A4" w:rsidP="00FE23A4">
      <w:pPr>
        <w:pStyle w:val="af0"/>
        <w:ind w:left="480"/>
        <w:jc w:val="left"/>
        <w:rPr>
          <w:rFonts w:eastAsiaTheme="minorEastAsia"/>
        </w:rPr>
      </w:pPr>
      <w:bookmarkStart w:id="131" w:name="OLE_LINK20"/>
      <w:r>
        <w:rPr>
          <w:rFonts w:eastAsiaTheme="minorEastAsia"/>
        </w:rPr>
        <w:t>For example, to bypass the library processing of the primary task, set the library name to “none”.</w:t>
      </w:r>
    </w:p>
    <w:bookmarkStart w:id="132" w:name="OLE_LINK24"/>
    <w:bookmarkStart w:id="133" w:name="OLE_LINK13"/>
    <w:bookmarkEnd w:id="131"/>
    <w:p w14:paraId="73405FB0" w14:textId="77777777" w:rsidR="00FE23A4" w:rsidRDefault="00000000" w:rsidP="00FE23A4">
      <w:pPr>
        <w:pStyle w:val="af0"/>
        <w:jc w:val="center"/>
        <w:rPr>
          <w:rFonts w:eastAsiaTheme="minorEastAsia"/>
          <w:color w:val="00B050"/>
        </w:rPr>
      </w:pPr>
      <w:r>
        <w:rPr>
          <w:rFonts w:eastAsiaTheme="minorEastAsia"/>
          <w:color w:val="00B050"/>
        </w:rPr>
      </w:r>
      <w:r>
        <w:rPr>
          <w:rFonts w:eastAsiaTheme="minorEastAsia"/>
          <w:color w:val="00B050"/>
        </w:rPr>
        <w:pict w14:anchorId="6F4B06F2">
          <v:shape id="_x0000_s2256" type="#_x0000_t202" style="width:363.8pt;height:87.9pt;mso-left-percent:-10001;mso-top-percent:-10001;mso-position-horizontal:absolute;mso-position-horizontal-relative:char;mso-position-vertical:absolute;mso-position-vertical-relative:line;mso-left-percent:-10001;mso-top-percent:-10001" filled="f" strokecolor="black [3213]">
            <v:textbox style="mso-next-textbox:#_x0000_s2256">
              <w:txbxContent>
                <w:p w14:paraId="6D33BAFC" w14:textId="77777777" w:rsidR="00FE23A4" w:rsidRDefault="00FE23A4" w:rsidP="00FE23A4">
                  <w:pPr>
                    <w:spacing w:line="0" w:lineRule="atLeast"/>
                    <w:rPr>
                      <w:rFonts w:eastAsiaTheme="minorEastAsia"/>
                      <w:sz w:val="16"/>
                      <w:szCs w:val="16"/>
                    </w:rPr>
                  </w:pPr>
                  <w:r>
                    <w:rPr>
                      <w:rFonts w:eastAsiaTheme="minorEastAsia"/>
                      <w:sz w:val="16"/>
                      <w:szCs w:val="16"/>
                    </w:rPr>
                    <w:t>&lt;aurisys_scenario aurisys_scenario="AURISYS_SCENARIO_DSP_PRIMARY"&gt;</w:t>
                  </w:r>
                </w:p>
                <w:p w14:paraId="749945DD" w14:textId="77777777" w:rsidR="00FE23A4" w:rsidRDefault="00FE23A4" w:rsidP="00FE23A4">
                  <w:pPr>
                    <w:spacing w:line="0" w:lineRule="atLeast"/>
                    <w:ind w:firstLine="720"/>
                    <w:rPr>
                      <w:rFonts w:eastAsiaTheme="minorEastAsia"/>
                      <w:sz w:val="16"/>
                      <w:szCs w:val="16"/>
                    </w:rPr>
                  </w:pPr>
                  <w:r>
                    <w:rPr>
                      <w:rFonts w:eastAsiaTheme="minorEastAsia"/>
                      <w:sz w:val="16"/>
                      <w:szCs w:val="16"/>
                    </w:rPr>
                    <w:t>&lt;downlink_library_name_list digital_gain_lib_name=""&gt;</w:t>
                  </w:r>
                </w:p>
                <w:p w14:paraId="371A13EA" w14:textId="77777777" w:rsidR="00FE23A4" w:rsidRDefault="00FE23A4" w:rsidP="00FE23A4">
                  <w:pPr>
                    <w:spacing w:line="0" w:lineRule="atLeast"/>
                    <w:ind w:left="720" w:firstLine="720"/>
                    <w:rPr>
                      <w:rFonts w:eastAsiaTheme="minorEastAsia"/>
                      <w:color w:val="00B050"/>
                      <w:sz w:val="16"/>
                      <w:szCs w:val="16"/>
                    </w:rPr>
                  </w:pPr>
                  <w:r>
                    <w:rPr>
                      <w:rFonts w:eastAsiaTheme="minorEastAsia"/>
                      <w:color w:val="00B050"/>
                      <w:sz w:val="16"/>
                      <w:szCs w:val="16"/>
                    </w:rPr>
                    <w:t>&lt;library name="</w:t>
                  </w:r>
                  <w:r>
                    <w:rPr>
                      <w:rFonts w:eastAsiaTheme="minorEastAsia"/>
                      <w:b/>
                      <w:i/>
                      <w:color w:val="002060"/>
                      <w:sz w:val="16"/>
                      <w:szCs w:val="16"/>
                    </w:rPr>
                    <w:t>none</w:t>
                  </w:r>
                  <w:r>
                    <w:rPr>
                      <w:rFonts w:eastAsiaTheme="minorEastAsia"/>
                      <w:color w:val="00B050"/>
                      <w:sz w:val="16"/>
                      <w:szCs w:val="16"/>
                    </w:rPr>
                    <w:t>"/&gt;</w:t>
                  </w:r>
                </w:p>
                <w:p w14:paraId="7E7ACFBF" w14:textId="77777777" w:rsidR="00FE23A4" w:rsidRDefault="00FE23A4" w:rsidP="00FE23A4">
                  <w:pPr>
                    <w:spacing w:line="0" w:lineRule="atLeast"/>
                    <w:ind w:firstLine="720"/>
                    <w:rPr>
                      <w:rFonts w:eastAsiaTheme="minorEastAsia"/>
                      <w:sz w:val="16"/>
                      <w:szCs w:val="16"/>
                    </w:rPr>
                  </w:pPr>
                  <w:r>
                    <w:rPr>
                      <w:rFonts w:eastAsiaTheme="minorEastAsia"/>
                      <w:sz w:val="16"/>
                      <w:szCs w:val="16"/>
                    </w:rPr>
                    <w:t>&lt;/downlink_library_name_list&gt;</w:t>
                  </w:r>
                </w:p>
                <w:p w14:paraId="4880C720" w14:textId="77777777" w:rsidR="00FE23A4" w:rsidRDefault="00FE23A4" w:rsidP="00FE23A4">
                  <w:pPr>
                    <w:spacing w:line="0" w:lineRule="atLeast"/>
                    <w:rPr>
                      <w:rFonts w:eastAsiaTheme="minorEastAsia"/>
                      <w:sz w:val="16"/>
                      <w:szCs w:val="16"/>
                    </w:rPr>
                  </w:pPr>
                  <w:r>
                    <w:rPr>
                      <w:rFonts w:eastAsiaTheme="minorEastAsia"/>
                      <w:sz w:val="16"/>
                      <w:szCs w:val="16"/>
                    </w:rPr>
                    <w:t>&lt;/aurisys_scenario&gt;</w:t>
                  </w:r>
                </w:p>
                <w:p w14:paraId="0F63F078" w14:textId="77777777" w:rsidR="00FE23A4" w:rsidRDefault="00FE23A4" w:rsidP="00FE23A4">
                  <w:pPr>
                    <w:spacing w:line="0" w:lineRule="atLeast"/>
                    <w:rPr>
                      <w:sz w:val="16"/>
                      <w:szCs w:val="16"/>
                    </w:rPr>
                  </w:pPr>
                </w:p>
                <w:p w14:paraId="080CD6E8" w14:textId="77777777" w:rsidR="00FE23A4" w:rsidRDefault="00FE23A4" w:rsidP="00FE23A4">
                  <w:pPr>
                    <w:rPr>
                      <w:sz w:val="16"/>
                      <w:szCs w:val="16"/>
                    </w:rPr>
                  </w:pPr>
                </w:p>
                <w:p w14:paraId="6F9D354E" w14:textId="77777777" w:rsidR="00FE23A4" w:rsidRDefault="00FE23A4" w:rsidP="00FE23A4">
                  <w:pPr>
                    <w:rPr>
                      <w:sz w:val="16"/>
                      <w:szCs w:val="16"/>
                    </w:rPr>
                  </w:pPr>
                </w:p>
              </w:txbxContent>
            </v:textbox>
            <w10:anchorlock/>
          </v:shape>
        </w:pict>
      </w:r>
      <w:bookmarkEnd w:id="132"/>
    </w:p>
    <w:p w14:paraId="07A3D847" w14:textId="77777777" w:rsidR="00FE23A4" w:rsidRDefault="00FE23A4" w:rsidP="00732398">
      <w:pPr>
        <w:pStyle w:val="af0"/>
        <w:numPr>
          <w:ilvl w:val="0"/>
          <w:numId w:val="38"/>
        </w:numPr>
        <w:jc w:val="left"/>
        <w:rPr>
          <w:rFonts w:eastAsiaTheme="minorEastAsia"/>
          <w:b/>
          <w:bCs/>
        </w:rPr>
      </w:pPr>
      <w:bookmarkStart w:id="134" w:name="OLE_LINK15"/>
      <w:bookmarkStart w:id="135" w:name="OLE_LINK17"/>
      <w:bookmarkEnd w:id="133"/>
      <w:r>
        <w:rPr>
          <w:rFonts w:eastAsiaTheme="minorEastAsia"/>
          <w:b/>
          <w:bCs/>
        </w:rPr>
        <w:t>Method 2. Remove the specific scenario that is desired to bypass</w:t>
      </w:r>
      <w:bookmarkEnd w:id="134"/>
      <w:r>
        <w:rPr>
          <w:rFonts w:eastAsiaTheme="minorEastAsia"/>
          <w:b/>
          <w:bCs/>
        </w:rPr>
        <w:t xml:space="preserve"> </w:t>
      </w:r>
    </w:p>
    <w:p w14:paraId="33ACE0A7" w14:textId="77777777" w:rsidR="00FE23A4" w:rsidRDefault="00FE23A4" w:rsidP="00FE23A4">
      <w:pPr>
        <w:pStyle w:val="af0"/>
        <w:ind w:left="480"/>
        <w:jc w:val="left"/>
        <w:rPr>
          <w:rFonts w:eastAsiaTheme="minorEastAsia"/>
        </w:rPr>
      </w:pPr>
      <w:bookmarkStart w:id="136" w:name="OLE_LINK38"/>
      <w:bookmarkStart w:id="137" w:name="OLE_LINK16"/>
      <w:r>
        <w:rPr>
          <w:rFonts w:eastAsiaTheme="minorEastAsia"/>
        </w:rPr>
        <w:t>For example, to bypass the library processing in the aud_playback task, remove AURISYS_SCNEARIO_DSP_PLAYBACK from the aurisys_scenario section. Any scenario not defined in the aurisys_scneario section will be bypassed by default.</w:t>
      </w:r>
    </w:p>
    <w:p w14:paraId="0A333DBD" w14:textId="77777777" w:rsidR="00FE23A4" w:rsidRDefault="00000000" w:rsidP="00FE23A4">
      <w:pPr>
        <w:pStyle w:val="af0"/>
        <w:jc w:val="center"/>
        <w:rPr>
          <w:rFonts w:eastAsiaTheme="minorEastAsia"/>
          <w:color w:val="00B050"/>
        </w:rPr>
      </w:pPr>
      <w:r>
        <w:rPr>
          <w:rFonts w:eastAsiaTheme="minorEastAsia"/>
          <w:color w:val="00B050"/>
        </w:rPr>
      </w:r>
      <w:r>
        <w:rPr>
          <w:rFonts w:eastAsiaTheme="minorEastAsia"/>
          <w:color w:val="00B050"/>
        </w:rPr>
        <w:pict w14:anchorId="2C567411">
          <v:shape id="_x0000_s2255" type="#_x0000_t202" style="width:363.8pt;height:87.9pt;mso-left-percent:-10001;mso-top-percent:-10001;mso-position-horizontal:absolute;mso-position-horizontal-relative:char;mso-position-vertical:absolute;mso-position-vertical-relative:line;mso-left-percent:-10001;mso-top-percent:-10001" filled="f" strokecolor="black [3213]">
            <v:textbox style="mso-next-textbox:#_x0000_s2255">
              <w:txbxContent>
                <w:p w14:paraId="590B80D9" w14:textId="77777777" w:rsidR="00FE23A4" w:rsidRDefault="00FE23A4" w:rsidP="00FE23A4">
                  <w:pPr>
                    <w:spacing w:line="0" w:lineRule="atLeast"/>
                    <w:rPr>
                      <w:rFonts w:eastAsiaTheme="minorEastAsia"/>
                      <w:strike/>
                      <w:color w:val="00B050"/>
                      <w:sz w:val="16"/>
                      <w:szCs w:val="16"/>
                    </w:rPr>
                  </w:pPr>
                  <w:r>
                    <w:rPr>
                      <w:rFonts w:eastAsiaTheme="minorEastAsia"/>
                      <w:strike/>
                      <w:color w:val="00B050"/>
                      <w:sz w:val="16"/>
                      <w:szCs w:val="16"/>
                    </w:rPr>
                    <w:t>&lt;aurisys_scenario aurisys_scenario="</w:t>
                  </w:r>
                  <w:r>
                    <w:rPr>
                      <w:rFonts w:eastAsiaTheme="minorEastAsia"/>
                      <w:i/>
                      <w:strike/>
                      <w:color w:val="002060"/>
                      <w:sz w:val="16"/>
                      <w:szCs w:val="16"/>
                    </w:rPr>
                    <w:t>AURISYS_SCENARIO_DSP_PLAYBACK_SMARTPA</w:t>
                  </w:r>
                  <w:r>
                    <w:rPr>
                      <w:rFonts w:eastAsiaTheme="minorEastAsia"/>
                      <w:strike/>
                      <w:color w:val="00B050"/>
                      <w:sz w:val="16"/>
                      <w:szCs w:val="16"/>
                    </w:rPr>
                    <w:t>"&gt;</w:t>
                  </w:r>
                </w:p>
                <w:p w14:paraId="295AF740" w14:textId="77777777" w:rsidR="00FE23A4" w:rsidRDefault="00FE23A4" w:rsidP="00FE23A4">
                  <w:pPr>
                    <w:spacing w:line="0" w:lineRule="atLeast"/>
                    <w:ind w:firstLine="720"/>
                    <w:rPr>
                      <w:rFonts w:eastAsiaTheme="minorEastAsia"/>
                      <w:strike/>
                      <w:sz w:val="16"/>
                      <w:szCs w:val="16"/>
                    </w:rPr>
                  </w:pPr>
                  <w:r>
                    <w:rPr>
                      <w:rFonts w:eastAsiaTheme="minorEastAsia"/>
                      <w:strike/>
                      <w:sz w:val="16"/>
                      <w:szCs w:val="16"/>
                    </w:rPr>
                    <w:t>&lt;downlink_library_name_list digital_gain_lib_name=""&gt;</w:t>
                  </w:r>
                </w:p>
                <w:p w14:paraId="21CC13BD" w14:textId="77777777" w:rsidR="00FE23A4" w:rsidRDefault="00FE23A4" w:rsidP="00FE23A4">
                  <w:pPr>
                    <w:spacing w:line="0" w:lineRule="atLeast"/>
                    <w:ind w:left="720" w:firstLine="720"/>
                    <w:rPr>
                      <w:rFonts w:eastAsiaTheme="minorEastAsia"/>
                      <w:strike/>
                      <w:color w:val="00B050"/>
                      <w:sz w:val="16"/>
                      <w:szCs w:val="16"/>
                    </w:rPr>
                  </w:pPr>
                  <w:r>
                    <w:rPr>
                      <w:rFonts w:eastAsiaTheme="minorEastAsia"/>
                      <w:strike/>
                      <w:color w:val="00B050"/>
                      <w:sz w:val="16"/>
                      <w:szCs w:val="16"/>
                    </w:rPr>
                    <w:t>&lt;library name="</w:t>
                  </w:r>
                  <w:r>
                    <w:rPr>
                      <w:rFonts w:eastAsiaTheme="minorEastAsia"/>
                      <w:i/>
                      <w:strike/>
                      <w:color w:val="002060"/>
                      <w:sz w:val="16"/>
                      <w:szCs w:val="16"/>
                    </w:rPr>
                    <w:t>aurisys_demo</w:t>
                  </w:r>
                  <w:r>
                    <w:rPr>
                      <w:rFonts w:eastAsiaTheme="minorEastAsia"/>
                      <w:strike/>
                      <w:color w:val="00B050"/>
                      <w:sz w:val="16"/>
                      <w:szCs w:val="16"/>
                    </w:rPr>
                    <w:t>"/&gt;</w:t>
                  </w:r>
                </w:p>
                <w:p w14:paraId="2D1E0A0F" w14:textId="77777777" w:rsidR="00FE23A4" w:rsidRDefault="00FE23A4" w:rsidP="00FE23A4">
                  <w:pPr>
                    <w:spacing w:line="0" w:lineRule="atLeast"/>
                    <w:ind w:firstLine="720"/>
                    <w:rPr>
                      <w:rFonts w:eastAsiaTheme="minorEastAsia"/>
                      <w:strike/>
                      <w:sz w:val="16"/>
                      <w:szCs w:val="16"/>
                    </w:rPr>
                  </w:pPr>
                  <w:r>
                    <w:rPr>
                      <w:rFonts w:eastAsiaTheme="minorEastAsia"/>
                      <w:strike/>
                      <w:sz w:val="16"/>
                      <w:szCs w:val="16"/>
                    </w:rPr>
                    <w:t>&lt;/downlink_library_name_list&gt;</w:t>
                  </w:r>
                </w:p>
                <w:p w14:paraId="7474B777" w14:textId="77777777" w:rsidR="00FE23A4" w:rsidRDefault="00FE23A4" w:rsidP="00FE23A4">
                  <w:pPr>
                    <w:spacing w:line="0" w:lineRule="atLeast"/>
                    <w:rPr>
                      <w:rFonts w:eastAsiaTheme="minorEastAsia"/>
                      <w:strike/>
                      <w:sz w:val="16"/>
                      <w:szCs w:val="16"/>
                    </w:rPr>
                  </w:pPr>
                  <w:r>
                    <w:rPr>
                      <w:rFonts w:eastAsiaTheme="minorEastAsia"/>
                      <w:strike/>
                      <w:sz w:val="16"/>
                      <w:szCs w:val="16"/>
                    </w:rPr>
                    <w:t>&lt;/aurisys_scenario&gt;</w:t>
                  </w:r>
                </w:p>
                <w:p w14:paraId="3CAF3E27" w14:textId="77777777" w:rsidR="00FE23A4" w:rsidRDefault="00FE23A4" w:rsidP="00FE23A4">
                  <w:pPr>
                    <w:spacing w:line="0" w:lineRule="atLeast"/>
                    <w:rPr>
                      <w:sz w:val="16"/>
                      <w:szCs w:val="16"/>
                    </w:rPr>
                  </w:pPr>
                </w:p>
                <w:p w14:paraId="29F023A1" w14:textId="77777777" w:rsidR="00FE23A4" w:rsidRDefault="00FE23A4" w:rsidP="00FE23A4">
                  <w:pPr>
                    <w:rPr>
                      <w:sz w:val="16"/>
                      <w:szCs w:val="16"/>
                    </w:rPr>
                  </w:pPr>
                </w:p>
                <w:p w14:paraId="7C939992" w14:textId="77777777" w:rsidR="00FE23A4" w:rsidRDefault="00FE23A4" w:rsidP="00FE23A4">
                  <w:pPr>
                    <w:rPr>
                      <w:sz w:val="16"/>
                      <w:szCs w:val="16"/>
                    </w:rPr>
                  </w:pPr>
                </w:p>
                <w:p w14:paraId="45777E2F" w14:textId="77777777" w:rsidR="00FE23A4" w:rsidRDefault="00FE23A4" w:rsidP="00FE23A4">
                  <w:pPr>
                    <w:rPr>
                      <w:sz w:val="16"/>
                      <w:szCs w:val="16"/>
                    </w:rPr>
                  </w:pPr>
                </w:p>
              </w:txbxContent>
            </v:textbox>
            <w10:anchorlock/>
          </v:shape>
        </w:pict>
      </w:r>
    </w:p>
    <w:p w14:paraId="6AD431AE" w14:textId="77777777" w:rsidR="00FE23A4" w:rsidRDefault="00FE23A4" w:rsidP="00FE23A4">
      <w:pPr>
        <w:jc w:val="left"/>
        <w:rPr>
          <w:rFonts w:eastAsiaTheme="minorEastAsia"/>
        </w:rPr>
      </w:pPr>
      <w:bookmarkStart w:id="138" w:name="OLE_LINK18"/>
      <w:bookmarkEnd w:id="136"/>
      <w:r>
        <w:rPr>
          <w:rFonts w:eastAsiaTheme="minorEastAsia"/>
          <w:b/>
          <w:bCs/>
        </w:rPr>
        <w:t>We recommend using Method 1</w:t>
      </w:r>
      <w:r>
        <w:rPr>
          <w:rFonts w:eastAsiaTheme="minorEastAsia"/>
        </w:rPr>
        <w:t>. Setting the library name to “none” clearly indicates that library processing is not needed, which is helpful when debugging.</w:t>
      </w:r>
    </w:p>
    <w:p w14:paraId="2AA8FE6C" w14:textId="2D05FCDA" w:rsidR="00FE23A4" w:rsidRPr="00FE23A4" w:rsidRDefault="00FE23A4" w:rsidP="00FE23A4">
      <w:pPr>
        <w:jc w:val="left"/>
        <w:rPr>
          <w:rFonts w:eastAsiaTheme="minorEastAsia"/>
        </w:rPr>
      </w:pPr>
      <w:bookmarkStart w:id="139" w:name="OLE_LINK19"/>
      <w:r>
        <w:rPr>
          <w:rFonts w:eastAsiaTheme="minorEastAsia"/>
          <w:b/>
          <w:bCs/>
          <w:color w:val="00B050"/>
        </w:rPr>
        <w:t>Please note that the bypass mechanism is only support on ADSP, not on AP</w:t>
      </w:r>
      <w:r>
        <w:rPr>
          <w:rFonts w:eastAsiaTheme="minorEastAsia"/>
        </w:rPr>
        <w:t>. In other words, you can only configure the bypass aurisys process in the aurisys_config_adsp.xml file, not in the aurisys_config.xml file.</w:t>
      </w:r>
      <w:bookmarkStart w:id="140" w:name="OLE_LINK36"/>
      <w:bookmarkStart w:id="141" w:name="OLE_LINK23"/>
      <w:bookmarkStart w:id="142" w:name="OLE_LINK21"/>
      <w:bookmarkEnd w:id="129"/>
    </w:p>
    <w:p w14:paraId="5CB176A3" w14:textId="7DCFDEF3" w:rsidR="00FE23A4" w:rsidRDefault="00FE23A4" w:rsidP="00FE23A4">
      <w:pPr>
        <w:jc w:val="left"/>
        <w:rPr>
          <w:rFonts w:eastAsiaTheme="minorEastAsia"/>
          <w:b/>
          <w:bCs/>
          <w:color w:val="4F81BD" w:themeColor="accent1"/>
          <w:u w:val="single"/>
        </w:rPr>
      </w:pPr>
      <w:r>
        <w:rPr>
          <w:rFonts w:eastAsiaTheme="minorEastAsia"/>
          <w:b/>
          <w:bCs/>
          <w:color w:val="4F81BD" w:themeColor="accent1"/>
          <w:u w:val="single"/>
        </w:rPr>
        <w:lastRenderedPageBreak/>
        <w:t>How to check whether a specific scenario is bypassed?</w:t>
      </w:r>
    </w:p>
    <w:p w14:paraId="1F21262E" w14:textId="77777777" w:rsidR="00FE23A4" w:rsidRDefault="00FE23A4" w:rsidP="00FE23A4">
      <w:pPr>
        <w:rPr>
          <w:rFonts w:eastAsiaTheme="minorEastAsia"/>
        </w:rPr>
      </w:pPr>
      <w:bookmarkStart w:id="143" w:name="OLE_LINK22"/>
      <w:r>
        <w:rPr>
          <w:rFonts w:eastAsiaTheme="minorEastAsia"/>
        </w:rPr>
        <w:t>In this section, we will compare two scenarios: playback_smartpa and deep_buf, which are bypassed and not bypassed, respectively. By analyzing the HAL and ADSP logs, we could highlight the differences between both scenarios.</w:t>
      </w:r>
    </w:p>
    <w:p w14:paraId="55C279D1" w14:textId="77777777" w:rsidR="00FE23A4" w:rsidRDefault="00FE23A4" w:rsidP="00732398">
      <w:pPr>
        <w:pStyle w:val="af0"/>
        <w:numPr>
          <w:ilvl w:val="0"/>
          <w:numId w:val="38"/>
        </w:numPr>
        <w:rPr>
          <w:rFonts w:eastAsiaTheme="minorEastAsia"/>
        </w:rPr>
      </w:pPr>
      <w:bookmarkStart w:id="144" w:name="OLE_LINK26"/>
      <w:bookmarkEnd w:id="140"/>
      <w:r>
        <w:rPr>
          <w:rFonts w:eastAsiaTheme="minorEastAsia"/>
        </w:rPr>
        <w:t>HAL log:</w:t>
      </w:r>
    </w:p>
    <w:p w14:paraId="20C82F3A" w14:textId="77777777" w:rsidR="00FE23A4" w:rsidRDefault="00FE23A4" w:rsidP="00732398">
      <w:pPr>
        <w:pStyle w:val="af0"/>
        <w:numPr>
          <w:ilvl w:val="1"/>
          <w:numId w:val="38"/>
        </w:numPr>
        <w:rPr>
          <w:rFonts w:eastAsiaTheme="minorEastAsia"/>
          <w:b/>
          <w:bCs/>
        </w:rPr>
      </w:pPr>
      <w:bookmarkStart w:id="145" w:name="OLE_LINK27"/>
      <w:r>
        <w:rPr>
          <w:rFonts w:eastAsiaTheme="minorEastAsia"/>
          <w:b/>
          <w:bCs/>
        </w:rPr>
        <w:t>PLAYBACK_SMARTPA (with bypass)</w:t>
      </w:r>
    </w:p>
    <w:p w14:paraId="3AC897EA" w14:textId="77777777" w:rsidR="00FE23A4" w:rsidRDefault="00FE23A4" w:rsidP="00FE23A4">
      <w:pPr>
        <w:pStyle w:val="af0"/>
        <w:ind w:left="840"/>
        <w:rPr>
          <w:rFonts w:eastAsiaTheme="minorEastAsia"/>
        </w:rPr>
      </w:pPr>
      <w:bookmarkStart w:id="146" w:name="OLE_LINK28"/>
      <w:bookmarkEnd w:id="145"/>
      <w:r>
        <w:rPr>
          <w:rFonts w:eastAsiaTheme="minorEastAsia"/>
        </w:rPr>
        <w:t>If the scenario is bypassed</w:t>
      </w:r>
      <w:bookmarkEnd w:id="146"/>
      <w:r>
        <w:rPr>
          <w:rFonts w:eastAsiaTheme="minorEastAsia"/>
        </w:rPr>
        <w:t>, the key word “bypass aurisys” can be found in the log.</w:t>
      </w:r>
    </w:p>
    <w:bookmarkStart w:id="147" w:name="OLE_LINK25"/>
    <w:p w14:paraId="3C78CFAA" w14:textId="77777777" w:rsidR="00FE23A4" w:rsidRDefault="00000000" w:rsidP="00FE23A4">
      <w:pPr>
        <w:pStyle w:val="af0"/>
        <w:ind w:left="840"/>
        <w:rPr>
          <w:rFonts w:eastAsiaTheme="minorEastAsia"/>
          <w:color w:val="00B050"/>
        </w:rPr>
      </w:pPr>
      <w:r>
        <w:rPr>
          <w:rFonts w:eastAsiaTheme="minorEastAsia"/>
          <w:color w:val="00B050"/>
        </w:rPr>
      </w:r>
      <w:r>
        <w:rPr>
          <w:rFonts w:eastAsiaTheme="minorEastAsia"/>
          <w:color w:val="00B050"/>
        </w:rPr>
        <w:pict w14:anchorId="0BAF7749">
          <v:shape id="_x0000_s2254" type="#_x0000_t202" style="width:409.3pt;height:37.65pt;mso-left-percent:-10001;mso-top-percent:-10001;mso-position-horizontal:absolute;mso-position-horizontal-relative:char;mso-position-vertical:absolute;mso-position-vertical-relative:line;mso-left-percent:-10001;mso-top-percent:-10001" filled="f" strokecolor="black [3213]">
            <v:textbox style="mso-next-textbox:#_x0000_s2254">
              <w:txbxContent>
                <w:p w14:paraId="2A58E1D6" w14:textId="77777777" w:rsidR="00FE23A4" w:rsidRDefault="00FE23A4" w:rsidP="00FE23A4">
                  <w:pPr>
                    <w:spacing w:line="0" w:lineRule="atLeast"/>
                    <w:jc w:val="left"/>
                    <w:rPr>
                      <w:sz w:val="16"/>
                      <w:szCs w:val="16"/>
                    </w:rPr>
                  </w:pPr>
                  <w:r>
                    <w:rPr>
                      <w:rFonts w:asciiTheme="minorHAnsi" w:eastAsiaTheme="minorEastAsia" w:hAnsiTheme="minorHAnsi" w:cstheme="minorHAnsi"/>
                      <w:szCs w:val="20"/>
                    </w:rPr>
                    <w:t xml:space="preserve">10-23 10:38:06.157961   942  1381 D AudioDspStreamManager: </w:t>
                  </w:r>
                  <w:r>
                    <w:rPr>
                      <w:rFonts w:asciiTheme="minorHAnsi" w:eastAsiaTheme="minorEastAsia" w:hAnsiTheme="minorHAnsi" w:cstheme="minorHAnsi"/>
                      <w:b/>
                      <w:bCs/>
                      <w:color w:val="00B050"/>
                      <w:szCs w:val="20"/>
                    </w:rPr>
                    <w:t>CreateAurisysLibManager(), scene: 10, bypass aurisys</w:t>
                  </w:r>
                </w:p>
                <w:p w14:paraId="2EDC9A32" w14:textId="77777777" w:rsidR="00FE23A4" w:rsidRDefault="00FE23A4" w:rsidP="00FE23A4">
                  <w:pPr>
                    <w:rPr>
                      <w:sz w:val="16"/>
                      <w:szCs w:val="16"/>
                    </w:rPr>
                  </w:pPr>
                </w:p>
                <w:p w14:paraId="601446A1" w14:textId="77777777" w:rsidR="00FE23A4" w:rsidRDefault="00FE23A4" w:rsidP="00FE23A4">
                  <w:pPr>
                    <w:rPr>
                      <w:sz w:val="16"/>
                      <w:szCs w:val="16"/>
                    </w:rPr>
                  </w:pPr>
                </w:p>
                <w:p w14:paraId="04E67FDC" w14:textId="77777777" w:rsidR="00FE23A4" w:rsidRDefault="00FE23A4" w:rsidP="00FE23A4">
                  <w:pPr>
                    <w:rPr>
                      <w:sz w:val="16"/>
                      <w:szCs w:val="16"/>
                    </w:rPr>
                  </w:pPr>
                </w:p>
              </w:txbxContent>
            </v:textbox>
            <w10:anchorlock/>
          </v:shape>
        </w:pict>
      </w:r>
      <w:bookmarkEnd w:id="147"/>
    </w:p>
    <w:p w14:paraId="01C37691" w14:textId="77777777" w:rsidR="00FE23A4" w:rsidRDefault="00FE23A4" w:rsidP="00FE23A4">
      <w:pPr>
        <w:pStyle w:val="af0"/>
        <w:ind w:left="840"/>
        <w:rPr>
          <w:rFonts w:eastAsiaTheme="minorEastAsia"/>
        </w:rPr>
      </w:pPr>
    </w:p>
    <w:p w14:paraId="42A848EE" w14:textId="77777777" w:rsidR="00FE23A4" w:rsidRDefault="00FE23A4" w:rsidP="00732398">
      <w:pPr>
        <w:pStyle w:val="af0"/>
        <w:numPr>
          <w:ilvl w:val="1"/>
          <w:numId w:val="38"/>
        </w:numPr>
        <w:rPr>
          <w:rFonts w:eastAsiaTheme="minorEastAsia"/>
          <w:b/>
          <w:bCs/>
        </w:rPr>
      </w:pPr>
      <w:bookmarkStart w:id="148" w:name="OLE_LINK29"/>
      <w:r>
        <w:rPr>
          <w:rFonts w:eastAsiaTheme="minorEastAsia"/>
          <w:b/>
          <w:bCs/>
        </w:rPr>
        <w:t>DEEP_BUF (without bypass)</w:t>
      </w:r>
    </w:p>
    <w:p w14:paraId="4D02AB67" w14:textId="77777777" w:rsidR="00FE23A4" w:rsidRDefault="00FE23A4" w:rsidP="00FE23A4">
      <w:pPr>
        <w:pStyle w:val="af0"/>
        <w:ind w:left="840"/>
        <w:rPr>
          <w:rFonts w:eastAsiaTheme="minorEastAsia"/>
        </w:rPr>
      </w:pPr>
      <w:bookmarkStart w:id="149" w:name="OLE_LINK30"/>
      <w:bookmarkEnd w:id="148"/>
      <w:r>
        <w:rPr>
          <w:rFonts w:eastAsiaTheme="minorEastAsia"/>
        </w:rPr>
        <w:t>For normal Aurisys process, you can find that “CreateAurisysLibManager()</w:t>
      </w:r>
      <w:bookmarkEnd w:id="149"/>
      <w:r>
        <w:rPr>
          <w:rFonts w:eastAsiaTheme="minorEastAsia"/>
        </w:rPr>
        <w:t>” is processed.</w:t>
      </w:r>
    </w:p>
    <w:bookmarkStart w:id="150" w:name="OLE_LINK31"/>
    <w:p w14:paraId="7A767032" w14:textId="77777777" w:rsidR="00FE23A4" w:rsidRDefault="00000000" w:rsidP="00FE23A4">
      <w:pPr>
        <w:pStyle w:val="af0"/>
        <w:ind w:left="840"/>
        <w:rPr>
          <w:rFonts w:eastAsiaTheme="minorEastAsia"/>
          <w:color w:val="00B050"/>
        </w:rPr>
      </w:pPr>
      <w:r>
        <w:rPr>
          <w:rFonts w:eastAsiaTheme="minorEastAsia"/>
          <w:color w:val="00B050"/>
        </w:rPr>
      </w:r>
      <w:r>
        <w:rPr>
          <w:rFonts w:eastAsiaTheme="minorEastAsia"/>
          <w:color w:val="00B050"/>
        </w:rPr>
        <w:pict w14:anchorId="657FED74">
          <v:shape id="_x0000_s2253" type="#_x0000_t202" style="width:409.3pt;height:119.2pt;mso-left-percent:-10001;mso-top-percent:-10001;mso-position-horizontal:absolute;mso-position-horizontal-relative:char;mso-position-vertical:absolute;mso-position-vertical-relative:line;mso-left-percent:-10001;mso-top-percent:-10001" filled="f" strokecolor="black [3213]">
            <v:textbox style="mso-next-textbox:#_x0000_s2253">
              <w:txbxContent>
                <w:p w14:paraId="06CC5C80" w14:textId="77777777" w:rsidR="00FE23A4" w:rsidRDefault="00FE23A4" w:rsidP="00FE23A4">
                  <w:pPr>
                    <w:jc w:val="left"/>
                    <w:rPr>
                      <w:rFonts w:asciiTheme="minorHAnsi" w:eastAsiaTheme="minorEastAsia" w:hAnsiTheme="minorHAnsi" w:cstheme="minorHAnsi"/>
                      <w:szCs w:val="20"/>
                    </w:rPr>
                  </w:pPr>
                  <w:r>
                    <w:rPr>
                      <w:rFonts w:asciiTheme="minorHAnsi" w:hAnsiTheme="minorHAnsi" w:cstheme="minorHAnsi"/>
                      <w:color w:val="172B4D"/>
                      <w:szCs w:val="20"/>
                      <w:shd w:val="clear" w:color="auto" w:fill="FFFFFF"/>
                    </w:rPr>
                    <w:t>10-23 10:37:36.464070   942  1381 D </w:t>
                  </w:r>
                  <w:r>
                    <w:rPr>
                      <w:rStyle w:val="af2"/>
                      <w:rFonts w:asciiTheme="minorHAnsi" w:hAnsiTheme="minorHAnsi" w:cstheme="minorHAnsi"/>
                      <w:color w:val="00B050"/>
                      <w:szCs w:val="20"/>
                      <w:shd w:val="clear" w:color="auto" w:fill="FFFFFF"/>
                    </w:rPr>
                    <w:t>AudioDspStreamManager: CreateAurisysLibManager(), custom_info = SetAudioCustomScene=;, voip = 0, scene = 2</w:t>
                  </w:r>
                  <w:r>
                    <w:rPr>
                      <w:rFonts w:asciiTheme="minorHAnsi" w:hAnsiTheme="minorHAnsi" w:cstheme="minorHAnsi"/>
                      <w:color w:val="172B4D"/>
                      <w:szCs w:val="20"/>
                    </w:rPr>
                    <w:br/>
                  </w:r>
                  <w:r>
                    <w:rPr>
                      <w:rFonts w:asciiTheme="minorHAnsi" w:hAnsiTheme="minorHAnsi" w:cstheme="minorHAnsi"/>
                      <w:color w:val="172B4D"/>
                      <w:szCs w:val="20"/>
                      <w:shd w:val="clear" w:color="auto" w:fill="FFFFFF"/>
                    </w:rPr>
                    <w:t>10-23 10:37:36.464125   942  1381 D aurisys_utility: lib, working fs: 48000, fmt: 0x3, frame = 0, b_interleave = 1, num_ul_ref_buf_array = 0, num_dl_ref_buf_array = 0</w:t>
                  </w:r>
                  <w:r>
                    <w:rPr>
                      <w:rFonts w:asciiTheme="minorHAnsi" w:hAnsiTheme="minorHAnsi" w:cstheme="minorHAnsi"/>
                      <w:color w:val="172B4D"/>
                      <w:szCs w:val="20"/>
                    </w:rPr>
                    <w:br/>
                  </w:r>
                  <w:r>
                    <w:rPr>
                      <w:rFonts w:asciiTheme="minorHAnsi" w:hAnsiTheme="minorHAnsi" w:cstheme="minorHAnsi"/>
                      <w:color w:val="172B4D"/>
                      <w:szCs w:val="20"/>
                      <w:shd w:val="clear" w:color="auto" w:fill="FFFFFF"/>
                    </w:rPr>
                    <w:t>10-23 10:37:36.464149   942  1381 D aurisys_utility: dl in[type:2], ch: 2, ch_mask: 0x3, buf fs: 48000, buf content fs: 48000, fmt: 0x3; dl out[type:3], ch: 2, ch_mask: 0x3, buf fs: 48000, buf content fs: 48000, fmt: 0x3</w:t>
                  </w:r>
                </w:p>
                <w:p w14:paraId="690544E8" w14:textId="77777777" w:rsidR="00FE23A4" w:rsidRDefault="00FE23A4" w:rsidP="00FE23A4">
                  <w:pPr>
                    <w:rPr>
                      <w:rFonts w:asciiTheme="minorHAnsi" w:eastAsiaTheme="minorEastAsia" w:hAnsiTheme="minorHAnsi" w:cstheme="minorHAnsi"/>
                      <w:szCs w:val="20"/>
                    </w:rPr>
                  </w:pPr>
                </w:p>
              </w:txbxContent>
            </v:textbox>
            <w10:anchorlock/>
          </v:shape>
        </w:pict>
      </w:r>
      <w:bookmarkEnd w:id="150"/>
    </w:p>
    <w:p w14:paraId="2CBB2FF1" w14:textId="77777777" w:rsidR="00FE23A4" w:rsidRDefault="00FE23A4" w:rsidP="00FE23A4">
      <w:pPr>
        <w:pStyle w:val="af0"/>
        <w:ind w:left="840"/>
        <w:rPr>
          <w:rFonts w:eastAsiaTheme="minorEastAsia"/>
          <w:color w:val="00B050"/>
        </w:rPr>
      </w:pPr>
    </w:p>
    <w:p w14:paraId="242AFB1B" w14:textId="77777777" w:rsidR="00FE23A4" w:rsidRDefault="00FE23A4" w:rsidP="00732398">
      <w:pPr>
        <w:pStyle w:val="af0"/>
        <w:numPr>
          <w:ilvl w:val="0"/>
          <w:numId w:val="38"/>
        </w:numPr>
        <w:rPr>
          <w:rFonts w:eastAsiaTheme="minorEastAsia"/>
        </w:rPr>
      </w:pPr>
      <w:bookmarkStart w:id="151" w:name="OLE_LINK32"/>
      <w:bookmarkEnd w:id="144"/>
      <w:r>
        <w:rPr>
          <w:rFonts w:eastAsiaTheme="minorEastAsia"/>
        </w:rPr>
        <w:t>ADSP log:</w:t>
      </w:r>
    </w:p>
    <w:p w14:paraId="1FF00A62" w14:textId="77777777" w:rsidR="00FE23A4" w:rsidRDefault="00FE23A4" w:rsidP="00732398">
      <w:pPr>
        <w:pStyle w:val="af0"/>
        <w:numPr>
          <w:ilvl w:val="1"/>
          <w:numId w:val="38"/>
        </w:numPr>
        <w:rPr>
          <w:rFonts w:eastAsiaTheme="minorEastAsia"/>
          <w:b/>
          <w:bCs/>
        </w:rPr>
      </w:pPr>
      <w:bookmarkStart w:id="152" w:name="OLE_LINK33"/>
      <w:r>
        <w:rPr>
          <w:rFonts w:eastAsiaTheme="minorEastAsia"/>
          <w:b/>
          <w:bCs/>
        </w:rPr>
        <w:t>PLAYBACK_SMARTPA (with bypass)</w:t>
      </w:r>
    </w:p>
    <w:p w14:paraId="56CB27B1" w14:textId="77777777" w:rsidR="00FE23A4" w:rsidRDefault="00FE23A4" w:rsidP="00FE23A4">
      <w:pPr>
        <w:pStyle w:val="af0"/>
        <w:ind w:left="840"/>
        <w:rPr>
          <w:rFonts w:eastAsiaTheme="minorEastAsia"/>
        </w:rPr>
      </w:pPr>
      <w:r>
        <w:rPr>
          <w:rFonts w:eastAsiaTheme="minorEastAsia"/>
        </w:rPr>
        <w:t>If the scenario is bypassed, you will not found any “CreateAurisysLibManager()” related logs.</w:t>
      </w:r>
    </w:p>
    <w:p w14:paraId="4ABEA630" w14:textId="77777777" w:rsidR="00FE23A4" w:rsidRDefault="00FE23A4" w:rsidP="00FE23A4">
      <w:pPr>
        <w:pStyle w:val="af0"/>
        <w:ind w:left="840"/>
        <w:rPr>
          <w:rFonts w:eastAsiaTheme="minorEastAsia"/>
        </w:rPr>
      </w:pPr>
    </w:p>
    <w:p w14:paraId="0EFA6711" w14:textId="77777777" w:rsidR="00FE23A4" w:rsidRDefault="00FE23A4" w:rsidP="00732398">
      <w:pPr>
        <w:pStyle w:val="af0"/>
        <w:numPr>
          <w:ilvl w:val="1"/>
          <w:numId w:val="38"/>
        </w:numPr>
        <w:rPr>
          <w:rFonts w:eastAsiaTheme="minorEastAsia"/>
          <w:b/>
          <w:bCs/>
        </w:rPr>
      </w:pPr>
      <w:r>
        <w:rPr>
          <w:rFonts w:eastAsiaTheme="minorEastAsia"/>
          <w:b/>
          <w:bCs/>
        </w:rPr>
        <w:t>DEEP_BUF (without bypass)</w:t>
      </w:r>
    </w:p>
    <w:p w14:paraId="3750B2AB" w14:textId="77777777" w:rsidR="00FE23A4" w:rsidRDefault="00FE23A4" w:rsidP="00FE23A4">
      <w:pPr>
        <w:pStyle w:val="af0"/>
        <w:ind w:left="840"/>
        <w:rPr>
          <w:rFonts w:eastAsiaTheme="minorEastAsia"/>
        </w:rPr>
      </w:pPr>
      <w:r>
        <w:rPr>
          <w:rFonts w:eastAsiaTheme="minorEastAsia"/>
        </w:rPr>
        <w:t>For normal Aurisys process, you can find the key word “CreateAurisysLibManager()” in the logs.</w:t>
      </w:r>
    </w:p>
    <w:p w14:paraId="2DE32C81" w14:textId="77777777" w:rsidR="00FE23A4" w:rsidRDefault="00000000" w:rsidP="00FE23A4">
      <w:pPr>
        <w:pStyle w:val="af0"/>
        <w:ind w:left="840"/>
        <w:rPr>
          <w:rFonts w:eastAsiaTheme="minorEastAsia"/>
          <w:color w:val="00B050"/>
        </w:rPr>
      </w:pPr>
      <w:r>
        <w:rPr>
          <w:rFonts w:eastAsiaTheme="minorEastAsia"/>
          <w:color w:val="00B050"/>
        </w:rPr>
      </w:r>
      <w:r>
        <w:rPr>
          <w:rFonts w:eastAsiaTheme="minorEastAsia"/>
          <w:color w:val="00B050"/>
        </w:rPr>
        <w:pict w14:anchorId="77C57558">
          <v:shape id="_x0000_s2252" type="#_x0000_t202" style="width:409.3pt;height:167.15pt;mso-left-percent:-10001;mso-top-percent:-10001;mso-position-horizontal:absolute;mso-position-horizontal-relative:char;mso-position-vertical:absolute;mso-position-vertical-relative:line;mso-left-percent:-10001;mso-top-percent:-10001" filled="f" strokecolor="black [3213]">
            <v:textbox style="mso-next-textbox:#_x0000_s2252">
              <w:txbxContent>
                <w:p w14:paraId="25CE4B65" w14:textId="77777777" w:rsidR="00FE23A4" w:rsidRDefault="00FE23A4" w:rsidP="00FE23A4">
                  <w:pPr>
                    <w:jc w:val="left"/>
                    <w:rPr>
                      <w:rFonts w:asciiTheme="minorHAnsi" w:eastAsiaTheme="minorEastAsia" w:hAnsiTheme="minorHAnsi" w:cstheme="minorHAnsi"/>
                      <w:szCs w:val="20"/>
                    </w:rPr>
                  </w:pPr>
                  <w:r>
                    <w:rPr>
                      <w:rFonts w:asciiTheme="minorHAnsi" w:hAnsiTheme="minorHAnsi" w:cstheme="minorHAnsi"/>
                      <w:color w:val="172B4D"/>
                      <w:szCs w:val="20"/>
                      <w:shd w:val="clear" w:color="auto" w:fill="FFFFFF"/>
                    </w:rPr>
                    <w:t>[133.511]&lt;A-8&gt;[D]</w:t>
                  </w:r>
                  <w:r>
                    <w:rPr>
                      <w:rFonts w:asciiTheme="minorHAnsi" w:hAnsiTheme="minorHAnsi" w:cstheme="minorHAnsi"/>
                      <w:b/>
                      <w:bCs/>
                      <w:color w:val="00B050"/>
                      <w:szCs w:val="20"/>
                      <w:shd w:val="clear" w:color="auto" w:fill="FFFFFF"/>
                    </w:rPr>
                    <w:t>CreateAurisysLibManager(), manager config: aurisys_scenario 2</w:t>
                  </w:r>
                  <w:r>
                    <w:rPr>
                      <w:rFonts w:asciiTheme="minorHAnsi" w:hAnsiTheme="minorHAnsi" w:cstheme="minorHAnsi"/>
                      <w:color w:val="172B4D"/>
                      <w:szCs w:val="20"/>
                      <w:shd w:val="clear" w:color="auto" w:fill="FFFFFF"/>
                    </w:rPr>
                    <w:t>, core_type 1, arsi_process_type 1, frame_size_ms 20, num_channels_ul 2, num_channels_dl 2, audio_format 3, sample_rate 48000</w:t>
                  </w:r>
                  <w:r>
                    <w:rPr>
                      <w:rFonts w:asciiTheme="minorHAnsi" w:eastAsiaTheme="minorEastAsia" w:hAnsiTheme="minorHAnsi" w:cstheme="minorHAnsi"/>
                      <w:color w:val="172B4D"/>
                      <w:szCs w:val="20"/>
                      <w:shd w:val="clear" w:color="auto" w:fill="FFFFFF"/>
                    </w:rPr>
                    <w:br/>
                  </w:r>
                  <w:r>
                    <w:rPr>
                      <w:rFonts w:asciiTheme="minorHAnsi" w:hAnsiTheme="minorHAnsi" w:cstheme="minorHAnsi"/>
                      <w:color w:val="172B4D"/>
                      <w:szCs w:val="20"/>
                      <w:shd w:val="clear" w:color="auto" w:fill="FFFFFF"/>
                    </w:rPr>
                    <w:t>[133.511]&lt;A-8&gt;[D][AURI] input dev: 0x80000004 0x0, fmt = 0x3, fs: 48000, max fs: 48000, ch: 2, max ch: 3, ch maks: 0x3, hw_info_mask: 0x0; output dev: 0x2 0x0, fmt = 0x3, fs: 48000, max fs: 48000, ch: 2, max ch: 4, ch maks: 0x3, hw_info_mask: 0xc</w:t>
                  </w:r>
                  <w:r>
                    <w:rPr>
                      <w:rFonts w:asciiTheme="minorHAnsi" w:eastAsiaTheme="minorEastAsia" w:hAnsiTheme="minorHAnsi" w:cstheme="minorHAnsi"/>
                      <w:color w:val="172B4D"/>
                      <w:szCs w:val="20"/>
                      <w:shd w:val="clear" w:color="auto" w:fill="FFFFFF"/>
                    </w:rPr>
                    <w:br/>
                  </w:r>
                  <w:r>
                    <w:rPr>
                      <w:rFonts w:asciiTheme="minorHAnsi" w:hAnsiTheme="minorHAnsi" w:cstheme="minorHAnsi"/>
                      <w:color w:val="172B4D"/>
                      <w:szCs w:val="20"/>
                      <w:shd w:val="clear" w:color="auto" w:fill="FFFFFF"/>
                    </w:rPr>
                    <w:t>[133.511]&lt;A-8&gt;[D][AURI] task_scene: 8, audio_mode: 0, stream_type: 3 output_flags: 0x8, input_source: 0, input_flags: 0x8; enhancement_feature_mask: 0x0</w:t>
                  </w:r>
                  <w:r>
                    <w:rPr>
                      <w:rFonts w:asciiTheme="minorHAnsi" w:eastAsiaTheme="minorEastAsia" w:hAnsiTheme="minorHAnsi" w:cstheme="minorHAnsi"/>
                      <w:color w:val="172B4D"/>
                      <w:szCs w:val="20"/>
                      <w:shd w:val="clear" w:color="auto" w:fill="FFFFFF"/>
                    </w:rPr>
                    <w:br/>
                  </w:r>
                  <w:r>
                    <w:rPr>
                      <w:rFonts w:asciiTheme="minorHAnsi" w:hAnsiTheme="minorHAnsi" w:cstheme="minorHAnsi"/>
                      <w:color w:val="172B4D"/>
                      <w:szCs w:val="20"/>
                      <w:shd w:val="clear" w:color="auto" w:fill="FFFFFF"/>
                    </w:rPr>
                    <w:t>[133.511]&lt;A-8&gt;[D][AURI][CTRL] create_aurisys_lib_manager(+), aurisys_scenario 2, heap(3940480/5033164)</w:t>
                  </w:r>
                </w:p>
                <w:p w14:paraId="762F28F2" w14:textId="77777777" w:rsidR="00FE23A4" w:rsidRDefault="00FE23A4" w:rsidP="00FE23A4">
                  <w:pPr>
                    <w:rPr>
                      <w:rFonts w:asciiTheme="minorHAnsi" w:eastAsiaTheme="minorEastAsia" w:hAnsiTheme="minorHAnsi" w:cstheme="minorHAnsi"/>
                      <w:szCs w:val="20"/>
                    </w:rPr>
                  </w:pPr>
                </w:p>
              </w:txbxContent>
            </v:textbox>
            <w10:anchorlock/>
          </v:shape>
        </w:pict>
      </w:r>
      <w:bookmarkEnd w:id="151"/>
    </w:p>
    <w:bookmarkEnd w:id="152"/>
    <w:p w14:paraId="7F2F174B" w14:textId="77777777" w:rsidR="00FE23A4" w:rsidRDefault="00FE23A4" w:rsidP="00FE23A4">
      <w:pPr>
        <w:adjustRightInd/>
        <w:snapToGrid/>
        <w:spacing w:before="0" w:after="0" w:line="240" w:lineRule="auto"/>
        <w:jc w:val="left"/>
        <w:rPr>
          <w:rFonts w:eastAsiaTheme="minorEastAsia"/>
        </w:rPr>
      </w:pPr>
      <w:r>
        <w:rPr>
          <w:rFonts w:eastAsiaTheme="minorEastAsia"/>
        </w:rPr>
        <w:br w:type="page"/>
      </w:r>
    </w:p>
    <w:bookmarkEnd w:id="141"/>
    <w:bookmarkEnd w:id="143"/>
    <w:p w14:paraId="4C9D8E8F" w14:textId="77777777" w:rsidR="00FE23A4" w:rsidRDefault="00FE23A4" w:rsidP="00FE23A4">
      <w:pPr>
        <w:rPr>
          <w:rFonts w:eastAsiaTheme="minorEastAsia"/>
          <w:b/>
          <w:bCs/>
          <w:color w:val="4F81BD" w:themeColor="accent1"/>
          <w:u w:val="single"/>
        </w:rPr>
      </w:pPr>
      <w:r>
        <w:rPr>
          <w:rFonts w:eastAsiaTheme="minorEastAsia"/>
          <w:b/>
          <w:bCs/>
          <w:color w:val="4F81BD" w:themeColor="accent1"/>
          <w:u w:val="single"/>
        </w:rPr>
        <w:lastRenderedPageBreak/>
        <w:t>Benefit profile of the bypass mechanism</w:t>
      </w:r>
    </w:p>
    <w:p w14:paraId="5372D698" w14:textId="77777777" w:rsidR="00FE23A4" w:rsidRDefault="00FE23A4" w:rsidP="00FE23A4">
      <w:pPr>
        <w:jc w:val="left"/>
        <w:rPr>
          <w:rFonts w:eastAsiaTheme="minorEastAsia"/>
        </w:rPr>
      </w:pPr>
      <w:bookmarkStart w:id="153" w:name="OLE_LINK34"/>
      <w:bookmarkEnd w:id="142"/>
      <w:r>
        <w:rPr>
          <w:rFonts w:eastAsiaTheme="minorEastAsia"/>
        </w:rPr>
        <w:t xml:space="preserve">We compared the MCPS uasage of the deep_pl task during 48k WAV playback between using “aurisys_demo” and bypassing the Aurisys process in the AURISYS_DSP_PLAYBACK_SMARTPA scenario. Normally, 48k WAV playback costs 70 MCPS for the deep_pl task. Bypassing </w:t>
      </w:r>
      <w:bookmarkStart w:id="154" w:name="OLE_LINK35"/>
      <w:r>
        <w:rPr>
          <w:rFonts w:eastAsiaTheme="minorEastAsia"/>
        </w:rPr>
        <w:t>PLAYBACK_SMATPA</w:t>
      </w:r>
      <w:bookmarkEnd w:id="154"/>
      <w:r>
        <w:rPr>
          <w:rFonts w:eastAsiaTheme="minorEastAsia"/>
        </w:rPr>
        <w:t xml:space="preserve"> reduces this to 50 MCPS, saving  approximately 20 MCPS.</w:t>
      </w:r>
    </w:p>
    <w:p w14:paraId="6CB9387F" w14:textId="6A242FED" w:rsidR="0050781B" w:rsidRDefault="00FE23A4" w:rsidP="00FE23A4">
      <w:pPr>
        <w:jc w:val="left"/>
        <w:rPr>
          <w:rFonts w:eastAsiaTheme="minorEastAsia"/>
        </w:rPr>
      </w:pPr>
      <w:r>
        <w:rPr>
          <w:rFonts w:eastAsiaTheme="minorEastAsia"/>
        </w:rPr>
        <w:t>Additionally, the bypass mechanism reduces heap memory usage. Normal 48k WAV playback uses 1.66MB of memory, while bypassing PLAYBACK_SMATPA uses 1.55MB. This results in a saving of 0.11MB of heap memory.</w:t>
      </w:r>
      <w:bookmarkEnd w:id="128"/>
      <w:bookmarkEnd w:id="130"/>
      <w:bookmarkEnd w:id="135"/>
      <w:bookmarkEnd w:id="137"/>
      <w:bookmarkEnd w:id="138"/>
      <w:bookmarkEnd w:id="139"/>
      <w:bookmarkEnd w:id="153"/>
    </w:p>
    <w:p w14:paraId="6DFFCF84" w14:textId="77777777" w:rsidR="00FE23A4" w:rsidRPr="00FE23A4" w:rsidRDefault="00FE23A4" w:rsidP="00FE23A4">
      <w:pPr>
        <w:jc w:val="left"/>
        <w:rPr>
          <w:rFonts w:eastAsiaTheme="minorEastAsia"/>
        </w:rPr>
      </w:pPr>
    </w:p>
    <w:p w14:paraId="70275E65" w14:textId="77777777" w:rsidR="001B1EA1" w:rsidRDefault="10853FB9" w:rsidP="00C81149">
      <w:pPr>
        <w:pStyle w:val="3"/>
      </w:pPr>
      <w:bookmarkStart w:id="155" w:name="_Toc229437627"/>
      <w:bookmarkStart w:id="156" w:name="OLE_LINK14"/>
      <w:r>
        <w:t>Aurisys Q&amp;A</w:t>
      </w:r>
      <w:bookmarkEnd w:id="155"/>
    </w:p>
    <w:bookmarkEnd w:id="156"/>
    <w:p w14:paraId="315D3BA2" w14:textId="77777777" w:rsidR="001B1EA1"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t>What APIs must be implemented?</w:t>
      </w:r>
    </w:p>
    <w:p w14:paraId="60C581E7" w14:textId="77777777" w:rsidR="001B1EA1" w:rsidRPr="00AC3A31" w:rsidRDefault="10853FB9" w:rsidP="10853FB9">
      <w:pPr>
        <w:pStyle w:val="af0"/>
        <w:rPr>
          <w:b/>
          <w:bCs/>
          <w:color w:val="00B050"/>
        </w:rPr>
      </w:pPr>
      <w:r w:rsidRPr="10853FB9">
        <w:rPr>
          <w:b/>
          <w:bCs/>
        </w:rPr>
        <w:t>A</w:t>
      </w:r>
      <w:r w:rsidRPr="10853FB9">
        <w:rPr>
          <w:rFonts w:asciiTheme="minorEastAsia" w:eastAsiaTheme="minorEastAsia" w:hAnsiTheme="minorEastAsia"/>
          <w:b/>
          <w:bCs/>
        </w:rPr>
        <w:t>：</w:t>
      </w:r>
      <w:r>
        <w:t xml:space="preserve">Please find demo code in this development package </w:t>
      </w:r>
      <w:r w:rsidRPr="10853FB9">
        <w:rPr>
          <w:b/>
          <w:bCs/>
        </w:rPr>
        <w:t>aurisys_demo_parsing_lib.c</w:t>
      </w:r>
      <w:r>
        <w:t xml:space="preserve"> and </w:t>
      </w:r>
      <w:r w:rsidRPr="10853FB9">
        <w:rPr>
          <w:b/>
          <w:bCs/>
        </w:rPr>
        <w:t>aurisys_demo_processing_lib.c</w:t>
      </w:r>
      <w:r>
        <w:t>, for APIs must be implemented, we labled in code with comment</w:t>
      </w:r>
      <w:r w:rsidRPr="10853FB9">
        <w:rPr>
          <w:rFonts w:asciiTheme="minorHAnsi" w:eastAsiaTheme="minorEastAsia" w:hAnsiTheme="minorHAnsi" w:cstheme="minorBidi"/>
        </w:rPr>
        <w:t xml:space="preserve"> </w:t>
      </w:r>
      <w:r w:rsidRPr="10853FB9">
        <w:rPr>
          <w:rFonts w:asciiTheme="minorHAnsi" w:eastAsiaTheme="minorEastAsia" w:hAnsiTheme="minorHAnsi" w:cstheme="minorBidi"/>
          <w:b/>
          <w:bCs/>
          <w:color w:val="00B050"/>
        </w:rPr>
        <w:t>“[TODO][MUST]”</w:t>
      </w:r>
      <w:r w:rsidRPr="10853FB9">
        <w:rPr>
          <w:rFonts w:asciiTheme="minorHAnsi" w:eastAsiaTheme="minorEastAsia" w:hAnsiTheme="minorHAnsi" w:cstheme="minorBidi"/>
        </w:rPr>
        <w:t xml:space="preserve">. Parser library must implement </w:t>
      </w:r>
      <w:r w:rsidRPr="10853FB9">
        <w:rPr>
          <w:rFonts w:asciiTheme="minorHAnsi" w:eastAsiaTheme="minorEastAsia" w:hAnsiTheme="minorHAnsi" w:cstheme="minorBidi"/>
          <w:b/>
          <w:bCs/>
          <w:color w:val="00B050"/>
        </w:rPr>
        <w:t>“[TODO][MUST]”</w:t>
      </w:r>
      <w:r w:rsidRPr="10853FB9">
        <w:rPr>
          <w:rFonts w:asciiTheme="minorHAnsi" w:eastAsiaTheme="minorEastAsia" w:hAnsiTheme="minorHAnsi" w:cstheme="minorBidi"/>
        </w:rPr>
        <w:t xml:space="preserve"> APIs in </w:t>
      </w:r>
      <w:r w:rsidRPr="10853FB9">
        <w:rPr>
          <w:b/>
          <w:bCs/>
        </w:rPr>
        <w:t>aurisys_demo_parsing_lib.c</w:t>
      </w:r>
      <w:r>
        <w:t xml:space="preserve"> and likewise </w:t>
      </w:r>
      <w:r w:rsidRPr="10853FB9">
        <w:rPr>
          <w:rFonts w:asciiTheme="minorHAnsi" w:eastAsiaTheme="minorEastAsia" w:hAnsiTheme="minorHAnsi" w:cstheme="minorBidi"/>
        </w:rPr>
        <w:t xml:space="preserve">process library must implement “[TODO][MUST]” APIs in </w:t>
      </w:r>
      <w:r w:rsidRPr="10853FB9">
        <w:rPr>
          <w:b/>
          <w:bCs/>
        </w:rPr>
        <w:t>aurisys_demo_parsing_lib.c</w:t>
      </w:r>
      <w:r>
        <w:t xml:space="preserve">. There are API labeled with </w:t>
      </w:r>
      <w:r w:rsidRPr="10853FB9">
        <w:rPr>
          <w:b/>
          <w:bCs/>
          <w:color w:val="00B050"/>
        </w:rPr>
        <w:t>“[TODO][MUST] 3rd party must implement on both parsing and processing lib”</w:t>
      </w:r>
      <w:r>
        <w:t xml:space="preserve">, pleae implement these APIs in </w:t>
      </w:r>
      <w:r w:rsidRPr="10853FB9">
        <w:rPr>
          <w:b/>
          <w:bCs/>
        </w:rPr>
        <w:t>both</w:t>
      </w:r>
      <w:r>
        <w:t xml:space="preserve"> parser and process library.</w:t>
      </w:r>
    </w:p>
    <w:p w14:paraId="141562C6" w14:textId="77777777" w:rsidR="001B1EA1" w:rsidRPr="0046754D" w:rsidRDefault="001B1EA1" w:rsidP="001B1EA1">
      <w:pPr>
        <w:pStyle w:val="af0"/>
      </w:pPr>
    </w:p>
    <w:p w14:paraId="137AEFF8" w14:textId="77777777" w:rsidR="001B1EA1"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t>How to get driver information like: audio_mode, input/output flags, input_source, input/output device?</w:t>
      </w:r>
    </w:p>
    <w:p w14:paraId="6E54ACBF" w14:textId="77777777" w:rsidR="001B1EA1" w:rsidRDefault="10853FB9" w:rsidP="10853FB9">
      <w:pPr>
        <w:pStyle w:val="af0"/>
        <w:rPr>
          <w:b/>
          <w:bCs/>
        </w:rPr>
      </w:pPr>
      <w:r w:rsidRPr="10853FB9">
        <w:rPr>
          <w:b/>
          <w:bCs/>
        </w:rPr>
        <w:t>A</w:t>
      </w:r>
      <w:r w:rsidRPr="10853FB9">
        <w:rPr>
          <w:rFonts w:asciiTheme="minorEastAsia" w:eastAsiaTheme="minorEastAsia" w:hAnsiTheme="minorEastAsia"/>
          <w:b/>
          <w:bCs/>
        </w:rPr>
        <w:t>：</w:t>
      </w:r>
      <w:r>
        <w:t xml:space="preserve">You can get those information form </w:t>
      </w:r>
      <w:r w:rsidRPr="10853FB9">
        <w:rPr>
          <w:b/>
          <w:bCs/>
        </w:rPr>
        <w:t>arsi_task_config_t</w:t>
      </w:r>
    </w:p>
    <w:p w14:paraId="4174094F" w14:textId="77777777" w:rsidR="001B1EA1" w:rsidRDefault="001B1EA1" w:rsidP="001B1EA1">
      <w:pPr>
        <w:pStyle w:val="af0"/>
      </w:pPr>
    </w:p>
    <w:p w14:paraId="1B95E129" w14:textId="77777777" w:rsidR="001B1EA1"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t>How to know library process sample reate, format and in/out channel numbers?</w:t>
      </w:r>
    </w:p>
    <w:p w14:paraId="5FEBA3FB" w14:textId="3F8FCAE9" w:rsidR="001B1EA1" w:rsidRDefault="10853FB9" w:rsidP="001B1EA1">
      <w:pPr>
        <w:pStyle w:val="af0"/>
      </w:pPr>
      <w:r w:rsidRPr="10853FB9">
        <w:rPr>
          <w:b/>
          <w:bCs/>
        </w:rPr>
        <w:t>A</w:t>
      </w:r>
      <w:r w:rsidRPr="10853FB9">
        <w:rPr>
          <w:rFonts w:asciiTheme="minorEastAsia" w:eastAsiaTheme="minorEastAsia" w:hAnsiTheme="minorEastAsia"/>
          <w:b/>
          <w:bCs/>
        </w:rPr>
        <w:t>：</w:t>
      </w:r>
      <w:r>
        <w:t xml:space="preserve">For now, library process sample reate, format and in/out channel numbers are choosed by Aurisys framework automatically to fit closest to device. Sample rate and format can be found in </w:t>
      </w:r>
      <w:r w:rsidRPr="10853FB9">
        <w:rPr>
          <w:b/>
          <w:bCs/>
        </w:rPr>
        <w:t>arsi_lib_config_t</w:t>
      </w:r>
      <w:r>
        <w:t xml:space="preserve">, and in/out channel numbers can be found in </w:t>
      </w:r>
      <w:r w:rsidRPr="10853FB9">
        <w:rPr>
          <w:b/>
          <w:bCs/>
        </w:rPr>
        <w:t>p_ul(dl)_buf_in(out)-&gt; num_channels</w:t>
      </w:r>
      <w:r>
        <w:t>.</w:t>
      </w:r>
    </w:p>
    <w:p w14:paraId="6DFEB5F6" w14:textId="77777777" w:rsidR="001B1EA1" w:rsidRDefault="001B1EA1" w:rsidP="001B1EA1"/>
    <w:p w14:paraId="5F97A024" w14:textId="77777777" w:rsidR="001B1EA1" w:rsidRPr="00CD704D"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rsidRPr="10853FB9">
        <w:rPr>
          <w:rFonts w:eastAsiaTheme="minorEastAsia"/>
        </w:rPr>
        <w:t>How DSP side process library can get parameter parsed form AP side parser library?</w:t>
      </w:r>
    </w:p>
    <w:p w14:paraId="56E775FE" w14:textId="77777777" w:rsidR="001B1EA1" w:rsidRPr="00CD704D" w:rsidRDefault="10853FB9" w:rsidP="10853FB9">
      <w:pPr>
        <w:pStyle w:val="af0"/>
        <w:rPr>
          <w:rFonts w:asciiTheme="minorHAnsi" w:eastAsiaTheme="minorEastAsia" w:hAnsiTheme="minorHAnsi" w:cstheme="minorBidi"/>
        </w:rPr>
      </w:pPr>
      <w:r w:rsidRPr="10853FB9">
        <w:rPr>
          <w:rFonts w:asciiTheme="minorHAnsi" w:hAnsiTheme="minorHAnsi" w:cstheme="minorBidi"/>
          <w:b/>
          <w:bCs/>
        </w:rPr>
        <w:t>A</w:t>
      </w:r>
      <w:r w:rsidRPr="10853FB9">
        <w:rPr>
          <w:rFonts w:asciiTheme="minorHAnsi" w:eastAsiaTheme="minorEastAsia" w:hAnsiTheme="minorHAnsi" w:cstheme="minorBidi"/>
          <w:b/>
          <w:bCs/>
        </w:rPr>
        <w:t>：</w:t>
      </w:r>
      <w:r w:rsidRPr="10853FB9">
        <w:rPr>
          <w:rFonts w:asciiTheme="minorHAnsi" w:eastAsiaTheme="minorEastAsia" w:hAnsiTheme="minorHAnsi" w:cstheme="minorBidi"/>
        </w:rPr>
        <w:t xml:space="preserve">Aurisys framework will automatically pass the parameter buffer get form </w:t>
      </w:r>
      <w:r w:rsidRPr="10853FB9">
        <w:rPr>
          <w:rFonts w:asciiTheme="minorHAnsi" w:eastAsiaTheme="minorEastAsia" w:hAnsiTheme="minorHAnsi" w:cstheme="minorBidi"/>
          <w:b/>
          <w:bCs/>
        </w:rPr>
        <w:t>p_param_buf</w:t>
      </w:r>
      <w:r w:rsidRPr="10853FB9">
        <w:rPr>
          <w:rFonts w:asciiTheme="minorHAnsi" w:eastAsiaTheme="minorEastAsia" w:hAnsiTheme="minorHAnsi" w:cstheme="minorBidi"/>
        </w:rPr>
        <w:t xml:space="preserve"> through </w:t>
      </w:r>
      <w:r w:rsidRPr="10853FB9">
        <w:rPr>
          <w:rFonts w:asciiTheme="minorHAnsi" w:eastAsiaTheme="minorEastAsia" w:hAnsiTheme="minorHAnsi" w:cstheme="minorBidi"/>
          <w:b/>
          <w:bCs/>
        </w:rPr>
        <w:t xml:space="preserve">arsi_parsing_param_file_by_custom_info </w:t>
      </w:r>
      <w:r w:rsidRPr="10853FB9">
        <w:rPr>
          <w:rFonts w:asciiTheme="minorHAnsi" w:eastAsiaTheme="minorEastAsia" w:hAnsiTheme="minorHAnsi" w:cstheme="minorBidi"/>
        </w:rPr>
        <w:t xml:space="preserve">API to DSP, and DSP side parser library can get parsed parameter from </w:t>
      </w:r>
      <w:r w:rsidRPr="10853FB9">
        <w:rPr>
          <w:rFonts w:asciiTheme="minorHAnsi" w:eastAsiaTheme="minorEastAsia" w:hAnsiTheme="minorHAnsi" w:cstheme="minorBidi"/>
          <w:b/>
          <w:bCs/>
        </w:rPr>
        <w:t>arsi_create_handler.</w:t>
      </w:r>
    </w:p>
    <w:p w14:paraId="08A68737" w14:textId="77777777" w:rsidR="001B1EA1" w:rsidRPr="00CD704D" w:rsidRDefault="001B1EA1" w:rsidP="001B1EA1">
      <w:pPr>
        <w:pStyle w:val="af0"/>
        <w:rPr>
          <w:rFonts w:eastAsiaTheme="minorEastAsia"/>
        </w:rPr>
      </w:pPr>
    </w:p>
    <w:p w14:paraId="779DF8B5" w14:textId="77777777" w:rsidR="001B1EA1"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t xml:space="preserve">What is the deference between </w:t>
      </w:r>
      <w:r w:rsidRPr="10853FB9">
        <w:rPr>
          <w:b/>
          <w:bCs/>
        </w:rPr>
        <w:t>sample_rate_buffer/sample_rate_content</w:t>
      </w:r>
      <w:r>
        <w:t xml:space="preserve"> in </w:t>
      </w:r>
      <w:r w:rsidRPr="10853FB9">
        <w:rPr>
          <w:b/>
          <w:bCs/>
        </w:rPr>
        <w:t>audio_buf_t</w:t>
      </w:r>
      <w:r>
        <w:t xml:space="preserve"> and </w:t>
      </w:r>
      <w:r w:rsidRPr="10853FB9">
        <w:rPr>
          <w:b/>
          <w:bCs/>
        </w:rPr>
        <w:t>sample_rate</w:t>
      </w:r>
      <w:r>
        <w:t xml:space="preserve"> in </w:t>
      </w:r>
      <w:r w:rsidRPr="10853FB9">
        <w:rPr>
          <w:b/>
          <w:bCs/>
        </w:rPr>
        <w:t>arsi_lib_config_t</w:t>
      </w:r>
      <w:r>
        <w:t>?</w:t>
      </w:r>
    </w:p>
    <w:p w14:paraId="025B2CA5" w14:textId="77777777" w:rsidR="00386249" w:rsidRDefault="10853FB9" w:rsidP="002471CB">
      <w:pPr>
        <w:pStyle w:val="af0"/>
      </w:pPr>
      <w:r w:rsidRPr="10853FB9">
        <w:rPr>
          <w:b/>
          <w:bCs/>
        </w:rPr>
        <w:t>A</w:t>
      </w:r>
      <w:r w:rsidRPr="10853FB9">
        <w:rPr>
          <w:rFonts w:asciiTheme="minorEastAsia" w:eastAsiaTheme="minorEastAsia" w:hAnsiTheme="minorEastAsia"/>
          <w:b/>
          <w:bCs/>
        </w:rPr>
        <w:t>：</w:t>
      </w:r>
      <w:r>
        <w:t>For now, it’s the same.</w:t>
      </w:r>
    </w:p>
    <w:p w14:paraId="7ECC7733" w14:textId="77777777" w:rsidR="007537CE" w:rsidRDefault="007537CE" w:rsidP="002471CB">
      <w:pPr>
        <w:pStyle w:val="af0"/>
      </w:pPr>
    </w:p>
    <w:p w14:paraId="0505E7C1" w14:textId="77777777" w:rsidR="007537CE" w:rsidRDefault="10853FB9" w:rsidP="0031787A">
      <w:pPr>
        <w:pStyle w:val="af0"/>
        <w:numPr>
          <w:ilvl w:val="0"/>
          <w:numId w:val="21"/>
        </w:numPr>
      </w:pPr>
      <w:r w:rsidRPr="10853FB9">
        <w:rPr>
          <w:b/>
          <w:bCs/>
        </w:rPr>
        <w:t>Q</w:t>
      </w:r>
      <w:r w:rsidRPr="10853FB9">
        <w:rPr>
          <w:rFonts w:asciiTheme="minorEastAsia" w:eastAsiaTheme="minorEastAsia" w:hAnsiTheme="minorEastAsia"/>
          <w:b/>
          <w:bCs/>
        </w:rPr>
        <w:t>：</w:t>
      </w:r>
      <w:r>
        <w:t xml:space="preserve">What is </w:t>
      </w:r>
      <w:r w:rsidRPr="10853FB9">
        <w:rPr>
          <w:b/>
          <w:bCs/>
        </w:rPr>
        <w:t>lib dump</w:t>
      </w:r>
      <w:r>
        <w:t xml:space="preserve"> and how to implement it?</w:t>
      </w:r>
    </w:p>
    <w:p w14:paraId="4E9883D8" w14:textId="77777777" w:rsidR="007537CE" w:rsidRDefault="10853FB9" w:rsidP="007537CE">
      <w:pPr>
        <w:pStyle w:val="af0"/>
      </w:pPr>
      <w:r w:rsidRPr="10853FB9">
        <w:rPr>
          <w:b/>
          <w:bCs/>
        </w:rPr>
        <w:lastRenderedPageBreak/>
        <w:t>A</w:t>
      </w:r>
      <w:r w:rsidRPr="10853FB9">
        <w:rPr>
          <w:rFonts w:asciiTheme="minorEastAsia" w:eastAsiaTheme="minorEastAsia" w:hAnsiTheme="minorEastAsia"/>
          <w:b/>
          <w:bCs/>
        </w:rPr>
        <w:t>：</w:t>
      </w:r>
      <w:r>
        <w:t>lib dump is 3</w:t>
      </w:r>
      <w:r w:rsidRPr="10853FB9">
        <w:rPr>
          <w:vertAlign w:val="superscript"/>
        </w:rPr>
        <w:t>rd</w:t>
      </w:r>
      <w:r>
        <w:t xml:space="preserve"> party proprietary dump. Through lib dump, 3</w:t>
      </w:r>
      <w:r w:rsidRPr="10853FB9">
        <w:rPr>
          <w:vertAlign w:val="superscript"/>
        </w:rPr>
        <w:t>rd</w:t>
      </w:r>
      <w:r>
        <w:t xml:space="preserve"> party can dump there parameter/ lib in/out buffer/etc. 3</w:t>
      </w:r>
      <w:r w:rsidRPr="10853FB9">
        <w:rPr>
          <w:vertAlign w:val="superscript"/>
        </w:rPr>
        <w:t>rd</w:t>
      </w:r>
      <w:r>
        <w:t xml:space="preserve"> party also should implement a parser to parse lib dump. To implement lib dump, please follow below instructions:</w:t>
      </w:r>
    </w:p>
    <w:p w14:paraId="4C06E02B" w14:textId="77777777" w:rsidR="007537CE" w:rsidRDefault="10853FB9" w:rsidP="0031787A">
      <w:pPr>
        <w:pStyle w:val="af0"/>
        <w:numPr>
          <w:ilvl w:val="0"/>
          <w:numId w:val="24"/>
        </w:numPr>
      </w:pPr>
      <w:r>
        <w:t xml:space="preserve">Implement API </w:t>
      </w:r>
      <w:r w:rsidRPr="10853FB9">
        <w:rPr>
          <w:b/>
          <w:bCs/>
        </w:rPr>
        <w:t>arsi_query_max_debug_dump_buf_size</w:t>
      </w:r>
      <w:r w:rsidRPr="10853FB9">
        <w:rPr>
          <w:rFonts w:ascii="新細明體" w:eastAsia="新細明體" w:hAnsi="新細明體" w:cs="新細明體"/>
        </w:rPr>
        <w:t xml:space="preserve">, </w:t>
      </w:r>
      <w:r>
        <w:t>and return max debug dump size in one process</w:t>
      </w:r>
    </w:p>
    <w:p w14:paraId="3ED29E46" w14:textId="77777777" w:rsidR="007537CE" w:rsidRDefault="10853FB9" w:rsidP="0031787A">
      <w:pPr>
        <w:pStyle w:val="af0"/>
        <w:numPr>
          <w:ilvl w:val="0"/>
          <w:numId w:val="24"/>
        </w:numPr>
      </w:pPr>
      <w:r>
        <w:t xml:space="preserve">In </w:t>
      </w:r>
      <w:r w:rsidRPr="10853FB9">
        <w:rPr>
          <w:b/>
          <w:bCs/>
        </w:rPr>
        <w:t>arsi_process_ul_buf/arsi_process_dl_buf</w:t>
      </w:r>
      <w:r>
        <w:t xml:space="preserve">  fill debug dump in </w:t>
      </w:r>
      <w:r w:rsidRPr="10853FB9">
        <w:rPr>
          <w:b/>
          <w:bCs/>
        </w:rPr>
        <w:t>p_debug_dump_buf</w:t>
      </w:r>
    </w:p>
    <w:p w14:paraId="310EB64D" w14:textId="77777777" w:rsidR="007537CE" w:rsidRDefault="007537CE" w:rsidP="002471CB">
      <w:pPr>
        <w:pStyle w:val="af0"/>
      </w:pPr>
    </w:p>
    <w:p w14:paraId="1C747DC5" w14:textId="77777777" w:rsidR="002471CB" w:rsidRDefault="10853FB9" w:rsidP="00C81149">
      <w:pPr>
        <w:pStyle w:val="2"/>
      </w:pPr>
      <w:bookmarkStart w:id="157" w:name="_Toc229437628"/>
      <w:r>
        <w:t>Memory Configurations</w:t>
      </w:r>
      <w:bookmarkEnd w:id="157"/>
    </w:p>
    <w:p w14:paraId="3C09A138" w14:textId="17E6BA27" w:rsidR="002471CB" w:rsidRPr="00F45F97" w:rsidRDefault="10853FB9" w:rsidP="10853FB9">
      <w:pPr>
        <w:rPr>
          <w:rFonts w:eastAsiaTheme="minorEastAsia"/>
        </w:rPr>
      </w:pPr>
      <w:r>
        <w:t xml:space="preserve">Memory size configured in DSP is mainly reserved for full-feature support. Refer to </w:t>
      </w:r>
      <w:r w:rsidRPr="10853FB9">
        <w:rPr>
          <w:rStyle w:val="aa"/>
        </w:rPr>
        <w:t>Feature Distribution</w:t>
      </w:r>
      <w:r>
        <w:t xml:space="preserve"> in dual-core project, memory can also be optimized according to the feature configured. For example, if there is no uplink feature configured in DSP, the size of program and heap in </w:t>
      </w:r>
      <w:r w:rsidR="003278C2">
        <w:t>c</w:t>
      </w:r>
      <w:r w:rsidR="00014FEF">
        <w:t xml:space="preserve">ore </w:t>
      </w:r>
      <w:r>
        <w:t>B can shrink greatly for only system usage.</w:t>
      </w:r>
    </w:p>
    <w:p w14:paraId="587AB317" w14:textId="77777777" w:rsidR="002471CB" w:rsidRDefault="10853FB9" w:rsidP="00C81149">
      <w:pPr>
        <w:pStyle w:val="3"/>
      </w:pPr>
      <w:bookmarkStart w:id="158" w:name="_Toc229437629"/>
      <w:r>
        <w:t>Memory Profile</w:t>
      </w:r>
      <w:bookmarkEnd w:id="158"/>
    </w:p>
    <w:p w14:paraId="763559B6" w14:textId="272D856B" w:rsidR="002471CB" w:rsidRDefault="10853FB9" w:rsidP="002471CB">
      <w:r>
        <w:t xml:space="preserve">To profiling the memory usage, you can find the tool </w:t>
      </w:r>
      <w:r w:rsidRPr="10853FB9">
        <w:rPr>
          <w:b/>
          <w:bCs/>
        </w:rPr>
        <w:t>memory-layout-parser-release</w:t>
      </w:r>
      <w:r>
        <w:t xml:space="preserve"> on </w:t>
      </w:r>
      <w:r w:rsidRPr="10853FB9">
        <w:rPr>
          <w:rStyle w:val="aa"/>
        </w:rPr>
        <w:t>MOL website</w:t>
      </w:r>
      <w:r>
        <w:t xml:space="preserve">, and get the memory layout on device. Audio DSP has two parts of reserved memory, 1) ADSP image with working memory, 2) share memory between APMCU and ADSP, which can be found from type as below,  </w:t>
      </w:r>
    </w:p>
    <w:tbl>
      <w:tblPr>
        <w:tblStyle w:val="21"/>
        <w:tblW w:w="4773" w:type="pct"/>
        <w:tblLayout w:type="fixed"/>
        <w:tblLook w:val="0600" w:firstRow="0" w:lastRow="0" w:firstColumn="0" w:lastColumn="0" w:noHBand="1" w:noVBand="1"/>
      </w:tblPr>
      <w:tblGrid>
        <w:gridCol w:w="895"/>
        <w:gridCol w:w="1154"/>
        <w:gridCol w:w="3494"/>
        <w:gridCol w:w="1092"/>
        <w:gridCol w:w="1101"/>
        <w:gridCol w:w="1087"/>
      </w:tblGrid>
      <w:tr w:rsidR="002471CB" w:rsidRPr="002D5CD9" w14:paraId="0A5AC5B3" w14:textId="77777777" w:rsidTr="10853FB9">
        <w:trPr>
          <w:trHeight w:val="21"/>
        </w:trPr>
        <w:tc>
          <w:tcPr>
            <w:tcW w:w="5000" w:type="pct"/>
            <w:gridSpan w:val="6"/>
            <w:vAlign w:val="center"/>
          </w:tcPr>
          <w:p w14:paraId="77BF8B95" w14:textId="77777777" w:rsidR="002471CB" w:rsidRPr="005537F8" w:rsidRDefault="10853FB9" w:rsidP="10853FB9">
            <w:pPr>
              <w:spacing w:before="0" w:after="0" w:line="240" w:lineRule="auto"/>
              <w:rPr>
                <w:b/>
                <w:bCs/>
                <w:sz w:val="16"/>
                <w:szCs w:val="16"/>
              </w:rPr>
            </w:pPr>
            <w:r w:rsidRPr="10853FB9">
              <w:rPr>
                <w:b/>
                <w:bCs/>
                <w:sz w:val="16"/>
                <w:szCs w:val="16"/>
              </w:rPr>
              <w:t>Detail</w:t>
            </w:r>
          </w:p>
        </w:tc>
      </w:tr>
      <w:tr w:rsidR="002471CB" w:rsidRPr="002D5CD9" w14:paraId="235C9E8D" w14:textId="77777777" w:rsidTr="10853FB9">
        <w:trPr>
          <w:trHeight w:val="17"/>
        </w:trPr>
        <w:tc>
          <w:tcPr>
            <w:tcW w:w="507" w:type="pct"/>
            <w:tcBorders>
              <w:top w:val="single" w:sz="12" w:space="0" w:color="auto"/>
              <w:bottom w:val="double" w:sz="4" w:space="0" w:color="auto"/>
            </w:tcBorders>
            <w:vAlign w:val="center"/>
            <w:hideMark/>
          </w:tcPr>
          <w:p w14:paraId="575F0D29" w14:textId="77777777" w:rsidR="002471CB" w:rsidRPr="005537F8" w:rsidRDefault="10853FB9" w:rsidP="10853FB9">
            <w:pPr>
              <w:spacing w:before="0" w:after="0" w:line="240" w:lineRule="auto"/>
              <w:jc w:val="center"/>
              <w:rPr>
                <w:b/>
                <w:bCs/>
                <w:sz w:val="16"/>
                <w:szCs w:val="16"/>
              </w:rPr>
            </w:pPr>
            <w:r w:rsidRPr="10853FB9">
              <w:rPr>
                <w:b/>
                <w:bCs/>
                <w:sz w:val="16"/>
                <w:szCs w:val="16"/>
              </w:rPr>
              <w:t>Type</w:t>
            </w:r>
          </w:p>
        </w:tc>
        <w:tc>
          <w:tcPr>
            <w:tcW w:w="654" w:type="pct"/>
            <w:tcBorders>
              <w:top w:val="single" w:sz="12" w:space="0" w:color="auto"/>
              <w:bottom w:val="double" w:sz="4" w:space="0" w:color="auto"/>
            </w:tcBorders>
            <w:vAlign w:val="center"/>
          </w:tcPr>
          <w:p w14:paraId="7488D361" w14:textId="77777777" w:rsidR="002471CB" w:rsidRPr="005537F8" w:rsidRDefault="10853FB9" w:rsidP="10853FB9">
            <w:pPr>
              <w:spacing w:before="0" w:after="0" w:line="240" w:lineRule="auto"/>
              <w:jc w:val="center"/>
              <w:rPr>
                <w:b/>
                <w:bCs/>
                <w:sz w:val="16"/>
                <w:szCs w:val="16"/>
              </w:rPr>
            </w:pPr>
            <w:r w:rsidRPr="10853FB9">
              <w:rPr>
                <w:b/>
                <w:bCs/>
                <w:sz w:val="16"/>
                <w:szCs w:val="16"/>
              </w:rPr>
              <w:t>Usage</w:t>
            </w:r>
          </w:p>
        </w:tc>
        <w:tc>
          <w:tcPr>
            <w:tcW w:w="1980" w:type="pct"/>
            <w:tcBorders>
              <w:top w:val="single" w:sz="12" w:space="0" w:color="auto"/>
              <w:bottom w:val="double" w:sz="4" w:space="0" w:color="auto"/>
            </w:tcBorders>
            <w:vAlign w:val="center"/>
            <w:hideMark/>
          </w:tcPr>
          <w:p w14:paraId="4022293F" w14:textId="77777777" w:rsidR="002471CB" w:rsidRPr="005537F8" w:rsidRDefault="10853FB9" w:rsidP="10853FB9">
            <w:pPr>
              <w:spacing w:before="0" w:after="0" w:line="240" w:lineRule="auto"/>
              <w:jc w:val="center"/>
              <w:rPr>
                <w:b/>
                <w:bCs/>
                <w:sz w:val="16"/>
                <w:szCs w:val="16"/>
              </w:rPr>
            </w:pPr>
            <w:r w:rsidRPr="10853FB9">
              <w:rPr>
                <w:b/>
                <w:bCs/>
                <w:sz w:val="16"/>
                <w:szCs w:val="16"/>
              </w:rPr>
              <w:t>Name</w:t>
            </w:r>
          </w:p>
        </w:tc>
        <w:tc>
          <w:tcPr>
            <w:tcW w:w="619" w:type="pct"/>
            <w:tcBorders>
              <w:top w:val="single" w:sz="12" w:space="0" w:color="auto"/>
              <w:bottom w:val="double" w:sz="4" w:space="0" w:color="auto"/>
            </w:tcBorders>
            <w:vAlign w:val="center"/>
            <w:hideMark/>
          </w:tcPr>
          <w:p w14:paraId="79953D36" w14:textId="77777777" w:rsidR="002471CB" w:rsidRPr="005537F8" w:rsidRDefault="10853FB9" w:rsidP="10853FB9">
            <w:pPr>
              <w:spacing w:before="0" w:after="0" w:line="240" w:lineRule="auto"/>
              <w:jc w:val="center"/>
              <w:rPr>
                <w:b/>
                <w:bCs/>
                <w:sz w:val="16"/>
                <w:szCs w:val="16"/>
              </w:rPr>
            </w:pPr>
            <w:r w:rsidRPr="10853FB9">
              <w:rPr>
                <w:b/>
                <w:bCs/>
                <w:sz w:val="16"/>
                <w:szCs w:val="16"/>
              </w:rPr>
              <w:t>Start Address</w:t>
            </w:r>
          </w:p>
        </w:tc>
        <w:tc>
          <w:tcPr>
            <w:tcW w:w="624" w:type="pct"/>
            <w:tcBorders>
              <w:top w:val="single" w:sz="12" w:space="0" w:color="auto"/>
              <w:bottom w:val="double" w:sz="4" w:space="0" w:color="auto"/>
            </w:tcBorders>
            <w:vAlign w:val="center"/>
            <w:hideMark/>
          </w:tcPr>
          <w:p w14:paraId="6D5A2CF6" w14:textId="77777777" w:rsidR="002471CB" w:rsidRPr="005537F8" w:rsidRDefault="10853FB9" w:rsidP="10853FB9">
            <w:pPr>
              <w:spacing w:before="0" w:after="0" w:line="240" w:lineRule="auto"/>
              <w:jc w:val="center"/>
              <w:rPr>
                <w:b/>
                <w:bCs/>
                <w:sz w:val="16"/>
                <w:szCs w:val="16"/>
              </w:rPr>
            </w:pPr>
            <w:r w:rsidRPr="10853FB9">
              <w:rPr>
                <w:b/>
                <w:bCs/>
                <w:sz w:val="16"/>
                <w:szCs w:val="16"/>
              </w:rPr>
              <w:t>End Address</w:t>
            </w:r>
          </w:p>
        </w:tc>
        <w:tc>
          <w:tcPr>
            <w:tcW w:w="616" w:type="pct"/>
            <w:tcBorders>
              <w:top w:val="single" w:sz="12" w:space="0" w:color="auto"/>
              <w:bottom w:val="double" w:sz="4" w:space="0" w:color="auto"/>
            </w:tcBorders>
            <w:vAlign w:val="center"/>
            <w:hideMark/>
          </w:tcPr>
          <w:p w14:paraId="377BCC62" w14:textId="77777777" w:rsidR="002471CB" w:rsidRPr="005537F8" w:rsidRDefault="10853FB9" w:rsidP="10853FB9">
            <w:pPr>
              <w:spacing w:before="0" w:after="0" w:line="240" w:lineRule="auto"/>
              <w:jc w:val="center"/>
              <w:rPr>
                <w:b/>
                <w:bCs/>
                <w:sz w:val="16"/>
                <w:szCs w:val="16"/>
              </w:rPr>
            </w:pPr>
            <w:r w:rsidRPr="10853FB9">
              <w:rPr>
                <w:b/>
                <w:bCs/>
                <w:sz w:val="16"/>
                <w:szCs w:val="16"/>
              </w:rPr>
              <w:t>Size (KB)</w:t>
            </w:r>
          </w:p>
        </w:tc>
      </w:tr>
      <w:tr w:rsidR="002471CB" w:rsidRPr="002D5CD9" w14:paraId="6DE6762E" w14:textId="77777777" w:rsidTr="10853FB9">
        <w:trPr>
          <w:trHeight w:val="17"/>
        </w:trPr>
        <w:tc>
          <w:tcPr>
            <w:tcW w:w="507" w:type="pct"/>
            <w:tcBorders>
              <w:top w:val="double" w:sz="4" w:space="0" w:color="auto"/>
            </w:tcBorders>
            <w:vAlign w:val="center"/>
            <w:hideMark/>
          </w:tcPr>
          <w:p w14:paraId="333B3D9F" w14:textId="77777777" w:rsidR="002471CB" w:rsidRPr="002D5CD9" w:rsidRDefault="10853FB9" w:rsidP="10853FB9">
            <w:pPr>
              <w:spacing w:before="0" w:after="0" w:line="240" w:lineRule="auto"/>
              <w:rPr>
                <w:sz w:val="16"/>
                <w:szCs w:val="16"/>
              </w:rPr>
            </w:pPr>
            <w:r w:rsidRPr="10853FB9">
              <w:rPr>
                <w:sz w:val="16"/>
                <w:szCs w:val="16"/>
              </w:rPr>
              <w:t>adsp</w:t>
            </w:r>
          </w:p>
        </w:tc>
        <w:tc>
          <w:tcPr>
            <w:tcW w:w="654" w:type="pct"/>
            <w:tcBorders>
              <w:top w:val="double" w:sz="4" w:space="0" w:color="auto"/>
            </w:tcBorders>
            <w:vAlign w:val="center"/>
          </w:tcPr>
          <w:p w14:paraId="02B7D1A9" w14:textId="77777777" w:rsidR="002471CB" w:rsidRPr="002D5CD9" w:rsidRDefault="10853FB9" w:rsidP="10853FB9">
            <w:pPr>
              <w:spacing w:before="0" w:after="0" w:line="240" w:lineRule="auto"/>
              <w:rPr>
                <w:sz w:val="16"/>
                <w:szCs w:val="16"/>
              </w:rPr>
            </w:pPr>
            <w:r w:rsidRPr="10853FB9">
              <w:rPr>
                <w:sz w:val="16"/>
                <w:szCs w:val="16"/>
              </w:rPr>
              <w:t>image</w:t>
            </w:r>
          </w:p>
        </w:tc>
        <w:tc>
          <w:tcPr>
            <w:tcW w:w="1980" w:type="pct"/>
            <w:tcBorders>
              <w:top w:val="double" w:sz="4" w:space="0" w:color="auto"/>
            </w:tcBorders>
            <w:vAlign w:val="center"/>
            <w:hideMark/>
          </w:tcPr>
          <w:p w14:paraId="60F2EC27" w14:textId="77777777" w:rsidR="002471CB" w:rsidRPr="002D5CD9" w:rsidRDefault="10853FB9" w:rsidP="10853FB9">
            <w:pPr>
              <w:spacing w:before="0" w:after="0" w:line="240" w:lineRule="auto"/>
              <w:rPr>
                <w:sz w:val="16"/>
                <w:szCs w:val="16"/>
              </w:rPr>
            </w:pPr>
            <w:r w:rsidRPr="10853FB9">
              <w:rPr>
                <w:sz w:val="16"/>
                <w:szCs w:val="16"/>
              </w:rPr>
              <w:t>mblock-25-mediatek,reserve-memory-adsp</w:t>
            </w:r>
          </w:p>
        </w:tc>
        <w:tc>
          <w:tcPr>
            <w:tcW w:w="619" w:type="pct"/>
            <w:tcBorders>
              <w:top w:val="double" w:sz="4" w:space="0" w:color="auto"/>
            </w:tcBorders>
            <w:vAlign w:val="center"/>
            <w:hideMark/>
          </w:tcPr>
          <w:p w14:paraId="625A7101" w14:textId="77777777" w:rsidR="002471CB" w:rsidRPr="002D5CD9" w:rsidRDefault="10853FB9" w:rsidP="10853FB9">
            <w:pPr>
              <w:spacing w:before="0" w:after="0" w:line="240" w:lineRule="auto"/>
              <w:rPr>
                <w:sz w:val="16"/>
                <w:szCs w:val="16"/>
              </w:rPr>
            </w:pPr>
            <w:r w:rsidRPr="10853FB9">
              <w:rPr>
                <w:sz w:val="16"/>
                <w:szCs w:val="16"/>
              </w:rPr>
              <w:t>0x7a000000</w:t>
            </w:r>
          </w:p>
        </w:tc>
        <w:tc>
          <w:tcPr>
            <w:tcW w:w="624" w:type="pct"/>
            <w:tcBorders>
              <w:top w:val="double" w:sz="4" w:space="0" w:color="auto"/>
            </w:tcBorders>
            <w:vAlign w:val="center"/>
            <w:hideMark/>
          </w:tcPr>
          <w:p w14:paraId="42AE263A" w14:textId="77777777" w:rsidR="002471CB" w:rsidRPr="002D5CD9" w:rsidRDefault="10853FB9" w:rsidP="10853FB9">
            <w:pPr>
              <w:spacing w:before="0" w:after="0" w:line="240" w:lineRule="auto"/>
              <w:rPr>
                <w:sz w:val="16"/>
                <w:szCs w:val="16"/>
              </w:rPr>
            </w:pPr>
            <w:r w:rsidRPr="10853FB9">
              <w:rPr>
                <w:sz w:val="16"/>
                <w:szCs w:val="16"/>
              </w:rPr>
              <w:t>0x7adfffff</w:t>
            </w:r>
          </w:p>
        </w:tc>
        <w:tc>
          <w:tcPr>
            <w:tcW w:w="616" w:type="pct"/>
            <w:tcBorders>
              <w:top w:val="double" w:sz="4" w:space="0" w:color="auto"/>
            </w:tcBorders>
            <w:vAlign w:val="center"/>
            <w:hideMark/>
          </w:tcPr>
          <w:p w14:paraId="2DFD6A5E" w14:textId="77777777" w:rsidR="002471CB" w:rsidRPr="002D5CD9" w:rsidRDefault="10853FB9" w:rsidP="10853FB9">
            <w:pPr>
              <w:spacing w:before="0" w:after="0" w:line="240" w:lineRule="auto"/>
              <w:rPr>
                <w:sz w:val="16"/>
                <w:szCs w:val="16"/>
              </w:rPr>
            </w:pPr>
            <w:r w:rsidRPr="10853FB9">
              <w:rPr>
                <w:sz w:val="16"/>
                <w:szCs w:val="16"/>
              </w:rPr>
              <w:t>14336</w:t>
            </w:r>
          </w:p>
        </w:tc>
      </w:tr>
      <w:tr w:rsidR="002471CB" w:rsidRPr="002D5CD9" w14:paraId="7ABEF3BD" w14:textId="77777777" w:rsidTr="10853FB9">
        <w:trPr>
          <w:trHeight w:val="17"/>
        </w:trPr>
        <w:tc>
          <w:tcPr>
            <w:tcW w:w="507" w:type="pct"/>
            <w:tcBorders>
              <w:bottom w:val="double" w:sz="4" w:space="0" w:color="auto"/>
            </w:tcBorders>
            <w:vAlign w:val="center"/>
            <w:hideMark/>
          </w:tcPr>
          <w:p w14:paraId="3D50C157" w14:textId="77777777" w:rsidR="002471CB" w:rsidRPr="002D5CD9" w:rsidRDefault="10853FB9" w:rsidP="10853FB9">
            <w:pPr>
              <w:spacing w:before="0" w:after="0" w:line="240" w:lineRule="auto"/>
              <w:rPr>
                <w:sz w:val="16"/>
                <w:szCs w:val="16"/>
              </w:rPr>
            </w:pPr>
            <w:r w:rsidRPr="10853FB9">
              <w:rPr>
                <w:sz w:val="16"/>
                <w:szCs w:val="16"/>
              </w:rPr>
              <w:t>adsp</w:t>
            </w:r>
          </w:p>
        </w:tc>
        <w:tc>
          <w:tcPr>
            <w:tcW w:w="654" w:type="pct"/>
            <w:tcBorders>
              <w:bottom w:val="double" w:sz="4" w:space="0" w:color="auto"/>
            </w:tcBorders>
            <w:vAlign w:val="center"/>
          </w:tcPr>
          <w:p w14:paraId="5E15FF8B" w14:textId="77777777" w:rsidR="002471CB" w:rsidRPr="002D5CD9" w:rsidRDefault="10853FB9" w:rsidP="10853FB9">
            <w:pPr>
              <w:spacing w:before="0" w:after="0" w:line="240" w:lineRule="auto"/>
              <w:rPr>
                <w:sz w:val="16"/>
                <w:szCs w:val="16"/>
              </w:rPr>
            </w:pPr>
            <w:r w:rsidRPr="10853FB9">
              <w:rPr>
                <w:sz w:val="16"/>
                <w:szCs w:val="16"/>
              </w:rPr>
              <w:t>share memory</w:t>
            </w:r>
          </w:p>
        </w:tc>
        <w:tc>
          <w:tcPr>
            <w:tcW w:w="1980" w:type="pct"/>
            <w:tcBorders>
              <w:bottom w:val="double" w:sz="4" w:space="0" w:color="auto"/>
            </w:tcBorders>
            <w:vAlign w:val="center"/>
            <w:hideMark/>
          </w:tcPr>
          <w:p w14:paraId="0CF968A4" w14:textId="77777777" w:rsidR="002471CB" w:rsidRPr="002D5CD9" w:rsidRDefault="10853FB9" w:rsidP="10853FB9">
            <w:pPr>
              <w:spacing w:before="0" w:after="0" w:line="240" w:lineRule="auto"/>
              <w:rPr>
                <w:sz w:val="16"/>
                <w:szCs w:val="16"/>
              </w:rPr>
            </w:pPr>
            <w:r w:rsidRPr="10853FB9">
              <w:rPr>
                <w:sz w:val="16"/>
                <w:szCs w:val="16"/>
              </w:rPr>
              <w:t>reserve-memory-adsp_share</w:t>
            </w:r>
          </w:p>
        </w:tc>
        <w:tc>
          <w:tcPr>
            <w:tcW w:w="619" w:type="pct"/>
            <w:tcBorders>
              <w:bottom w:val="double" w:sz="4" w:space="0" w:color="auto"/>
            </w:tcBorders>
            <w:vAlign w:val="center"/>
            <w:hideMark/>
          </w:tcPr>
          <w:p w14:paraId="573019B1" w14:textId="77777777" w:rsidR="002471CB" w:rsidRPr="002D5CD9" w:rsidRDefault="10853FB9" w:rsidP="10853FB9">
            <w:pPr>
              <w:spacing w:before="0" w:after="0" w:line="240" w:lineRule="auto"/>
              <w:rPr>
                <w:sz w:val="16"/>
                <w:szCs w:val="16"/>
              </w:rPr>
            </w:pPr>
            <w:r w:rsidRPr="10853FB9">
              <w:rPr>
                <w:sz w:val="16"/>
                <w:szCs w:val="16"/>
              </w:rPr>
              <w:t>0x0</w:t>
            </w:r>
          </w:p>
        </w:tc>
        <w:tc>
          <w:tcPr>
            <w:tcW w:w="624" w:type="pct"/>
            <w:tcBorders>
              <w:bottom w:val="double" w:sz="4" w:space="0" w:color="auto"/>
            </w:tcBorders>
            <w:vAlign w:val="center"/>
            <w:hideMark/>
          </w:tcPr>
          <w:p w14:paraId="6B568B64" w14:textId="77777777" w:rsidR="002471CB" w:rsidRPr="002D5CD9" w:rsidRDefault="10853FB9" w:rsidP="10853FB9">
            <w:pPr>
              <w:spacing w:before="0" w:after="0" w:line="240" w:lineRule="auto"/>
              <w:rPr>
                <w:sz w:val="16"/>
                <w:szCs w:val="16"/>
              </w:rPr>
            </w:pPr>
            <w:r w:rsidRPr="10853FB9">
              <w:rPr>
                <w:sz w:val="16"/>
                <w:szCs w:val="16"/>
              </w:rPr>
              <w:t>0x0</w:t>
            </w:r>
          </w:p>
        </w:tc>
        <w:tc>
          <w:tcPr>
            <w:tcW w:w="616" w:type="pct"/>
            <w:tcBorders>
              <w:bottom w:val="double" w:sz="4" w:space="0" w:color="auto"/>
            </w:tcBorders>
            <w:vAlign w:val="center"/>
            <w:hideMark/>
          </w:tcPr>
          <w:p w14:paraId="722E7156" w14:textId="77777777" w:rsidR="002471CB" w:rsidRPr="002D5CD9" w:rsidRDefault="10853FB9" w:rsidP="10853FB9">
            <w:pPr>
              <w:spacing w:before="0" w:after="0" w:line="240" w:lineRule="auto"/>
              <w:rPr>
                <w:sz w:val="16"/>
                <w:szCs w:val="16"/>
              </w:rPr>
            </w:pPr>
            <w:r w:rsidRPr="10853FB9">
              <w:rPr>
                <w:sz w:val="16"/>
                <w:szCs w:val="16"/>
              </w:rPr>
              <w:t>9728</w:t>
            </w:r>
          </w:p>
        </w:tc>
      </w:tr>
      <w:tr w:rsidR="002471CB" w:rsidRPr="002D5CD9" w14:paraId="6B403A53" w14:textId="77777777" w:rsidTr="10853FB9">
        <w:trPr>
          <w:trHeight w:val="21"/>
        </w:trPr>
        <w:tc>
          <w:tcPr>
            <w:tcW w:w="507" w:type="pct"/>
            <w:tcBorders>
              <w:top w:val="double" w:sz="4" w:space="0" w:color="auto"/>
              <w:bottom w:val="single" w:sz="12" w:space="0" w:color="auto"/>
            </w:tcBorders>
            <w:vAlign w:val="center"/>
            <w:hideMark/>
          </w:tcPr>
          <w:p w14:paraId="0A999179" w14:textId="77777777" w:rsidR="002471CB" w:rsidRPr="005537F8" w:rsidRDefault="10853FB9" w:rsidP="10853FB9">
            <w:pPr>
              <w:spacing w:before="0" w:after="0" w:line="240" w:lineRule="auto"/>
              <w:rPr>
                <w:b/>
                <w:bCs/>
                <w:sz w:val="16"/>
                <w:szCs w:val="16"/>
              </w:rPr>
            </w:pPr>
            <w:r w:rsidRPr="10853FB9">
              <w:rPr>
                <w:b/>
                <w:bCs/>
                <w:sz w:val="16"/>
                <w:szCs w:val="16"/>
              </w:rPr>
              <w:t>adsp-total</w:t>
            </w:r>
          </w:p>
        </w:tc>
        <w:tc>
          <w:tcPr>
            <w:tcW w:w="654" w:type="pct"/>
            <w:tcBorders>
              <w:top w:val="double" w:sz="4" w:space="0" w:color="auto"/>
              <w:bottom w:val="single" w:sz="12" w:space="0" w:color="auto"/>
            </w:tcBorders>
            <w:vAlign w:val="center"/>
          </w:tcPr>
          <w:p w14:paraId="406E9384" w14:textId="77777777" w:rsidR="002471CB" w:rsidRPr="005537F8" w:rsidRDefault="002471CB" w:rsidP="00240E3E">
            <w:pPr>
              <w:spacing w:before="0" w:after="0" w:line="240" w:lineRule="auto"/>
              <w:rPr>
                <w:b/>
                <w:bCs/>
                <w:sz w:val="16"/>
              </w:rPr>
            </w:pPr>
          </w:p>
        </w:tc>
        <w:tc>
          <w:tcPr>
            <w:tcW w:w="1980" w:type="pct"/>
            <w:tcBorders>
              <w:top w:val="double" w:sz="4" w:space="0" w:color="auto"/>
              <w:bottom w:val="single" w:sz="12" w:space="0" w:color="auto"/>
            </w:tcBorders>
            <w:vAlign w:val="center"/>
            <w:hideMark/>
          </w:tcPr>
          <w:p w14:paraId="6D1E1082" w14:textId="77777777" w:rsidR="002471CB" w:rsidRPr="002D5CD9" w:rsidRDefault="10853FB9" w:rsidP="10853FB9">
            <w:pPr>
              <w:spacing w:before="0" w:after="0" w:line="240" w:lineRule="auto"/>
              <w:rPr>
                <w:sz w:val="16"/>
                <w:szCs w:val="16"/>
              </w:rPr>
            </w:pPr>
            <w:r w:rsidRPr="10853FB9">
              <w:rPr>
                <w:sz w:val="16"/>
                <w:szCs w:val="16"/>
              </w:rPr>
              <w:t> </w:t>
            </w:r>
          </w:p>
        </w:tc>
        <w:tc>
          <w:tcPr>
            <w:tcW w:w="619" w:type="pct"/>
            <w:tcBorders>
              <w:top w:val="double" w:sz="4" w:space="0" w:color="auto"/>
              <w:bottom w:val="single" w:sz="12" w:space="0" w:color="auto"/>
            </w:tcBorders>
            <w:vAlign w:val="center"/>
            <w:hideMark/>
          </w:tcPr>
          <w:p w14:paraId="356C3819" w14:textId="77777777" w:rsidR="002471CB" w:rsidRPr="002D5CD9" w:rsidRDefault="10853FB9" w:rsidP="10853FB9">
            <w:pPr>
              <w:spacing w:before="0" w:after="0" w:line="240" w:lineRule="auto"/>
              <w:rPr>
                <w:sz w:val="16"/>
                <w:szCs w:val="16"/>
              </w:rPr>
            </w:pPr>
            <w:r w:rsidRPr="10853FB9">
              <w:rPr>
                <w:sz w:val="16"/>
                <w:szCs w:val="16"/>
              </w:rPr>
              <w:t> </w:t>
            </w:r>
          </w:p>
        </w:tc>
        <w:tc>
          <w:tcPr>
            <w:tcW w:w="624" w:type="pct"/>
            <w:tcBorders>
              <w:top w:val="double" w:sz="4" w:space="0" w:color="auto"/>
              <w:bottom w:val="single" w:sz="12" w:space="0" w:color="auto"/>
            </w:tcBorders>
            <w:vAlign w:val="center"/>
            <w:hideMark/>
          </w:tcPr>
          <w:p w14:paraId="13B0EE14" w14:textId="77777777" w:rsidR="002471CB" w:rsidRPr="002D5CD9" w:rsidRDefault="10853FB9" w:rsidP="10853FB9">
            <w:pPr>
              <w:spacing w:before="0" w:after="0" w:line="240" w:lineRule="auto"/>
              <w:rPr>
                <w:sz w:val="16"/>
                <w:szCs w:val="16"/>
              </w:rPr>
            </w:pPr>
            <w:r w:rsidRPr="10853FB9">
              <w:rPr>
                <w:sz w:val="16"/>
                <w:szCs w:val="16"/>
              </w:rPr>
              <w:t> </w:t>
            </w:r>
          </w:p>
        </w:tc>
        <w:tc>
          <w:tcPr>
            <w:tcW w:w="616" w:type="pct"/>
            <w:tcBorders>
              <w:top w:val="double" w:sz="4" w:space="0" w:color="auto"/>
              <w:bottom w:val="single" w:sz="12" w:space="0" w:color="auto"/>
            </w:tcBorders>
            <w:vAlign w:val="center"/>
            <w:hideMark/>
          </w:tcPr>
          <w:p w14:paraId="05AA2453" w14:textId="77777777" w:rsidR="002471CB" w:rsidRPr="005537F8" w:rsidRDefault="10853FB9" w:rsidP="10853FB9">
            <w:pPr>
              <w:spacing w:before="0" w:after="0" w:line="240" w:lineRule="auto"/>
              <w:rPr>
                <w:b/>
                <w:bCs/>
                <w:sz w:val="16"/>
                <w:szCs w:val="16"/>
              </w:rPr>
            </w:pPr>
            <w:r w:rsidRPr="10853FB9">
              <w:rPr>
                <w:b/>
                <w:bCs/>
                <w:sz w:val="16"/>
                <w:szCs w:val="16"/>
              </w:rPr>
              <w:t>24064</w:t>
            </w:r>
          </w:p>
        </w:tc>
      </w:tr>
    </w:tbl>
    <w:p w14:paraId="234B7A99" w14:textId="170D42BF" w:rsidR="00C81149" w:rsidRDefault="10853FB9" w:rsidP="00C81149">
      <w:pPr>
        <w:pStyle w:val="3"/>
      </w:pPr>
      <w:bookmarkStart w:id="159" w:name="_Toc229437630"/>
      <w:r>
        <w:t>Approa</w:t>
      </w:r>
      <w:r w:rsidR="00C81149">
        <w:t>ch</w:t>
      </w:r>
      <w:bookmarkEnd w:id="159"/>
    </w:p>
    <w:p w14:paraId="1FC79C61" w14:textId="2C43552E" w:rsidR="00C81149" w:rsidRPr="00C81149" w:rsidRDefault="00C81149" w:rsidP="00C81149">
      <w:pPr>
        <w:rPr>
          <w:rFonts w:eastAsiaTheme="minorEastAsia"/>
        </w:rPr>
      </w:pPr>
      <w:r w:rsidRPr="00C81149">
        <w:rPr>
          <w:rFonts w:eastAsiaTheme="minorEastAsia"/>
        </w:rPr>
        <w:t xml:space="preserve">Memory configured approach is described for </w:t>
      </w:r>
      <w:r w:rsidR="009F4265">
        <w:rPr>
          <w:rFonts w:eastAsiaTheme="minorEastAsia"/>
        </w:rPr>
        <w:t>Cadence HiFi DSP</w:t>
      </w:r>
      <w:r w:rsidR="009F4265" w:rsidRPr="00C81149">
        <w:rPr>
          <w:rFonts w:eastAsiaTheme="minorEastAsia"/>
        </w:rPr>
        <w:t xml:space="preserve"> </w:t>
      </w:r>
      <w:r w:rsidR="009F4265">
        <w:rPr>
          <w:rFonts w:eastAsiaTheme="minorEastAsia"/>
        </w:rPr>
        <w:t xml:space="preserve">and MTK-In-house RV (Standalone ADSP) </w:t>
      </w:r>
      <w:r w:rsidRPr="00C81149">
        <w:rPr>
          <w:rFonts w:eastAsiaTheme="minorEastAsia"/>
        </w:rPr>
        <w:t xml:space="preserve">series, for </w:t>
      </w:r>
      <w:r w:rsidR="00DD49C8">
        <w:rPr>
          <w:rFonts w:eastAsiaTheme="minorEastAsia" w:hint="eastAsia"/>
        </w:rPr>
        <w:t>platforms shared SCP software</w:t>
      </w:r>
      <w:r w:rsidR="009F4265">
        <w:rPr>
          <w:rFonts w:eastAsiaTheme="minorEastAsia"/>
        </w:rPr>
        <w:t xml:space="preserve">, for example, </w:t>
      </w:r>
      <w:r w:rsidRPr="00C81149">
        <w:rPr>
          <w:rFonts w:eastAsiaTheme="minorEastAsia"/>
        </w:rPr>
        <w:t>24M</w:t>
      </w:r>
      <w:r w:rsidR="009F4265">
        <w:rPr>
          <w:rFonts w:eastAsiaTheme="minorEastAsia"/>
        </w:rPr>
        <w:t>,</w:t>
      </w:r>
      <w:r w:rsidRPr="00C81149">
        <w:rPr>
          <w:rFonts w:eastAsiaTheme="minorEastAsia"/>
        </w:rPr>
        <w:t xml:space="preserve"> please find SCP development document </w:t>
      </w:r>
      <w:r w:rsidR="009F4265" w:rsidRPr="00C81149">
        <w:rPr>
          <w:rFonts w:ascii="Courier New" w:eastAsiaTheme="minorEastAsia" w:hAnsi="Courier New" w:cs="Courier New"/>
        </w:rPr>
        <w:t>MT</w:t>
      </w:r>
      <w:r w:rsidR="009F4265">
        <w:rPr>
          <w:rFonts w:ascii="Courier New" w:eastAsiaTheme="minorEastAsia" w:hAnsi="Courier New" w:cs="Courier New"/>
        </w:rPr>
        <w:t>xxxx</w:t>
      </w:r>
      <w:r w:rsidRPr="00C81149">
        <w:rPr>
          <w:rFonts w:ascii="Courier New" w:eastAsiaTheme="minorEastAsia" w:hAnsi="Courier New" w:cs="Courier New"/>
        </w:rPr>
        <w:t>_SCP_Development_Guide.docx</w:t>
      </w:r>
    </w:p>
    <w:p w14:paraId="1C57FB80" w14:textId="45F81B16" w:rsidR="002471CB" w:rsidRDefault="009F4265" w:rsidP="00C81149">
      <w:pPr>
        <w:pStyle w:val="4"/>
      </w:pPr>
      <w:r>
        <w:t xml:space="preserve">Cadence HiFi DSP </w:t>
      </w:r>
      <w:r w:rsidR="10853FB9">
        <w:t>Image</w:t>
      </w:r>
    </w:p>
    <w:p w14:paraId="765820C8" w14:textId="77777777" w:rsidR="002471CB" w:rsidRPr="00FB0CEC" w:rsidRDefault="10853FB9" w:rsidP="10853FB9">
      <w:pPr>
        <w:pStyle w:val="af0"/>
        <w:numPr>
          <w:ilvl w:val="0"/>
          <w:numId w:val="22"/>
        </w:numPr>
        <w:rPr>
          <w:b/>
          <w:bCs/>
        </w:rPr>
      </w:pPr>
      <w:r w:rsidRPr="10853FB9">
        <w:rPr>
          <w:b/>
          <w:bCs/>
        </w:rPr>
        <w:t>Heap Size</w:t>
      </w:r>
    </w:p>
    <w:p w14:paraId="2DEE9D35" w14:textId="00E9BDF7" w:rsidR="002471CB" w:rsidRDefault="10853FB9" w:rsidP="0052230D">
      <w:pPr>
        <w:pStyle w:val="af0"/>
        <w:numPr>
          <w:ilvl w:val="0"/>
          <w:numId w:val="11"/>
        </w:numPr>
        <w:jc w:val="left"/>
      </w:pPr>
      <w:r>
        <w:t xml:space="preserve">Path: </w:t>
      </w:r>
      <w:r w:rsidRPr="10853FB9">
        <w:rPr>
          <w:rFonts w:ascii="Courier New" w:hAnsi="Courier New" w:cs="Courier New"/>
        </w:rPr>
        <w:t>alps/vendor/mediatek/proprietary/tinysys/adsp/[HIFI3 or HIFI5]/project/[platform]/[core]/platform/</w:t>
      </w:r>
    </w:p>
    <w:p w14:paraId="3611BA2B" w14:textId="77777777" w:rsidR="002471CB" w:rsidRDefault="10853FB9" w:rsidP="002471CB">
      <w:pPr>
        <w:pStyle w:val="af0"/>
      </w:pPr>
      <w:r>
        <w:t xml:space="preserve">File: </w:t>
      </w:r>
      <w:r w:rsidRPr="10853FB9">
        <w:rPr>
          <w:b/>
          <w:bCs/>
        </w:rPr>
        <w:t>platform.mk</w:t>
      </w:r>
    </w:p>
    <w:p w14:paraId="611FDB23" w14:textId="77777777" w:rsidR="002471CB" w:rsidRDefault="10853FB9" w:rsidP="002471CB">
      <w:pPr>
        <w:pStyle w:val="af0"/>
      </w:pPr>
      <w:r>
        <w:t>Example:</w:t>
      </w:r>
    </w:p>
    <w:p w14:paraId="1E26AD8D" w14:textId="77777777" w:rsidR="002471CB" w:rsidRDefault="002471CB" w:rsidP="002471CB">
      <w:pPr>
        <w:pStyle w:val="af0"/>
      </w:pPr>
      <w:r>
        <w:rPr>
          <w:noProof/>
        </w:rPr>
        <w:drawing>
          <wp:inline distT="0" distB="0" distL="0" distR="0" wp14:anchorId="344F0A80" wp14:editId="5752A1CC">
            <wp:extent cx="4261473" cy="286537"/>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atform.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61473" cy="286537"/>
                    </a:xfrm>
                    <a:prstGeom prst="rect">
                      <a:avLst/>
                    </a:prstGeom>
                  </pic:spPr>
                </pic:pic>
              </a:graphicData>
            </a:graphic>
          </wp:inline>
        </w:drawing>
      </w:r>
    </w:p>
    <w:p w14:paraId="4CDCB9E9" w14:textId="77777777" w:rsidR="002471CB" w:rsidRPr="00FB0CEC" w:rsidRDefault="10853FB9" w:rsidP="10853FB9">
      <w:pPr>
        <w:pStyle w:val="af0"/>
        <w:numPr>
          <w:ilvl w:val="0"/>
          <w:numId w:val="22"/>
        </w:numPr>
        <w:rPr>
          <w:b/>
          <w:bCs/>
        </w:rPr>
      </w:pPr>
      <w:r w:rsidRPr="10853FB9">
        <w:rPr>
          <w:b/>
          <w:bCs/>
        </w:rPr>
        <w:t>System RAM Size</w:t>
      </w:r>
    </w:p>
    <w:p w14:paraId="4AD5089E" w14:textId="77777777" w:rsidR="002471CB" w:rsidRDefault="10853FB9" w:rsidP="002471CB">
      <w:pPr>
        <w:pStyle w:val="af0"/>
      </w:pPr>
      <w:r>
        <w:t>Since ADSP build the image with static linking, all the memory layout should be pre-defined in file in advance, and keep consistent with the description in kernel dts for memory allocation.</w:t>
      </w:r>
    </w:p>
    <w:p w14:paraId="69B88198" w14:textId="77777777" w:rsidR="002471CB" w:rsidRDefault="10853FB9" w:rsidP="002471CB">
      <w:pPr>
        <w:pStyle w:val="af0"/>
      </w:pPr>
      <w:r>
        <w:lastRenderedPageBreak/>
        <w:t>Please be cautious to make the memory layout consistent if the modification is needed.</w:t>
      </w:r>
    </w:p>
    <w:p w14:paraId="66508925" w14:textId="5C854333" w:rsidR="002471CB" w:rsidRDefault="10853FB9" w:rsidP="002471CB">
      <w:pPr>
        <w:pStyle w:val="af0"/>
        <w:numPr>
          <w:ilvl w:val="0"/>
          <w:numId w:val="11"/>
        </w:numPr>
      </w:pPr>
      <w:r>
        <w:t>Path: alps/kernel-x.x/arch/arm64/boot/dts/mediatek</w:t>
      </w:r>
    </w:p>
    <w:p w14:paraId="3AAA43FB" w14:textId="77777777" w:rsidR="002471CB" w:rsidRDefault="10853FB9" w:rsidP="002471CB">
      <w:pPr>
        <w:pStyle w:val="af0"/>
      </w:pPr>
      <w:r>
        <w:t xml:space="preserve">File: </w:t>
      </w:r>
      <w:r w:rsidRPr="10853FB9">
        <w:rPr>
          <w:b/>
          <w:bCs/>
        </w:rPr>
        <w:t>[project].dts</w:t>
      </w:r>
    </w:p>
    <w:p w14:paraId="30FED178" w14:textId="77777777" w:rsidR="002471CB" w:rsidRPr="00FB0CEC" w:rsidRDefault="10853FB9" w:rsidP="10853FB9">
      <w:pPr>
        <w:pStyle w:val="af0"/>
        <w:rPr>
          <w:rFonts w:eastAsiaTheme="minorEastAsia"/>
        </w:rPr>
      </w:pPr>
      <w:r>
        <w:t>Format: system of each core = 64-bit base address, 64-bit size</w:t>
      </w:r>
    </w:p>
    <w:p w14:paraId="3AB6C7E7" w14:textId="77777777" w:rsidR="002471CB" w:rsidRDefault="10853FB9" w:rsidP="002471CB">
      <w:pPr>
        <w:pStyle w:val="af0"/>
      </w:pPr>
      <w:r>
        <w:t>Example: k6873v1_64.dts</w:t>
      </w:r>
    </w:p>
    <w:p w14:paraId="111FC48F" w14:textId="77777777" w:rsidR="002471CB" w:rsidRDefault="002471CB" w:rsidP="002471CB">
      <w:pPr>
        <w:pStyle w:val="af0"/>
      </w:pPr>
      <w:r>
        <w:rPr>
          <w:noProof/>
        </w:rPr>
        <w:drawing>
          <wp:inline distT="0" distB="0" distL="0" distR="0" wp14:anchorId="1815EC06" wp14:editId="1C0C5EA6">
            <wp:extent cx="2737341" cy="1201016"/>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ts.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37341" cy="1201016"/>
                    </a:xfrm>
                    <a:prstGeom prst="rect">
                      <a:avLst/>
                    </a:prstGeom>
                  </pic:spPr>
                </pic:pic>
              </a:graphicData>
            </a:graphic>
          </wp:inline>
        </w:drawing>
      </w:r>
      <w:r>
        <w:t xml:space="preserve"> </w:t>
      </w:r>
    </w:p>
    <w:p w14:paraId="0AC45B0C" w14:textId="7A80083D" w:rsidR="002471CB" w:rsidRDefault="10853FB9" w:rsidP="0052230D">
      <w:pPr>
        <w:pStyle w:val="af0"/>
        <w:numPr>
          <w:ilvl w:val="0"/>
          <w:numId w:val="11"/>
        </w:numPr>
        <w:jc w:val="left"/>
      </w:pPr>
      <w:r>
        <w:t xml:space="preserve">Path: </w:t>
      </w:r>
      <w:r w:rsidRPr="10853FB9">
        <w:rPr>
          <w:rFonts w:ascii="Courier New" w:hAnsi="Courier New" w:cs="Courier New"/>
          <w:sz w:val="18"/>
          <w:szCs w:val="18"/>
        </w:rPr>
        <w:t>alps/vendor/mediatek/proprietary/tinysys/adsp/[HIFI3 or HIFI5]/project/[platform]/[core]/platform/</w:t>
      </w:r>
    </w:p>
    <w:p w14:paraId="29E59E92" w14:textId="77777777" w:rsidR="002471CB" w:rsidRDefault="10853FB9" w:rsidP="002471CB">
      <w:pPr>
        <w:pStyle w:val="af0"/>
      </w:pPr>
      <w:r>
        <w:t xml:space="preserve">File: </w:t>
      </w:r>
      <w:r w:rsidRPr="10853FB9">
        <w:rPr>
          <w:rFonts w:ascii="Courier New" w:hAnsi="Courier New" w:cs="Courier New"/>
          <w:b/>
          <w:bCs/>
        </w:rPr>
        <w:t>platform.mk</w:t>
      </w:r>
    </w:p>
    <w:p w14:paraId="69011E41" w14:textId="1E1041F8" w:rsidR="002471CB" w:rsidRDefault="10853FB9" w:rsidP="002471CB">
      <w:pPr>
        <w:pStyle w:val="af0"/>
      </w:pPr>
      <w:r>
        <w:t>Base address of each core:</w:t>
      </w:r>
      <w:r w:rsidRPr="10853FB9">
        <w:rPr>
          <w:rFonts w:ascii="Courier New" w:hAnsi="Courier New" w:cs="Courier New"/>
        </w:rPr>
        <w:t>CFG_HIFI3_SRAM_ADDRESS</w:t>
      </w:r>
    </w:p>
    <w:p w14:paraId="6AF28DEF" w14:textId="79E2E898" w:rsidR="002471CB" w:rsidRDefault="10853FB9" w:rsidP="002471CB">
      <w:pPr>
        <w:pStyle w:val="af0"/>
      </w:pPr>
      <w:r>
        <w:t xml:space="preserve">Size of each core: </w:t>
      </w:r>
      <w:r w:rsidRPr="10853FB9">
        <w:rPr>
          <w:rFonts w:ascii="Courier New" w:hAnsi="Courier New" w:cs="Courier New"/>
        </w:rPr>
        <w:t>CFG_HIFI3_SRAM_SIZE</w:t>
      </w:r>
      <w:r>
        <w:t xml:space="preserve"> </w:t>
      </w:r>
    </w:p>
    <w:p w14:paraId="763C005C" w14:textId="77777777" w:rsidR="002471CB" w:rsidRDefault="10853FB9" w:rsidP="002471CB">
      <w:pPr>
        <w:pStyle w:val="af0"/>
      </w:pPr>
      <w:r>
        <w:t xml:space="preserve">Example: </w:t>
      </w:r>
    </w:p>
    <w:p w14:paraId="76E6B10B" w14:textId="77777777" w:rsidR="002471CB" w:rsidRDefault="002471CB" w:rsidP="002471CB">
      <w:pPr>
        <w:pStyle w:val="af0"/>
      </w:pPr>
      <w:r>
        <w:rPr>
          <w:noProof/>
        </w:rPr>
        <w:drawing>
          <wp:inline distT="0" distB="0" distL="0" distR="0" wp14:anchorId="2197D030" wp14:editId="581A78A9">
            <wp:extent cx="3225064" cy="2121592"/>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atform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25064" cy="2121592"/>
                    </a:xfrm>
                    <a:prstGeom prst="rect">
                      <a:avLst/>
                    </a:prstGeom>
                  </pic:spPr>
                </pic:pic>
              </a:graphicData>
            </a:graphic>
          </wp:inline>
        </w:drawing>
      </w:r>
    </w:p>
    <w:p w14:paraId="0B22FB4B" w14:textId="5A33F08F" w:rsidR="002471CB" w:rsidRDefault="10853FB9" w:rsidP="002471CB">
      <w:pPr>
        <w:pStyle w:val="af0"/>
        <w:numPr>
          <w:ilvl w:val="0"/>
          <w:numId w:val="11"/>
        </w:numPr>
        <w:jc w:val="left"/>
      </w:pPr>
      <w:r>
        <w:t xml:space="preserve">Path: </w:t>
      </w:r>
      <w:r w:rsidRPr="10853FB9">
        <w:rPr>
          <w:rFonts w:ascii="Courier New" w:hAnsi="Courier New" w:cs="Courier New"/>
          <w:sz w:val="18"/>
          <w:szCs w:val="18"/>
        </w:rPr>
        <w:t>alps/vendor/mediatek/proprietary/tinysys/adsp/[HIFI3 or HIFI5]/project/[platform]/[core]/platform/[lnk-hifi3 or lnk-hifi5]/[Toolchain-Version</w:t>
      </w:r>
      <w:r w:rsidR="009F4265">
        <w:rPr>
          <w:rFonts w:ascii="Courier New" w:hAnsi="Courier New" w:cs="Courier New"/>
          <w:sz w:val="18"/>
          <w:szCs w:val="18"/>
        </w:rPr>
        <w:t>]</w:t>
      </w:r>
      <w:r w:rsidRPr="10853FB9">
        <w:rPr>
          <w:rFonts w:ascii="Courier New" w:hAnsi="Courier New" w:cs="Courier New"/>
          <w:sz w:val="18"/>
          <w:szCs w:val="18"/>
        </w:rPr>
        <w:t>-linux</w:t>
      </w:r>
    </w:p>
    <w:p w14:paraId="580F2F4E" w14:textId="77777777" w:rsidR="002471CB" w:rsidRDefault="10853FB9" w:rsidP="002471CB">
      <w:pPr>
        <w:pStyle w:val="af0"/>
      </w:pPr>
      <w:r>
        <w:t xml:space="preserve">File: </w:t>
      </w:r>
      <w:r w:rsidRPr="10853FB9">
        <w:rPr>
          <w:rFonts w:ascii="Courier New" w:hAnsi="Courier New" w:cs="Courier New"/>
          <w:b/>
          <w:bCs/>
        </w:rPr>
        <w:t>memmap.xmm</w:t>
      </w:r>
    </w:p>
    <w:p w14:paraId="5996B2FA" w14:textId="77777777" w:rsidR="002471CB" w:rsidRDefault="10853FB9" w:rsidP="002471CB">
      <w:pPr>
        <w:pStyle w:val="af0"/>
      </w:pPr>
      <w:r>
        <w:t>Format:</w:t>
      </w:r>
    </w:p>
    <w:p w14:paraId="055D1364" w14:textId="77777777" w:rsidR="002471CB" w:rsidRDefault="10853FB9" w:rsidP="002471CB">
      <w:pPr>
        <w:pStyle w:val="af0"/>
      </w:pPr>
      <w:r>
        <w:t xml:space="preserve"> &lt;32-bit base address&gt;:sysram: sram: &lt;32-bit size&gt;</w:t>
      </w:r>
    </w:p>
    <w:p w14:paraId="5EBD8C63" w14:textId="77777777" w:rsidR="002471CB" w:rsidRDefault="10853FB9" w:rsidP="002471CB">
      <w:pPr>
        <w:pStyle w:val="af0"/>
      </w:pPr>
      <w:r>
        <w:t xml:space="preserve">  sram_0: C : &lt;32-bit base address&gt; - &lt;32-bit end address&gt;: ……</w:t>
      </w:r>
    </w:p>
    <w:p w14:paraId="28BFA07C" w14:textId="77777777" w:rsidR="002471CB" w:rsidRDefault="10853FB9" w:rsidP="002471CB">
      <w:pPr>
        <w:pStyle w:val="af0"/>
      </w:pPr>
      <w:r>
        <w:t>Example:</w:t>
      </w:r>
    </w:p>
    <w:p w14:paraId="5A7C8BD0" w14:textId="77777777" w:rsidR="002471CB" w:rsidRDefault="002471CB" w:rsidP="002471CB">
      <w:pPr>
        <w:pStyle w:val="af0"/>
      </w:pPr>
      <w:r>
        <w:lastRenderedPageBreak/>
        <w:t xml:space="preserve"> </w:t>
      </w:r>
      <w:r>
        <w:rPr>
          <w:noProof/>
        </w:rPr>
        <w:drawing>
          <wp:inline distT="0" distB="0" distL="0" distR="0" wp14:anchorId="0A93C038" wp14:editId="6141C922">
            <wp:extent cx="4115157" cy="1207113"/>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map.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115157" cy="1207113"/>
                    </a:xfrm>
                    <a:prstGeom prst="rect">
                      <a:avLst/>
                    </a:prstGeom>
                  </pic:spPr>
                </pic:pic>
              </a:graphicData>
            </a:graphic>
          </wp:inline>
        </w:drawing>
      </w:r>
    </w:p>
    <w:p w14:paraId="770C9170" w14:textId="77777777" w:rsidR="002471CB" w:rsidRPr="00964741" w:rsidRDefault="10853FB9" w:rsidP="10853FB9">
      <w:pPr>
        <w:pStyle w:val="af0"/>
        <w:numPr>
          <w:ilvl w:val="0"/>
          <w:numId w:val="23"/>
        </w:numPr>
        <w:rPr>
          <w:b/>
          <w:bCs/>
        </w:rPr>
      </w:pPr>
      <w:r w:rsidRPr="10853FB9">
        <w:rPr>
          <w:b/>
          <w:bCs/>
        </w:rPr>
        <w:t>Generate new link script</w:t>
      </w:r>
    </w:p>
    <w:p w14:paraId="69EA04B5" w14:textId="0411A51E" w:rsidR="00983BB7" w:rsidRDefault="10853FB9" w:rsidP="002C1745">
      <w:pPr>
        <w:pStyle w:val="af0"/>
      </w:pPr>
      <w:r>
        <w:t>If ADSP sysram size increased, the link scripts must be modified. Either generate by linux script or directly edit link script is acceptable.</w:t>
      </w:r>
    </w:p>
    <w:p w14:paraId="7A8DDBE7" w14:textId="77777777" w:rsidR="00983BB7" w:rsidRPr="00983BB7" w:rsidRDefault="10853FB9" w:rsidP="00732398">
      <w:pPr>
        <w:pStyle w:val="af0"/>
        <w:numPr>
          <w:ilvl w:val="0"/>
          <w:numId w:val="31"/>
        </w:numPr>
        <w:rPr>
          <w:b/>
          <w:bCs/>
        </w:rPr>
      </w:pPr>
      <w:r w:rsidRPr="10853FB9">
        <w:rPr>
          <w:rFonts w:eastAsiaTheme="minorEastAsia"/>
          <w:b/>
          <w:bCs/>
        </w:rPr>
        <w:t>By linux script</w:t>
      </w:r>
    </w:p>
    <w:p w14:paraId="0BB8B075" w14:textId="51530FB1" w:rsidR="00983BB7" w:rsidRPr="00983BB7" w:rsidRDefault="10853FB9" w:rsidP="10853FB9">
      <w:pPr>
        <w:ind w:leftChars="560" w:left="1120"/>
        <w:rPr>
          <w:b/>
          <w:bCs/>
        </w:rPr>
      </w:pPr>
      <w:r>
        <w:t xml:space="preserve">Excute </w:t>
      </w:r>
      <w:r w:rsidRPr="10853FB9">
        <w:rPr>
          <w:rFonts w:ascii="Courier New" w:hAnsi="Courier New" w:cs="Courier New"/>
          <w:b/>
          <w:bCs/>
        </w:rPr>
        <w:t>adsp_genldscript.sh</w:t>
      </w:r>
      <w:r>
        <w:t xml:space="preserve"> under </w:t>
      </w:r>
      <w:r w:rsidRPr="10853FB9">
        <w:rPr>
          <w:rFonts w:ascii="Courier New" w:hAnsi="Courier New" w:cs="Courier New"/>
        </w:rPr>
        <w:t>adsp/HIFIX</w:t>
      </w:r>
      <w:r>
        <w:t xml:space="preserve"> path to generate link script with modified memory layout. Output file will be generated in </w:t>
      </w:r>
      <w:r w:rsidRPr="10853FB9">
        <w:rPr>
          <w:rFonts w:ascii="Courier New" w:hAnsi="Courier New" w:cs="Courier New"/>
        </w:rPr>
        <w:t>./ldscripts</w:t>
      </w:r>
    </w:p>
    <w:p w14:paraId="2D9E797C" w14:textId="6C31E8B6" w:rsidR="00960B4E" w:rsidRPr="00960B4E" w:rsidRDefault="10853FB9" w:rsidP="00732398">
      <w:pPr>
        <w:pStyle w:val="af0"/>
        <w:numPr>
          <w:ilvl w:val="1"/>
          <w:numId w:val="31"/>
        </w:numPr>
      </w:pPr>
      <w:r w:rsidRPr="10853FB9">
        <w:rPr>
          <w:rFonts w:eastAsiaTheme="minorEastAsia"/>
        </w:rPr>
        <w:t>Preparation:</w:t>
      </w:r>
    </w:p>
    <w:p w14:paraId="6D5E1B0B" w14:textId="04E7E4D3" w:rsidR="00960B4E" w:rsidRDefault="10853FB9" w:rsidP="00732398">
      <w:pPr>
        <w:pStyle w:val="af0"/>
        <w:numPr>
          <w:ilvl w:val="2"/>
          <w:numId w:val="31"/>
        </w:numPr>
      </w:pPr>
      <w:r w:rsidRPr="10853FB9">
        <w:rPr>
          <w:rFonts w:eastAsiaTheme="minorEastAsia"/>
        </w:rPr>
        <w:t>P</w:t>
      </w:r>
      <w:r>
        <w:t xml:space="preserve">atch perl into toolchain (directly provided by Cadence, excluded from MTK codebase due to license issue)​ </w:t>
      </w:r>
    </w:p>
    <w:p w14:paraId="5AA88294" w14:textId="77777777" w:rsidR="00960B4E" w:rsidRDefault="10853FB9" w:rsidP="00732398">
      <w:pPr>
        <w:pStyle w:val="af0"/>
        <w:numPr>
          <w:ilvl w:val="3"/>
          <w:numId w:val="31"/>
        </w:numPr>
        <w:jc w:val="left"/>
        <w:rPr>
          <w:rFonts w:eastAsiaTheme="minorEastAsia"/>
        </w:rPr>
      </w:pPr>
      <w:r w:rsidRPr="10853FB9">
        <w:rPr>
          <w:rFonts w:eastAsiaTheme="minorEastAsia"/>
        </w:rPr>
        <w:t>xcc compiler: prebuilts/xcc/linux-x86/xtensa/RI-20XX.X-linux/XtensaTools/Tools/bin/*</w:t>
      </w:r>
    </w:p>
    <w:p w14:paraId="64E1EA9D" w14:textId="173556AD" w:rsidR="00960B4E" w:rsidRPr="00960B4E" w:rsidRDefault="10853FB9" w:rsidP="00732398">
      <w:pPr>
        <w:pStyle w:val="af0"/>
        <w:numPr>
          <w:ilvl w:val="3"/>
          <w:numId w:val="31"/>
        </w:numPr>
        <w:jc w:val="left"/>
        <w:rPr>
          <w:rFonts w:eastAsiaTheme="minorEastAsia"/>
        </w:rPr>
      </w:pPr>
      <w:r w:rsidRPr="10853FB9">
        <w:rPr>
          <w:rFonts w:eastAsiaTheme="minorEastAsia"/>
        </w:rPr>
        <w:t>clang compiler: prebuilts/clang/xtensa/linux-x86/RI-20XX.X-linux/XtensaTools/Tools/bin/*</w:t>
      </w:r>
    </w:p>
    <w:p w14:paraId="243AFB07" w14:textId="371B133F" w:rsidR="00983BB7" w:rsidRPr="00983BB7" w:rsidRDefault="10853FB9" w:rsidP="00732398">
      <w:pPr>
        <w:pStyle w:val="af0"/>
        <w:numPr>
          <w:ilvl w:val="2"/>
          <w:numId w:val="31"/>
        </w:numPr>
      </w:pPr>
      <w:r>
        <w:t>Modify memory layout file (memmap.xmm) under lnk-hifiX folder.</w:t>
      </w:r>
    </w:p>
    <w:p w14:paraId="4C1D85B8" w14:textId="77777777" w:rsidR="002471CB" w:rsidRPr="002C1745" w:rsidRDefault="10853FB9" w:rsidP="00732398">
      <w:pPr>
        <w:pStyle w:val="af0"/>
        <w:numPr>
          <w:ilvl w:val="1"/>
          <w:numId w:val="31"/>
        </w:numPr>
      </w:pPr>
      <w:r>
        <w:t>Example:</w:t>
      </w:r>
    </w:p>
    <w:p w14:paraId="239FCCE5" w14:textId="77777777" w:rsidR="002471CB" w:rsidRDefault="10853FB9" w:rsidP="00732398">
      <w:pPr>
        <w:pStyle w:val="af0"/>
        <w:numPr>
          <w:ilvl w:val="2"/>
          <w:numId w:val="31"/>
        </w:numPr>
      </w:pPr>
      <w:r>
        <w:t>$ cd vendor/mediatek/proprietary/tinysys/adsp/HIFI3</w:t>
      </w:r>
    </w:p>
    <w:p w14:paraId="448439FE" w14:textId="77777777" w:rsidR="002471CB" w:rsidRPr="00964741" w:rsidRDefault="10853FB9" w:rsidP="00732398">
      <w:pPr>
        <w:pStyle w:val="af0"/>
        <w:numPr>
          <w:ilvl w:val="2"/>
          <w:numId w:val="31"/>
        </w:numPr>
        <w:rPr>
          <w:i/>
          <w:iCs/>
        </w:rPr>
      </w:pPr>
      <w:r>
        <w:t xml:space="preserve">$ </w:t>
      </w:r>
      <w:r w:rsidRPr="10853FB9">
        <w:rPr>
          <w:i/>
          <w:iCs/>
        </w:rPr>
        <w:t>./tool/adsp_genldscripts.sh PLATFORM=mt6873 TOOLCHAIN=RI-2018.0</w:t>
      </w:r>
    </w:p>
    <w:p w14:paraId="0829CCEF" w14:textId="77777777" w:rsidR="00983BB7" w:rsidRDefault="10853FB9" w:rsidP="00732398">
      <w:pPr>
        <w:pStyle w:val="af0"/>
        <w:numPr>
          <w:ilvl w:val="1"/>
          <w:numId w:val="31"/>
        </w:numPr>
        <w:jc w:val="left"/>
      </w:pPr>
      <w:r>
        <w:t>Output</w:t>
      </w:r>
      <w:r w:rsidRPr="10853FB9">
        <w:rPr>
          <w:rFonts w:asciiTheme="minorEastAsia" w:eastAsiaTheme="minorEastAsia" w:hAnsiTheme="minorEastAsia"/>
        </w:rPr>
        <w:t>:</w:t>
      </w:r>
    </w:p>
    <w:p w14:paraId="1FB1A615" w14:textId="7CEC168B" w:rsidR="002471CB" w:rsidRDefault="10853FB9" w:rsidP="00732398">
      <w:pPr>
        <w:pStyle w:val="af0"/>
        <w:numPr>
          <w:ilvl w:val="2"/>
          <w:numId w:val="31"/>
        </w:numPr>
        <w:jc w:val="left"/>
      </w:pPr>
      <w:r>
        <w:t>New linker scripts generated in project/mt6873/HIFI3_A/platform/lnk-hifi3/RI-2018.0-linux/ldscripts</w:t>
      </w:r>
    </w:p>
    <w:p w14:paraId="7D3D412D" w14:textId="2AE9A265" w:rsidR="002471CB" w:rsidRDefault="10853FB9" w:rsidP="00732398">
      <w:pPr>
        <w:pStyle w:val="af0"/>
        <w:numPr>
          <w:ilvl w:val="2"/>
          <w:numId w:val="31"/>
        </w:numPr>
        <w:jc w:val="left"/>
      </w:pPr>
      <w:r>
        <w:t>New linker scripts generated in project/mt6873/HIFI3_B/platform/lnk-hifi3/RI-2018.0-linux/ldscripts</w:t>
      </w:r>
    </w:p>
    <w:p w14:paraId="55F2B0AD" w14:textId="0AE83A6F" w:rsidR="00983BB7" w:rsidRDefault="10853FB9" w:rsidP="00732398">
      <w:pPr>
        <w:pStyle w:val="af0"/>
        <w:numPr>
          <w:ilvl w:val="0"/>
          <w:numId w:val="31"/>
        </w:numPr>
        <w:rPr>
          <w:b/>
          <w:bCs/>
        </w:rPr>
      </w:pPr>
      <w:r w:rsidRPr="10853FB9">
        <w:rPr>
          <w:b/>
          <w:bCs/>
        </w:rPr>
        <w:t>Directly edit link script</w:t>
      </w:r>
    </w:p>
    <w:p w14:paraId="69D3329E" w14:textId="241C63FB" w:rsidR="00401B49" w:rsidRPr="00401B49" w:rsidRDefault="10853FB9" w:rsidP="00732398">
      <w:pPr>
        <w:pStyle w:val="af0"/>
        <w:numPr>
          <w:ilvl w:val="1"/>
          <w:numId w:val="31"/>
        </w:numPr>
        <w:jc w:val="left"/>
      </w:pPr>
      <w:r>
        <w:t xml:space="preserve">Files Under </w:t>
      </w:r>
      <w:r w:rsidRPr="10853FB9">
        <w:rPr>
          <w:rFonts w:ascii="Courier New" w:hAnsi="Courier New" w:cs="Courier New"/>
        </w:rPr>
        <w:t>project/</w:t>
      </w:r>
      <w:r w:rsidRPr="10853FB9">
        <w:rPr>
          <w:rFonts w:ascii="Courier New" w:hAnsi="Courier New" w:cs="Courier New"/>
          <w:color w:val="1F497D" w:themeColor="text2"/>
        </w:rPr>
        <w:t>[$platform]</w:t>
      </w:r>
      <w:r w:rsidRPr="10853FB9">
        <w:rPr>
          <w:rFonts w:ascii="Courier New" w:hAnsi="Courier New" w:cs="Courier New"/>
        </w:rPr>
        <w:t>/HIFI</w:t>
      </w:r>
      <w:r w:rsidRPr="10853FB9">
        <w:rPr>
          <w:rFonts w:ascii="Courier New" w:hAnsi="Courier New" w:cs="Courier New"/>
          <w:color w:val="1F497D" w:themeColor="text2"/>
        </w:rPr>
        <w:t>X</w:t>
      </w:r>
      <w:r w:rsidRPr="10853FB9">
        <w:rPr>
          <w:rFonts w:ascii="Courier New" w:hAnsi="Courier New" w:cs="Courier New"/>
        </w:rPr>
        <w:t>_</w:t>
      </w:r>
      <w:r w:rsidRPr="10853FB9">
        <w:rPr>
          <w:rFonts w:ascii="Courier New" w:hAnsi="Courier New" w:cs="Courier New"/>
          <w:color w:val="1F497D" w:themeColor="text2"/>
        </w:rPr>
        <w:t>[$core]</w:t>
      </w:r>
      <w:r w:rsidRPr="10853FB9">
        <w:rPr>
          <w:rFonts w:ascii="Courier New" w:hAnsi="Courier New" w:cs="Courier New"/>
        </w:rPr>
        <w:t>/platform/lnk-hifi</w:t>
      </w:r>
      <w:r w:rsidRPr="10853FB9">
        <w:rPr>
          <w:rFonts w:ascii="Courier New" w:hAnsi="Courier New" w:cs="Courier New"/>
          <w:color w:val="1F497D" w:themeColor="text2"/>
        </w:rPr>
        <w:t>X</w:t>
      </w:r>
      <w:r w:rsidRPr="10853FB9">
        <w:rPr>
          <w:rFonts w:ascii="Courier New" w:hAnsi="Courier New" w:cs="Courier New"/>
        </w:rPr>
        <w:t>/</w:t>
      </w:r>
      <w:r w:rsidRPr="10853FB9">
        <w:rPr>
          <w:rFonts w:ascii="Courier New" w:hAnsi="Courier New" w:cs="Courier New"/>
          <w:color w:val="1F497D" w:themeColor="text2"/>
        </w:rPr>
        <w:t>[$toolchain_version]</w:t>
      </w:r>
      <w:r w:rsidRPr="10853FB9">
        <w:rPr>
          <w:rFonts w:ascii="Courier New" w:hAnsi="Courier New" w:cs="Courier New"/>
        </w:rPr>
        <w:t>/ldscripts/</w:t>
      </w:r>
      <w:r>
        <w:t xml:space="preserve"> need to be updates: </w:t>
      </w:r>
    </w:p>
    <w:p w14:paraId="03269367" w14:textId="13462B83" w:rsidR="00401B49" w:rsidRPr="008C0970" w:rsidRDefault="10853FB9" w:rsidP="00732398">
      <w:pPr>
        <w:pStyle w:val="af0"/>
        <w:numPr>
          <w:ilvl w:val="2"/>
          <w:numId w:val="31"/>
        </w:numPr>
        <w:jc w:val="left"/>
      </w:pPr>
      <w:r w:rsidRPr="10853FB9">
        <w:rPr>
          <w:rFonts w:ascii="Courier New" w:hAnsi="Courier New" w:cs="Courier New"/>
        </w:rPr>
        <w:t>elf32xtensa.x</w:t>
      </w:r>
      <w:r>
        <w:t xml:space="preserve"> &amp; </w:t>
      </w:r>
      <w:r w:rsidRPr="10853FB9">
        <w:rPr>
          <w:rFonts w:ascii="Courier New" w:hAnsi="Courier New" w:cs="Courier New"/>
        </w:rPr>
        <w:t>elf32xtensa.xbn</w:t>
      </w:r>
      <w:r>
        <w:t xml:space="preserve"> &amp; </w:t>
      </w:r>
      <w:r w:rsidRPr="10853FB9">
        <w:rPr>
          <w:rFonts w:ascii="Courier New" w:hAnsi="Courier New" w:cs="Courier New"/>
        </w:rPr>
        <w:t>elf32xtensa.xn</w:t>
      </w:r>
    </w:p>
    <w:p w14:paraId="4E492F63" w14:textId="55DF5506" w:rsidR="00401B49" w:rsidRPr="008C0970" w:rsidRDefault="10853FB9" w:rsidP="00732398">
      <w:pPr>
        <w:pStyle w:val="af0"/>
        <w:numPr>
          <w:ilvl w:val="3"/>
          <w:numId w:val="31"/>
        </w:numPr>
        <w:jc w:val="left"/>
        <w:rPr>
          <w:rFonts w:ascii="Courier New" w:hAnsi="Courier New" w:cs="Courier New"/>
        </w:rPr>
      </w:pPr>
      <w:r w:rsidRPr="10853FB9">
        <w:rPr>
          <w:rFonts w:ascii="Courier New" w:hAnsi="Courier New" w:cs="Courier New"/>
        </w:rPr>
        <w:t>sram0_seg</w:t>
      </w:r>
    </w:p>
    <w:p w14:paraId="5BDE0589" w14:textId="77777777" w:rsidR="008C0970" w:rsidRDefault="10853FB9" w:rsidP="00732398">
      <w:pPr>
        <w:pStyle w:val="af0"/>
        <w:numPr>
          <w:ilvl w:val="3"/>
          <w:numId w:val="31"/>
        </w:numPr>
        <w:jc w:val="left"/>
      </w:pPr>
      <w:r w:rsidRPr="10853FB9">
        <w:rPr>
          <w:rFonts w:ascii="Courier New" w:hAnsi="Courier New" w:cs="Courier New"/>
        </w:rPr>
        <w:t>_memmap_mem_sram_start</w:t>
      </w:r>
      <w:r>
        <w:t xml:space="preserve"> </w:t>
      </w:r>
    </w:p>
    <w:p w14:paraId="73CDBD30" w14:textId="7F6592D2" w:rsidR="00401B49" w:rsidRDefault="10853FB9" w:rsidP="00732398">
      <w:pPr>
        <w:pStyle w:val="af0"/>
        <w:numPr>
          <w:ilvl w:val="4"/>
          <w:numId w:val="31"/>
        </w:numPr>
        <w:jc w:val="left"/>
      </w:pPr>
      <w:r>
        <w:t>if core A enlarge size, the start address of core B will be affected</w:t>
      </w:r>
    </w:p>
    <w:p w14:paraId="46005A0F" w14:textId="579DB47A" w:rsidR="00401B49" w:rsidRPr="008C0970" w:rsidRDefault="10853FB9" w:rsidP="00732398">
      <w:pPr>
        <w:pStyle w:val="af0"/>
        <w:numPr>
          <w:ilvl w:val="3"/>
          <w:numId w:val="31"/>
        </w:numPr>
        <w:jc w:val="left"/>
        <w:rPr>
          <w:rFonts w:ascii="Courier New" w:hAnsi="Courier New" w:cs="Courier New"/>
        </w:rPr>
      </w:pPr>
      <w:r w:rsidRPr="10853FB9">
        <w:rPr>
          <w:rFonts w:ascii="Courier New" w:hAnsi="Courier New" w:cs="Courier New"/>
        </w:rPr>
        <w:t xml:space="preserve">_memmap_mem_sram_end   </w:t>
      </w:r>
    </w:p>
    <w:p w14:paraId="582183D6" w14:textId="4EE38EBC" w:rsidR="00401B49" w:rsidRDefault="10853FB9" w:rsidP="00732398">
      <w:pPr>
        <w:pStyle w:val="af0"/>
        <w:numPr>
          <w:ilvl w:val="3"/>
          <w:numId w:val="31"/>
        </w:numPr>
        <w:jc w:val="left"/>
      </w:pPr>
      <w:r w:rsidRPr="10853FB9">
        <w:rPr>
          <w:rFonts w:ascii="Courier New" w:hAnsi="Courier New" w:cs="Courier New"/>
        </w:rPr>
        <w:t>_memmap_seg_sram0_star</w:t>
      </w:r>
      <w:r>
        <w:t>t</w:t>
      </w:r>
    </w:p>
    <w:p w14:paraId="0AE7B098" w14:textId="775B6068" w:rsidR="008C0970" w:rsidRPr="008C0970" w:rsidRDefault="10853FB9" w:rsidP="00732398">
      <w:pPr>
        <w:pStyle w:val="af0"/>
        <w:numPr>
          <w:ilvl w:val="4"/>
          <w:numId w:val="31"/>
        </w:numPr>
        <w:jc w:val="left"/>
      </w:pPr>
      <w:r>
        <w:t>if core A enlarge size, the start address of core B will be affected</w:t>
      </w:r>
    </w:p>
    <w:p w14:paraId="54E2430A" w14:textId="3285A329" w:rsidR="00401B49" w:rsidRPr="008C0970" w:rsidRDefault="10853FB9" w:rsidP="00732398">
      <w:pPr>
        <w:pStyle w:val="af0"/>
        <w:numPr>
          <w:ilvl w:val="3"/>
          <w:numId w:val="31"/>
        </w:numPr>
        <w:jc w:val="left"/>
        <w:rPr>
          <w:rFonts w:ascii="Courier New" w:hAnsi="Courier New" w:cs="Courier New"/>
        </w:rPr>
      </w:pPr>
      <w:r w:rsidRPr="10853FB9">
        <w:rPr>
          <w:rFonts w:ascii="Courier New" w:hAnsi="Courier New" w:cs="Courier New"/>
        </w:rPr>
        <w:t xml:space="preserve">_memmap_seg_sram0_max   </w:t>
      </w:r>
    </w:p>
    <w:p w14:paraId="4BD132A9" w14:textId="451C6A17" w:rsidR="00401B49" w:rsidRPr="008C0970" w:rsidRDefault="10853FB9" w:rsidP="00732398">
      <w:pPr>
        <w:pStyle w:val="af0"/>
        <w:numPr>
          <w:ilvl w:val="3"/>
          <w:numId w:val="31"/>
        </w:numPr>
        <w:jc w:val="left"/>
        <w:rPr>
          <w:rFonts w:ascii="Courier New" w:hAnsi="Courier New" w:cs="Courier New"/>
        </w:rPr>
      </w:pPr>
      <w:r w:rsidRPr="10853FB9">
        <w:rPr>
          <w:rFonts w:ascii="Courier New" w:hAnsi="Courier New" w:cs="Courier New"/>
        </w:rPr>
        <w:t>_heap_sentry</w:t>
      </w:r>
    </w:p>
    <w:p w14:paraId="1E4EFE9E" w14:textId="4B789517" w:rsidR="00A62AC2" w:rsidRDefault="10853FB9" w:rsidP="00732398">
      <w:pPr>
        <w:pStyle w:val="af0"/>
        <w:numPr>
          <w:ilvl w:val="1"/>
          <w:numId w:val="31"/>
        </w:numPr>
      </w:pPr>
      <w:r>
        <w:t>Example: enlarge core A sysram size from 9M to 10M &amp; core B from 9M to 12M</w:t>
      </w:r>
    </w:p>
    <w:p w14:paraId="69766825" w14:textId="4FB2286E" w:rsidR="008C0970" w:rsidRDefault="10853FB9" w:rsidP="00732398">
      <w:pPr>
        <w:pStyle w:val="af0"/>
        <w:numPr>
          <w:ilvl w:val="2"/>
          <w:numId w:val="31"/>
        </w:numPr>
      </w:pPr>
      <w:r>
        <w:lastRenderedPageBreak/>
        <w:t>project/mt6985/HIFI5_A/platform/lnk-hifi5/RI-2021.8-linux/ldscripts/</w:t>
      </w:r>
    </w:p>
    <w:p w14:paraId="075A447F" w14:textId="4367804A" w:rsidR="008C0970" w:rsidRPr="008C0970" w:rsidRDefault="10853FB9" w:rsidP="00732398">
      <w:pPr>
        <w:pStyle w:val="af0"/>
        <w:numPr>
          <w:ilvl w:val="3"/>
          <w:numId w:val="31"/>
        </w:numPr>
        <w:jc w:val="left"/>
      </w:pPr>
      <w:r w:rsidRPr="10853FB9">
        <w:rPr>
          <w:rFonts w:ascii="Courier New" w:hAnsi="Courier New" w:cs="Courier New"/>
        </w:rPr>
        <w:t>elf32xtensa.x</w:t>
      </w:r>
      <w:r>
        <w:t xml:space="preserve"> &amp; </w:t>
      </w:r>
      <w:r w:rsidRPr="10853FB9">
        <w:rPr>
          <w:rFonts w:ascii="Courier New" w:hAnsi="Courier New" w:cs="Courier New"/>
        </w:rPr>
        <w:t>elf32xtensa.xbn</w:t>
      </w:r>
      <w:r>
        <w:t xml:space="preserve"> &amp; </w:t>
      </w:r>
      <w:r w:rsidRPr="10853FB9">
        <w:rPr>
          <w:rFonts w:ascii="Courier New" w:hAnsi="Courier New" w:cs="Courier New"/>
        </w:rPr>
        <w:t>elf32xtensa.xn</w:t>
      </w:r>
    </w:p>
    <w:p w14:paraId="3CC97CD4" w14:textId="32472A11" w:rsidR="008C0970" w:rsidRPr="008C0970" w:rsidRDefault="008C0970" w:rsidP="008C0970">
      <w:pPr>
        <w:jc w:val="center"/>
        <w:rPr>
          <w:rFonts w:eastAsiaTheme="minorEastAsia"/>
        </w:rPr>
      </w:pPr>
      <w:r>
        <w:rPr>
          <w:noProof/>
        </w:rPr>
        <w:drawing>
          <wp:inline distT="0" distB="0" distL="0" distR="0" wp14:anchorId="6F25A6E3" wp14:editId="40DFC91F">
            <wp:extent cx="5882566" cy="1794681"/>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85487" cy="1795572"/>
                    </a:xfrm>
                    <a:prstGeom prst="rect">
                      <a:avLst/>
                    </a:prstGeom>
                  </pic:spPr>
                </pic:pic>
              </a:graphicData>
            </a:graphic>
          </wp:inline>
        </w:drawing>
      </w:r>
    </w:p>
    <w:p w14:paraId="49B4E628" w14:textId="424EFB30" w:rsidR="00A62AC2" w:rsidRPr="00A62AC2" w:rsidRDefault="10853FB9" w:rsidP="00732398">
      <w:pPr>
        <w:pStyle w:val="af0"/>
        <w:numPr>
          <w:ilvl w:val="2"/>
          <w:numId w:val="31"/>
        </w:numPr>
      </w:pPr>
      <w:r>
        <w:t>project/mt6985/HIFI5_B/platform/lnk-hifi5/RI-2021.8-linux/ldscripts/</w:t>
      </w:r>
    </w:p>
    <w:p w14:paraId="0455DC68" w14:textId="77777777" w:rsidR="008C0970" w:rsidRPr="008C0970" w:rsidRDefault="10853FB9" w:rsidP="00732398">
      <w:pPr>
        <w:pStyle w:val="af0"/>
        <w:numPr>
          <w:ilvl w:val="3"/>
          <w:numId w:val="31"/>
        </w:numPr>
        <w:jc w:val="left"/>
      </w:pPr>
      <w:r w:rsidRPr="10853FB9">
        <w:rPr>
          <w:rFonts w:ascii="Courier New" w:hAnsi="Courier New" w:cs="Courier New"/>
        </w:rPr>
        <w:t>elf32xtensa.x</w:t>
      </w:r>
      <w:r>
        <w:t xml:space="preserve"> &amp; </w:t>
      </w:r>
      <w:r w:rsidRPr="10853FB9">
        <w:rPr>
          <w:rFonts w:ascii="Courier New" w:hAnsi="Courier New" w:cs="Courier New"/>
        </w:rPr>
        <w:t>elf32xtensa.xbn</w:t>
      </w:r>
      <w:r>
        <w:t xml:space="preserve"> &amp; </w:t>
      </w:r>
      <w:r w:rsidRPr="10853FB9">
        <w:rPr>
          <w:rFonts w:ascii="Courier New" w:hAnsi="Courier New" w:cs="Courier New"/>
        </w:rPr>
        <w:t>elf32xtensa.xn</w:t>
      </w:r>
    </w:p>
    <w:p w14:paraId="0A16724B" w14:textId="63D9F06F" w:rsidR="00A62AC2" w:rsidRPr="00A62AC2" w:rsidRDefault="0022774C" w:rsidP="0022774C">
      <w:pPr>
        <w:pStyle w:val="af0"/>
        <w:ind w:left="0"/>
      </w:pPr>
      <w:r>
        <w:rPr>
          <w:noProof/>
        </w:rPr>
        <w:drawing>
          <wp:inline distT="0" distB="0" distL="0" distR="0" wp14:anchorId="3AE9C63D" wp14:editId="238B5418">
            <wp:extent cx="5732145" cy="1108075"/>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1108075"/>
                    </a:xfrm>
                    <a:prstGeom prst="rect">
                      <a:avLst/>
                    </a:prstGeom>
                  </pic:spPr>
                </pic:pic>
              </a:graphicData>
            </a:graphic>
          </wp:inline>
        </w:drawing>
      </w:r>
    </w:p>
    <w:p w14:paraId="56F9627D" w14:textId="15A0886D" w:rsidR="00E62344" w:rsidRDefault="009F4265" w:rsidP="00C81149">
      <w:pPr>
        <w:pStyle w:val="4"/>
      </w:pPr>
      <w:r>
        <w:t>MTK In-house RV DSP (SCP/ADSP Co-subsys)</w:t>
      </w:r>
      <w:r w:rsidR="10853FB9">
        <w:t xml:space="preserve"> imge</w:t>
      </w:r>
    </w:p>
    <w:p w14:paraId="2D27393D" w14:textId="7F8142C6" w:rsidR="00E62344" w:rsidRDefault="10853FB9" w:rsidP="00732398">
      <w:pPr>
        <w:pStyle w:val="af0"/>
        <w:numPr>
          <w:ilvl w:val="0"/>
          <w:numId w:val="33"/>
        </w:numPr>
        <w:rPr>
          <w:rFonts w:eastAsiaTheme="minorEastAsia"/>
        </w:rPr>
      </w:pPr>
      <w:r w:rsidRPr="10853FB9">
        <w:rPr>
          <w:rFonts w:eastAsiaTheme="minorEastAsia"/>
        </w:rPr>
        <w:t>DRAM Config</w:t>
      </w:r>
    </w:p>
    <w:p w14:paraId="38307F37" w14:textId="20F49474" w:rsidR="00E62344" w:rsidRPr="00E62344" w:rsidRDefault="10853FB9" w:rsidP="10853FB9">
      <w:pPr>
        <w:pStyle w:val="af0"/>
        <w:ind w:left="360"/>
        <w:rPr>
          <w:rFonts w:eastAsia="Malgun Gothic" w:cs="Calibri"/>
          <w:sz w:val="22"/>
          <w:szCs w:val="22"/>
        </w:rPr>
      </w:pPr>
      <w:r w:rsidRPr="10853FB9">
        <w:rPr>
          <w:rFonts w:cs="Calibri"/>
          <w:sz w:val="22"/>
          <w:szCs w:val="22"/>
        </w:rPr>
        <w:t>Path</w:t>
      </w:r>
      <w:r w:rsidRPr="10853FB9">
        <w:rPr>
          <w:rFonts w:asciiTheme="minorEastAsia" w:eastAsiaTheme="minorEastAsia" w:hAnsiTheme="minorEastAsia" w:cs="Calibri"/>
          <w:sz w:val="22"/>
          <w:szCs w:val="22"/>
        </w:rPr>
        <w:t xml:space="preserve">: </w:t>
      </w:r>
      <w:r w:rsidRPr="10853FB9">
        <w:rPr>
          <w:rFonts w:ascii="Courier New" w:hAnsi="Courier New" w:cs="Courier New"/>
          <w:sz w:val="22"/>
          <w:szCs w:val="22"/>
        </w:rPr>
        <w:t>vendor/mediate/proprietary/bootable/bootloader/lk2/platform/mediatek/common/scp/RV/scp_plat_priv.h</w:t>
      </w:r>
    </w:p>
    <w:p w14:paraId="4D87C58B" w14:textId="3ADCF69C" w:rsidR="00E62344" w:rsidRPr="00E62344" w:rsidRDefault="00000000" w:rsidP="00E62344">
      <w:pPr>
        <w:pStyle w:val="af0"/>
        <w:ind w:left="360"/>
        <w:jc w:val="center"/>
        <w:rPr>
          <w:rFonts w:cs="Calibri"/>
          <w:sz w:val="22"/>
          <w:szCs w:val="22"/>
        </w:rPr>
      </w:pPr>
      <w:r>
        <w:rPr>
          <w:rFonts w:cs="Calibri"/>
          <w:sz w:val="22"/>
          <w:szCs w:val="22"/>
        </w:rPr>
      </w:r>
      <w:r>
        <w:rPr>
          <w:rFonts w:cs="Calibri"/>
          <w:sz w:val="22"/>
          <w:szCs w:val="22"/>
        </w:rPr>
        <w:pict w14:anchorId="7877139B">
          <v:shape id="_x0000_s2251" type="#_x0000_t202" style="width:339.55pt;height:95.4pt;mso-left-percent:-10001;mso-top-percent:-10001;mso-position-horizontal:absolute;mso-position-horizontal-relative:char;mso-position-vertical:absolute;mso-position-vertical-relative:line;mso-left-percent:-10001;mso-top-percent:-10001" filled="f" strokecolor="black [3213]">
            <v:textbox>
              <w:txbxContent>
                <w:p w14:paraId="0C9DA629" w14:textId="77777777" w:rsidR="00DE5A65" w:rsidRPr="00E62344" w:rsidRDefault="00DE5A65" w:rsidP="00E62344">
                  <w:pPr>
                    <w:spacing w:before="0" w:after="0" w:line="240" w:lineRule="auto"/>
                    <w:jc w:val="left"/>
                    <w:rPr>
                      <w:rFonts w:eastAsia="Malgun Gothic" w:cs="Calibri"/>
                      <w:kern w:val="0"/>
                      <w:sz w:val="18"/>
                      <w:szCs w:val="18"/>
                    </w:rPr>
                  </w:pPr>
                  <w:r w:rsidRPr="00E62344">
                    <w:rPr>
                      <w:rFonts w:cs="Calibri"/>
                      <w:sz w:val="18"/>
                      <w:szCs w:val="18"/>
                    </w:rPr>
                    <w:t>#if defined(MTK_MINIMUM_SCP_DRAM_SIZE)</w:t>
                  </w:r>
                </w:p>
                <w:p w14:paraId="16FC2181" w14:textId="77777777" w:rsidR="00DE5A65" w:rsidRPr="00E62344" w:rsidRDefault="00DE5A65" w:rsidP="00E62344">
                  <w:pPr>
                    <w:spacing w:before="0" w:after="0" w:line="240" w:lineRule="auto"/>
                    <w:jc w:val="left"/>
                    <w:rPr>
                      <w:rFonts w:cs="Calibri"/>
                      <w:sz w:val="18"/>
                      <w:szCs w:val="18"/>
                    </w:rPr>
                  </w:pPr>
                  <w:r w:rsidRPr="00E62344">
                    <w:rPr>
                      <w:rFonts w:cs="Calibri"/>
                      <w:sz w:val="18"/>
                      <w:szCs w:val="18"/>
                    </w:rPr>
                    <w:t>#define SCP_DRAM_IMG_SIZE               0x080000    // 0.5MB dram image</w:t>
                  </w:r>
                </w:p>
                <w:p w14:paraId="619E0497" w14:textId="77777777" w:rsidR="00DE5A65" w:rsidRPr="00E62344" w:rsidRDefault="00DE5A65" w:rsidP="00E62344">
                  <w:pPr>
                    <w:spacing w:before="0" w:after="0" w:line="240" w:lineRule="auto"/>
                    <w:jc w:val="left"/>
                    <w:rPr>
                      <w:rFonts w:cs="Calibri"/>
                      <w:sz w:val="18"/>
                      <w:szCs w:val="18"/>
                    </w:rPr>
                  </w:pPr>
                  <w:r w:rsidRPr="00E62344">
                    <w:rPr>
                      <w:rFonts w:cs="Calibri"/>
                      <w:sz w:val="18"/>
                      <w:szCs w:val="18"/>
                    </w:rPr>
                    <w:t>#elif defined(PHONE_CALL_ON_SCP)</w:t>
                  </w:r>
                </w:p>
                <w:p w14:paraId="0622ED93" w14:textId="77777777" w:rsidR="00DE5A65" w:rsidRPr="00E62344" w:rsidRDefault="00DE5A65" w:rsidP="00E62344">
                  <w:pPr>
                    <w:spacing w:before="0" w:after="0" w:line="240" w:lineRule="auto"/>
                    <w:jc w:val="left"/>
                    <w:rPr>
                      <w:rFonts w:cs="Calibri"/>
                      <w:sz w:val="18"/>
                      <w:szCs w:val="18"/>
                    </w:rPr>
                  </w:pPr>
                  <w:r w:rsidRPr="00E62344">
                    <w:rPr>
                      <w:rFonts w:cs="Calibri"/>
                      <w:sz w:val="18"/>
                      <w:szCs w:val="18"/>
                    </w:rPr>
                    <w:t xml:space="preserve">#define SCP_DRAM_IMG_SIZE               </w:t>
                  </w:r>
                  <w:r w:rsidRPr="00E62344">
                    <w:rPr>
                      <w:rFonts w:cs="Calibri"/>
                      <w:sz w:val="18"/>
                      <w:szCs w:val="18"/>
                      <w:highlight w:val="yellow"/>
                    </w:rPr>
                    <w:t>0x300000</w:t>
                  </w:r>
                  <w:r w:rsidRPr="00E62344">
                    <w:rPr>
                      <w:rFonts w:cs="Calibri"/>
                      <w:sz w:val="18"/>
                      <w:szCs w:val="18"/>
                    </w:rPr>
                    <w:t>    // 3.0MB dram image -&gt; please modify this value</w:t>
                  </w:r>
                </w:p>
                <w:p w14:paraId="0500D648" w14:textId="77777777" w:rsidR="00DE5A65" w:rsidRPr="00E62344" w:rsidRDefault="00DE5A65" w:rsidP="00E62344">
                  <w:pPr>
                    <w:spacing w:before="0" w:after="0" w:line="240" w:lineRule="auto"/>
                    <w:jc w:val="left"/>
                    <w:rPr>
                      <w:rFonts w:cs="Calibri"/>
                      <w:sz w:val="18"/>
                      <w:szCs w:val="18"/>
                    </w:rPr>
                  </w:pPr>
                  <w:r w:rsidRPr="00E62344">
                    <w:rPr>
                      <w:rFonts w:cs="Calibri"/>
                      <w:sz w:val="18"/>
                      <w:szCs w:val="18"/>
                    </w:rPr>
                    <w:t>#else</w:t>
                  </w:r>
                </w:p>
                <w:p w14:paraId="0C292C46" w14:textId="77777777" w:rsidR="00DE5A65" w:rsidRPr="00E62344" w:rsidRDefault="00DE5A65" w:rsidP="00E62344">
                  <w:pPr>
                    <w:spacing w:before="0" w:after="0" w:line="240" w:lineRule="auto"/>
                    <w:rPr>
                      <w:rFonts w:cs="Calibri"/>
                      <w:sz w:val="18"/>
                      <w:szCs w:val="18"/>
                    </w:rPr>
                  </w:pPr>
                  <w:r w:rsidRPr="00E62344">
                    <w:rPr>
                      <w:rFonts w:cs="Calibri"/>
                      <w:sz w:val="18"/>
                      <w:szCs w:val="18"/>
                    </w:rPr>
                    <w:t>#define SCP_DRAM_IMG_SIZE               0x100000    // 1.0MB dram image</w:t>
                  </w:r>
                </w:p>
                <w:p w14:paraId="1F277CD4" w14:textId="59CE6CBF" w:rsidR="00DE5A65" w:rsidRPr="00E62344" w:rsidRDefault="00DE5A65" w:rsidP="00E62344">
                  <w:pPr>
                    <w:spacing w:before="0" w:after="0" w:line="240" w:lineRule="auto"/>
                    <w:rPr>
                      <w:sz w:val="18"/>
                      <w:szCs w:val="18"/>
                    </w:rPr>
                  </w:pPr>
                  <w:r w:rsidRPr="00E62344">
                    <w:rPr>
                      <w:rFonts w:cs="Calibri"/>
                      <w:sz w:val="18"/>
                      <w:szCs w:val="18"/>
                    </w:rPr>
                    <w:t>#endif</w:t>
                  </w:r>
                </w:p>
              </w:txbxContent>
            </v:textbox>
            <w10:anchorlock/>
          </v:shape>
        </w:pict>
      </w:r>
    </w:p>
    <w:p w14:paraId="6CB256EF" w14:textId="57229AAE" w:rsidR="00E62344" w:rsidRDefault="10853FB9" w:rsidP="10853FB9">
      <w:pPr>
        <w:pStyle w:val="af0"/>
        <w:ind w:left="360"/>
        <w:rPr>
          <w:rFonts w:cs="Calibri"/>
          <w:sz w:val="22"/>
          <w:szCs w:val="22"/>
        </w:rPr>
      </w:pPr>
      <w:r w:rsidRPr="10853FB9">
        <w:rPr>
          <w:rFonts w:cs="Calibri"/>
          <w:sz w:val="22"/>
          <w:szCs w:val="22"/>
        </w:rPr>
        <w:t xml:space="preserve">Path: </w:t>
      </w:r>
      <w:r w:rsidRPr="10853FB9">
        <w:rPr>
          <w:rFonts w:ascii="Courier New" w:hAnsi="Courier New" w:cs="Courier New"/>
          <w:sz w:val="22"/>
          <w:szCs w:val="22"/>
        </w:rPr>
        <w:t>vendor/mediatek/proprietary/tinysys/scp/project/RV55_A/$platform/platform/platform.mk</w:t>
      </w:r>
    </w:p>
    <w:p w14:paraId="6594E544" w14:textId="72AD49BA" w:rsidR="00C54B7F" w:rsidRPr="00E62344" w:rsidRDefault="00000000" w:rsidP="00C54B7F">
      <w:pPr>
        <w:pStyle w:val="af0"/>
        <w:ind w:left="360"/>
        <w:jc w:val="center"/>
        <w:rPr>
          <w:rFonts w:cs="Calibri"/>
          <w:sz w:val="22"/>
          <w:szCs w:val="22"/>
        </w:rPr>
      </w:pPr>
      <w:r>
        <w:rPr>
          <w:rFonts w:cs="Calibri"/>
          <w:sz w:val="22"/>
          <w:szCs w:val="22"/>
        </w:rPr>
      </w:r>
      <w:r>
        <w:rPr>
          <w:rFonts w:cs="Calibri"/>
          <w:sz w:val="22"/>
          <w:szCs w:val="22"/>
        </w:rPr>
        <w:pict w14:anchorId="74C7A108">
          <v:shape id="_x0000_s2250" type="#_x0000_t202" style="width:339.55pt;height:30.9pt;mso-left-percent:-10001;mso-top-percent:-10001;mso-position-horizontal:absolute;mso-position-horizontal-relative:char;mso-position-vertical:absolute;mso-position-vertical-relative:line;mso-left-percent:-10001;mso-top-percent:-10001" filled="f" strokecolor="black [3213]">
            <v:textbox>
              <w:txbxContent>
                <w:p w14:paraId="4AC084BD" w14:textId="437AFB38" w:rsidR="00DE5A65" w:rsidRPr="00C54B7F" w:rsidRDefault="00DE5A65" w:rsidP="00C54B7F">
                  <w:pPr>
                    <w:rPr>
                      <w:rFonts w:eastAsiaTheme="minorEastAsia" w:cs="Calibri"/>
                      <w:sz w:val="18"/>
                      <w:szCs w:val="18"/>
                    </w:rPr>
                  </w:pPr>
                  <w:r w:rsidRPr="00C54B7F">
                    <w:rPr>
                      <w:rFonts w:cs="Calibri"/>
                      <w:sz w:val="18"/>
                      <w:szCs w:val="18"/>
                    </w:rPr>
                    <w:t xml:space="preserve">CFG_L1C_DRAM_SIZE := </w:t>
                  </w:r>
                  <w:r w:rsidRPr="00C54B7F">
                    <w:rPr>
                      <w:rFonts w:cs="Calibri"/>
                      <w:sz w:val="18"/>
                      <w:szCs w:val="18"/>
                      <w:highlight w:val="yellow"/>
                    </w:rPr>
                    <w:t>0x300000</w:t>
                  </w:r>
                  <w:r w:rsidRPr="00C54B7F">
                    <w:rPr>
                      <w:rFonts w:cs="Calibri"/>
                      <w:sz w:val="18"/>
                      <w:szCs w:val="18"/>
                    </w:rPr>
                    <w:t xml:space="preserve"> -&gt; need to sync with upper value</w:t>
                  </w:r>
                </w:p>
              </w:txbxContent>
            </v:textbox>
            <w10:anchorlock/>
          </v:shape>
        </w:pict>
      </w:r>
    </w:p>
    <w:p w14:paraId="0B0F1526" w14:textId="3DB581F3" w:rsidR="00C54B7F" w:rsidRPr="00C54B7F" w:rsidRDefault="10853FB9" w:rsidP="10853FB9">
      <w:pPr>
        <w:pStyle w:val="af0"/>
        <w:ind w:left="360"/>
        <w:rPr>
          <w:rFonts w:eastAsiaTheme="minorEastAsia"/>
        </w:rPr>
      </w:pPr>
      <w:r w:rsidRPr="10853FB9">
        <w:rPr>
          <w:rFonts w:eastAsiaTheme="minorEastAsia"/>
        </w:rPr>
        <w:t xml:space="preserve">For more SCP image/dram releated detail, please refer to </w:t>
      </w:r>
      <w:r w:rsidRPr="10853FB9">
        <w:rPr>
          <w:rFonts w:eastAsiaTheme="minorEastAsia"/>
          <w:b/>
          <w:bCs/>
        </w:rPr>
        <w:t>MTxxxx_SCP_Development_Guide</w:t>
      </w:r>
      <w:r w:rsidRPr="10853FB9">
        <w:rPr>
          <w:rFonts w:eastAsiaTheme="minorEastAsia"/>
        </w:rPr>
        <w:t>.</w:t>
      </w:r>
    </w:p>
    <w:p w14:paraId="1CEBB2A6" w14:textId="5CAB1BEF" w:rsidR="00E62344" w:rsidRPr="00E62344" w:rsidRDefault="00E62344" w:rsidP="00E62344">
      <w:pPr>
        <w:pStyle w:val="af0"/>
        <w:ind w:left="360"/>
        <w:rPr>
          <w:rFonts w:eastAsiaTheme="minorEastAsia"/>
        </w:rPr>
      </w:pPr>
    </w:p>
    <w:p w14:paraId="41A07A3C" w14:textId="1789CA2F" w:rsidR="00E62344" w:rsidRPr="00E62344" w:rsidRDefault="00E62344" w:rsidP="00E62344">
      <w:pPr>
        <w:rPr>
          <w:rFonts w:eastAsiaTheme="minorEastAsia"/>
        </w:rPr>
      </w:pPr>
    </w:p>
    <w:p w14:paraId="54D893A5" w14:textId="585D511B" w:rsidR="009F4265" w:rsidRDefault="009F4265">
      <w:pPr>
        <w:pStyle w:val="4"/>
      </w:pPr>
      <w:r>
        <w:rPr>
          <w:rFonts w:hint="eastAsia"/>
        </w:rPr>
        <w:lastRenderedPageBreak/>
        <w:t>M</w:t>
      </w:r>
      <w:r>
        <w:t>TK In-house RV DSP (Standalone ADSP) Image</w:t>
      </w:r>
    </w:p>
    <w:p w14:paraId="6BA71FAF" w14:textId="77777777" w:rsidR="009F4265" w:rsidRDefault="009F4265" w:rsidP="00732398">
      <w:pPr>
        <w:pStyle w:val="af0"/>
        <w:numPr>
          <w:ilvl w:val="0"/>
          <w:numId w:val="48"/>
        </w:numPr>
        <w:rPr>
          <w:b/>
          <w:bCs/>
        </w:rPr>
      </w:pPr>
      <w:r>
        <w:rPr>
          <w:b/>
          <w:bCs/>
        </w:rPr>
        <w:t>Heap Size</w:t>
      </w:r>
    </w:p>
    <w:p w14:paraId="0577780F" w14:textId="5FE32BB4" w:rsidR="009F4265" w:rsidRDefault="009F4265" w:rsidP="00732398">
      <w:pPr>
        <w:pStyle w:val="af0"/>
        <w:numPr>
          <w:ilvl w:val="0"/>
          <w:numId w:val="47"/>
        </w:numPr>
        <w:jc w:val="left"/>
      </w:pPr>
      <w:r>
        <w:t xml:space="preserve">Path: </w:t>
      </w:r>
      <w:r>
        <w:rPr>
          <w:rFonts w:ascii="Courier New" w:hAnsi="Courier New" w:cs="Courier New"/>
        </w:rPr>
        <w:t>alps/vendor/mediatek/proprietary/tinysys/adsp/</w:t>
      </w:r>
      <w:r w:rsidR="001C1C69">
        <w:rPr>
          <w:rFonts w:ascii="Courier New" w:hAnsi="Courier New" w:cs="Courier New"/>
        </w:rPr>
        <w:t>riscv</w:t>
      </w:r>
      <w:r>
        <w:rPr>
          <w:rFonts w:ascii="Courier New" w:hAnsi="Courier New" w:cs="Courier New"/>
        </w:rPr>
        <w:t>/project/[platform]/[core]/platform/</w:t>
      </w:r>
    </w:p>
    <w:p w14:paraId="5345981D" w14:textId="77777777" w:rsidR="009F4265" w:rsidRDefault="009F4265" w:rsidP="009F4265">
      <w:pPr>
        <w:pStyle w:val="af0"/>
      </w:pPr>
      <w:r>
        <w:t xml:space="preserve">File: </w:t>
      </w:r>
      <w:r>
        <w:rPr>
          <w:b/>
          <w:bCs/>
        </w:rPr>
        <w:t>platform.mk</w:t>
      </w:r>
    </w:p>
    <w:p w14:paraId="2FE96102" w14:textId="77777777" w:rsidR="009F4265" w:rsidRDefault="009F4265" w:rsidP="009F4265">
      <w:pPr>
        <w:pStyle w:val="af0"/>
      </w:pPr>
      <w:r>
        <w:t>Example:</w:t>
      </w:r>
    </w:p>
    <w:p w14:paraId="0FA66D29" w14:textId="307317DD" w:rsidR="001C1C69" w:rsidRPr="0039545E" w:rsidRDefault="001C1C69" w:rsidP="009F4265">
      <w:pPr>
        <w:pStyle w:val="af0"/>
        <w:rPr>
          <w:rFonts w:eastAsiaTheme="minorEastAsia"/>
        </w:rPr>
      </w:pPr>
      <w:r>
        <w:rPr>
          <w:noProof/>
        </w:rPr>
        <w:drawing>
          <wp:inline distT="0" distB="0" distL="0" distR="0" wp14:anchorId="4A674DA7" wp14:editId="20CD734C">
            <wp:extent cx="4258310" cy="212279"/>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26000" cy="220638"/>
                    </a:xfrm>
                    <a:prstGeom prst="rect">
                      <a:avLst/>
                    </a:prstGeom>
                  </pic:spPr>
                </pic:pic>
              </a:graphicData>
            </a:graphic>
          </wp:inline>
        </w:drawing>
      </w:r>
    </w:p>
    <w:p w14:paraId="2CE03DEB" w14:textId="77777777" w:rsidR="009F4265" w:rsidRDefault="009F4265" w:rsidP="00732398">
      <w:pPr>
        <w:pStyle w:val="af0"/>
        <w:numPr>
          <w:ilvl w:val="0"/>
          <w:numId w:val="48"/>
        </w:numPr>
        <w:rPr>
          <w:b/>
          <w:bCs/>
        </w:rPr>
      </w:pPr>
      <w:r>
        <w:rPr>
          <w:b/>
          <w:bCs/>
        </w:rPr>
        <w:t>System RAM Size</w:t>
      </w:r>
    </w:p>
    <w:p w14:paraId="31B42621" w14:textId="77777777" w:rsidR="009F4265" w:rsidRDefault="009F4265" w:rsidP="009F4265">
      <w:pPr>
        <w:pStyle w:val="af0"/>
      </w:pPr>
      <w:r>
        <w:t>Since ADSP build the image with static linking, all the memory layout should be pre-defined in file in advance, and keep consistent with the description in kernel dts for memory allocation.</w:t>
      </w:r>
    </w:p>
    <w:p w14:paraId="77C3D26C" w14:textId="273E5617" w:rsidR="00D64F51" w:rsidRPr="009A40B5" w:rsidRDefault="009F4265" w:rsidP="009A40B5">
      <w:pPr>
        <w:pStyle w:val="af0"/>
      </w:pPr>
      <w:r>
        <w:t>Please be cautious to make the memory layout consistent if the modification is needed.</w:t>
      </w:r>
    </w:p>
    <w:p w14:paraId="1A16A162" w14:textId="79F205AA" w:rsidR="00D9378D" w:rsidRDefault="00D9378D" w:rsidP="009F4265">
      <w:pPr>
        <w:pStyle w:val="af0"/>
      </w:pPr>
      <w:r>
        <w:rPr>
          <w:rFonts w:eastAsiaTheme="minorEastAsia"/>
          <w:noProof/>
        </w:rPr>
        <w:t xml:space="preserve">Please note that the starting address of core1's system RAM needs to be connected to the end of core0's system RAM, which means </w:t>
      </w:r>
      <w:r>
        <w:rPr>
          <w:rFonts w:eastAsiaTheme="minorEastAsia"/>
          <w:b/>
          <w:bCs/>
          <w:noProof/>
        </w:rPr>
        <w:t>core1 system RAM address = core0 system RAM address + core0 system RAM size</w:t>
      </w:r>
      <w:r>
        <w:rPr>
          <w:rFonts w:eastAsiaTheme="minorEastAsia"/>
          <w:noProof/>
        </w:rPr>
        <w:t>.</w:t>
      </w:r>
    </w:p>
    <w:p w14:paraId="75E34492" w14:textId="77777777" w:rsidR="009F4265" w:rsidRDefault="009F4265" w:rsidP="00732398">
      <w:pPr>
        <w:pStyle w:val="af0"/>
        <w:numPr>
          <w:ilvl w:val="0"/>
          <w:numId w:val="47"/>
        </w:numPr>
      </w:pPr>
      <w:r>
        <w:t>Path: alps/kernel-x.x/arch/arm64/boot/dts/mediatek</w:t>
      </w:r>
    </w:p>
    <w:p w14:paraId="2ACA9851" w14:textId="77777777" w:rsidR="009F4265" w:rsidRDefault="009F4265" w:rsidP="009F4265">
      <w:pPr>
        <w:pStyle w:val="af0"/>
      </w:pPr>
      <w:r>
        <w:t xml:space="preserve">File: </w:t>
      </w:r>
      <w:r>
        <w:rPr>
          <w:b/>
          <w:bCs/>
        </w:rPr>
        <w:t>[project].dts</w:t>
      </w:r>
    </w:p>
    <w:p w14:paraId="394217E5" w14:textId="77777777" w:rsidR="009F4265" w:rsidRDefault="009F4265" w:rsidP="009F4265">
      <w:pPr>
        <w:pStyle w:val="af0"/>
        <w:rPr>
          <w:rFonts w:eastAsiaTheme="minorEastAsia"/>
        </w:rPr>
      </w:pPr>
      <w:r>
        <w:t>Format: system of each core = 64-bit base address, 64-bit size</w:t>
      </w:r>
    </w:p>
    <w:p w14:paraId="379B7612" w14:textId="7130776D" w:rsidR="009F4265" w:rsidRDefault="009F4265" w:rsidP="009F4265">
      <w:pPr>
        <w:pStyle w:val="af0"/>
      </w:pPr>
      <w:r>
        <w:t>Example: k</w:t>
      </w:r>
      <w:r w:rsidR="001C1C69">
        <w:t>6993</w:t>
      </w:r>
      <w:r>
        <w:t>v1_64.dts</w:t>
      </w:r>
    </w:p>
    <w:p w14:paraId="24ECF864" w14:textId="20B44848" w:rsidR="00D9378D" w:rsidRPr="0039545E" w:rsidRDefault="001C1C69" w:rsidP="00D9378D">
      <w:pPr>
        <w:pStyle w:val="af0"/>
        <w:rPr>
          <w:noProof/>
        </w:rPr>
      </w:pPr>
      <w:r w:rsidRPr="001C1C69">
        <w:rPr>
          <w:noProof/>
        </w:rPr>
        <w:t xml:space="preserve"> </w:t>
      </w:r>
      <w:r>
        <w:rPr>
          <w:noProof/>
        </w:rPr>
        <w:drawing>
          <wp:inline distT="0" distB="0" distL="0" distR="0" wp14:anchorId="08F412FD" wp14:editId="168916E8">
            <wp:extent cx="3590925" cy="1362075"/>
            <wp:effectExtent l="0" t="0" r="9525" b="952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90925" cy="1362075"/>
                    </a:xfrm>
                    <a:prstGeom prst="rect">
                      <a:avLst/>
                    </a:prstGeom>
                  </pic:spPr>
                </pic:pic>
              </a:graphicData>
            </a:graphic>
          </wp:inline>
        </w:drawing>
      </w:r>
    </w:p>
    <w:p w14:paraId="38469672" w14:textId="7C0FD64E" w:rsidR="009F4265" w:rsidRDefault="009F4265" w:rsidP="00732398">
      <w:pPr>
        <w:pStyle w:val="af0"/>
        <w:numPr>
          <w:ilvl w:val="0"/>
          <w:numId w:val="47"/>
        </w:numPr>
        <w:jc w:val="left"/>
      </w:pPr>
      <w:r>
        <w:t xml:space="preserve">Path: </w:t>
      </w:r>
      <w:r>
        <w:rPr>
          <w:rFonts w:ascii="Courier New" w:hAnsi="Courier New" w:cs="Courier New"/>
          <w:sz w:val="18"/>
          <w:szCs w:val="18"/>
        </w:rPr>
        <w:t>alps/vendor/mediatek/proprietary/tinysys/adsp/</w:t>
      </w:r>
      <w:r w:rsidR="001C1C69">
        <w:rPr>
          <w:rFonts w:ascii="Courier New" w:hAnsi="Courier New" w:cs="Courier New"/>
          <w:sz w:val="18"/>
          <w:szCs w:val="18"/>
        </w:rPr>
        <w:t>riscv</w:t>
      </w:r>
      <w:r>
        <w:rPr>
          <w:rFonts w:ascii="Courier New" w:hAnsi="Courier New" w:cs="Courier New"/>
          <w:sz w:val="18"/>
          <w:szCs w:val="18"/>
        </w:rPr>
        <w:t>/project/[platform]/[core]/platform/</w:t>
      </w:r>
    </w:p>
    <w:p w14:paraId="07065E92" w14:textId="77777777" w:rsidR="009F4265" w:rsidRDefault="009F4265" w:rsidP="009F4265">
      <w:pPr>
        <w:pStyle w:val="af0"/>
      </w:pPr>
      <w:r>
        <w:t xml:space="preserve">File: </w:t>
      </w:r>
      <w:r>
        <w:rPr>
          <w:rFonts w:ascii="Courier New" w:hAnsi="Courier New" w:cs="Courier New"/>
          <w:b/>
          <w:bCs/>
        </w:rPr>
        <w:t>platform.mk</w:t>
      </w:r>
    </w:p>
    <w:p w14:paraId="1A66C1A3" w14:textId="251B605A" w:rsidR="009F4265" w:rsidRDefault="009F4265" w:rsidP="009F4265">
      <w:pPr>
        <w:pStyle w:val="af0"/>
      </w:pPr>
      <w:r>
        <w:t>Base address of each core:</w:t>
      </w:r>
      <w:r>
        <w:rPr>
          <w:rFonts w:ascii="Courier New" w:hAnsi="Courier New" w:cs="Courier New"/>
        </w:rPr>
        <w:t>CFG_</w:t>
      </w:r>
      <w:r w:rsidR="001C1C69">
        <w:rPr>
          <w:rFonts w:ascii="Courier New" w:hAnsi="Courier New" w:cs="Courier New"/>
        </w:rPr>
        <w:t>ADSP_X</w:t>
      </w:r>
      <w:r>
        <w:rPr>
          <w:rFonts w:ascii="Courier New" w:hAnsi="Courier New" w:cs="Courier New"/>
        </w:rPr>
        <w:t>_</w:t>
      </w:r>
      <w:r w:rsidR="001C1C69">
        <w:rPr>
          <w:rFonts w:ascii="Courier New" w:hAnsi="Courier New" w:cs="Courier New"/>
        </w:rPr>
        <w:t>D</w:t>
      </w:r>
      <w:r>
        <w:rPr>
          <w:rFonts w:ascii="Courier New" w:hAnsi="Courier New" w:cs="Courier New"/>
        </w:rPr>
        <w:t>RAM_ADDRESS</w:t>
      </w:r>
    </w:p>
    <w:p w14:paraId="731F3F56" w14:textId="00F1B8A3" w:rsidR="009F4265" w:rsidRDefault="009F4265" w:rsidP="009F4265">
      <w:pPr>
        <w:pStyle w:val="af0"/>
      </w:pPr>
      <w:r>
        <w:t xml:space="preserve">Size of each core: </w:t>
      </w:r>
      <w:r>
        <w:rPr>
          <w:rFonts w:ascii="Courier New" w:hAnsi="Courier New" w:cs="Courier New"/>
        </w:rPr>
        <w:t>CFG_</w:t>
      </w:r>
      <w:r w:rsidR="001C1C69">
        <w:rPr>
          <w:rFonts w:ascii="Courier New" w:hAnsi="Courier New" w:cs="Courier New"/>
        </w:rPr>
        <w:t>ADSP_X</w:t>
      </w:r>
      <w:r>
        <w:rPr>
          <w:rFonts w:ascii="Courier New" w:hAnsi="Courier New" w:cs="Courier New"/>
        </w:rPr>
        <w:t>_</w:t>
      </w:r>
      <w:r w:rsidR="001C1C69">
        <w:rPr>
          <w:rFonts w:ascii="Courier New" w:hAnsi="Courier New" w:cs="Courier New"/>
        </w:rPr>
        <w:t>D</w:t>
      </w:r>
      <w:r>
        <w:rPr>
          <w:rFonts w:ascii="Courier New" w:hAnsi="Courier New" w:cs="Courier New"/>
        </w:rPr>
        <w:t>RAM_SIZE</w:t>
      </w:r>
      <w:r>
        <w:t xml:space="preserve"> </w:t>
      </w:r>
    </w:p>
    <w:p w14:paraId="10CDBE21" w14:textId="77777777" w:rsidR="009F4265" w:rsidRDefault="009F4265" w:rsidP="009F4265">
      <w:pPr>
        <w:pStyle w:val="af0"/>
      </w:pPr>
      <w:r>
        <w:t xml:space="preserve">Example: </w:t>
      </w:r>
    </w:p>
    <w:p w14:paraId="4003C371" w14:textId="3705AC09" w:rsidR="009F4265" w:rsidRDefault="001C1C69" w:rsidP="009F4265">
      <w:pPr>
        <w:pStyle w:val="af0"/>
      </w:pPr>
      <w:r w:rsidRPr="001C1C69">
        <w:rPr>
          <w:noProof/>
        </w:rPr>
        <w:lastRenderedPageBreak/>
        <w:t xml:space="preserve"> </w:t>
      </w:r>
      <w:r>
        <w:rPr>
          <w:noProof/>
        </w:rPr>
        <w:drawing>
          <wp:inline distT="0" distB="0" distL="0" distR="0" wp14:anchorId="30AFDADB" wp14:editId="656BD48E">
            <wp:extent cx="4457700" cy="2181225"/>
            <wp:effectExtent l="0" t="0" r="0" b="952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57700" cy="2181225"/>
                    </a:xfrm>
                    <a:prstGeom prst="rect">
                      <a:avLst/>
                    </a:prstGeom>
                  </pic:spPr>
                </pic:pic>
              </a:graphicData>
            </a:graphic>
          </wp:inline>
        </w:drawing>
      </w:r>
    </w:p>
    <w:p w14:paraId="6B6D9C84" w14:textId="440F9095" w:rsidR="009F4265" w:rsidRDefault="009F4265" w:rsidP="00732398">
      <w:pPr>
        <w:pStyle w:val="af0"/>
        <w:numPr>
          <w:ilvl w:val="0"/>
          <w:numId w:val="47"/>
        </w:numPr>
        <w:jc w:val="left"/>
      </w:pPr>
      <w:r>
        <w:t xml:space="preserve">Path: </w:t>
      </w:r>
      <w:r>
        <w:rPr>
          <w:rFonts w:ascii="Courier New" w:hAnsi="Courier New" w:cs="Courier New"/>
          <w:sz w:val="18"/>
          <w:szCs w:val="18"/>
        </w:rPr>
        <w:t>alps/vendor/mediatek/proprietary/tinysys/adsp/</w:t>
      </w:r>
      <w:r w:rsidR="006E229E">
        <w:rPr>
          <w:rFonts w:ascii="Courier New" w:hAnsi="Courier New" w:cs="Courier New"/>
          <w:sz w:val="18"/>
          <w:szCs w:val="18"/>
        </w:rPr>
        <w:t>riscv</w:t>
      </w:r>
      <w:r>
        <w:rPr>
          <w:rFonts w:ascii="Courier New" w:hAnsi="Courier New" w:cs="Courier New"/>
          <w:sz w:val="18"/>
          <w:szCs w:val="18"/>
        </w:rPr>
        <w:t>/project/[platform]/[core]/platform/</w:t>
      </w:r>
      <w:r w:rsidR="006E229E">
        <w:rPr>
          <w:rFonts w:ascii="Courier New" w:hAnsi="Courier New" w:cs="Courier New"/>
          <w:sz w:val="18"/>
          <w:szCs w:val="18"/>
        </w:rPr>
        <w:t>link.ld</w:t>
      </w:r>
    </w:p>
    <w:p w14:paraId="671A6551" w14:textId="1E5D2875" w:rsidR="009F4265" w:rsidRDefault="009F4265" w:rsidP="009F4265">
      <w:pPr>
        <w:pStyle w:val="af0"/>
      </w:pPr>
      <w:r>
        <w:t xml:space="preserve">File: </w:t>
      </w:r>
      <w:r w:rsidR="006E229E">
        <w:rPr>
          <w:rFonts w:ascii="Courier New" w:hAnsi="Courier New" w:cs="Courier New"/>
          <w:b/>
          <w:bCs/>
        </w:rPr>
        <w:t>link.ld</w:t>
      </w:r>
    </w:p>
    <w:p w14:paraId="7AADCDE2" w14:textId="77777777" w:rsidR="009F4265" w:rsidRDefault="009F4265" w:rsidP="009F4265">
      <w:pPr>
        <w:pStyle w:val="af0"/>
      </w:pPr>
      <w:r>
        <w:t>Format:</w:t>
      </w:r>
    </w:p>
    <w:p w14:paraId="02A92221" w14:textId="2A8A0F64" w:rsidR="009F4265" w:rsidRDefault="009F4265" w:rsidP="009F4265">
      <w:pPr>
        <w:pStyle w:val="af0"/>
      </w:pPr>
      <w:r>
        <w:t xml:space="preserve">  </w:t>
      </w:r>
      <w:r w:rsidR="006E229E">
        <w:t xml:space="preserve">dram </w:t>
      </w:r>
      <w:r>
        <w:t xml:space="preserve">: </w:t>
      </w:r>
      <w:r w:rsidR="006E229E">
        <w:t>ORIGIN</w:t>
      </w:r>
      <w:r>
        <w:t xml:space="preserve"> </w:t>
      </w:r>
      <w:r w:rsidR="006E229E">
        <w:t>=</w:t>
      </w:r>
      <w:r>
        <w:t xml:space="preserve"> &lt;32-bit base address&gt; </w:t>
      </w:r>
      <w:r w:rsidR="006E229E">
        <w:t>, LENGTH =</w:t>
      </w:r>
      <w:r>
        <w:t xml:space="preserve"> &lt;32-bit </w:t>
      </w:r>
      <w:r w:rsidR="006E229E">
        <w:t>size</w:t>
      </w:r>
      <w:r>
        <w:t>&gt;</w:t>
      </w:r>
    </w:p>
    <w:p w14:paraId="4ECB149B" w14:textId="694B29B3" w:rsidR="006E229E" w:rsidRPr="0039545E" w:rsidRDefault="006E229E" w:rsidP="009F4265">
      <w:pPr>
        <w:pStyle w:val="af0"/>
        <w:rPr>
          <w:rFonts w:eastAsiaTheme="minorEastAsia"/>
        </w:rPr>
      </w:pPr>
      <w:r>
        <w:rPr>
          <w:rFonts w:eastAsiaTheme="minorEastAsia" w:hint="eastAsia"/>
        </w:rPr>
        <w:t xml:space="preserve"> </w:t>
      </w:r>
      <w:r>
        <w:t xml:space="preserve"> _memmap_mem_dram_start =  &lt;32-bit base address&gt;;</w:t>
      </w:r>
    </w:p>
    <w:p w14:paraId="2D8EF892" w14:textId="77777777" w:rsidR="009F4265" w:rsidRDefault="009F4265" w:rsidP="009F4265">
      <w:pPr>
        <w:pStyle w:val="af0"/>
      </w:pPr>
      <w:r>
        <w:t>Example:</w:t>
      </w:r>
    </w:p>
    <w:p w14:paraId="60E2D5CD" w14:textId="3A5A649A" w:rsidR="009F4265" w:rsidRDefault="009F4265" w:rsidP="009F4265">
      <w:pPr>
        <w:pStyle w:val="af0"/>
      </w:pPr>
      <w:r>
        <w:t xml:space="preserve"> </w:t>
      </w:r>
      <w:r w:rsidR="006E229E">
        <w:rPr>
          <w:noProof/>
        </w:rPr>
        <w:drawing>
          <wp:inline distT="0" distB="0" distL="0" distR="0" wp14:anchorId="49B14343" wp14:editId="38D236B2">
            <wp:extent cx="3857625" cy="1952625"/>
            <wp:effectExtent l="0" t="0" r="9525" b="9525"/>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57625" cy="1952625"/>
                    </a:xfrm>
                    <a:prstGeom prst="rect">
                      <a:avLst/>
                    </a:prstGeom>
                  </pic:spPr>
                </pic:pic>
              </a:graphicData>
            </a:graphic>
          </wp:inline>
        </w:drawing>
      </w:r>
    </w:p>
    <w:p w14:paraId="31FA5B7A" w14:textId="22B6B98F" w:rsidR="002471CB" w:rsidRDefault="10853FB9" w:rsidP="00C81149">
      <w:pPr>
        <w:pStyle w:val="4"/>
      </w:pPr>
      <w:r>
        <w:t>Shared memory</w:t>
      </w:r>
    </w:p>
    <w:p w14:paraId="6C94222C" w14:textId="77777777" w:rsidR="002471CB" w:rsidRDefault="10853FB9" w:rsidP="002471CB">
      <w:r>
        <w:t>Shared memory is mainly used for communication between APMCU and ADSP. For system usage, the memory size is configured and we do not recommend to modify it. For audio feature usage, the total size of audio would be calculated during initial stage according to the feature configuration in dts. You only need to configure the feature via enable element, instead of the size in array.</w:t>
      </w:r>
    </w:p>
    <w:p w14:paraId="09EFDD6F" w14:textId="7041A6C7" w:rsidR="002471CB" w:rsidRDefault="10853FB9" w:rsidP="002471CB">
      <w:pPr>
        <w:pStyle w:val="af0"/>
        <w:numPr>
          <w:ilvl w:val="0"/>
          <w:numId w:val="11"/>
        </w:numPr>
      </w:pPr>
      <w:r>
        <w:t xml:space="preserve">Path: </w:t>
      </w:r>
      <w:r w:rsidRPr="10853FB9">
        <w:rPr>
          <w:rFonts w:ascii="Courier New" w:hAnsi="Courier New" w:cs="Courier New"/>
        </w:rPr>
        <w:t>alps/kernel-x.x/arch/arm64/boot/dts/mediatek</w:t>
      </w:r>
    </w:p>
    <w:p w14:paraId="520EB115" w14:textId="77777777" w:rsidR="002471CB" w:rsidRDefault="10853FB9" w:rsidP="002471CB">
      <w:pPr>
        <w:pStyle w:val="af0"/>
      </w:pPr>
      <w:r>
        <w:t xml:space="preserve">File: </w:t>
      </w:r>
      <w:r w:rsidRPr="10853FB9">
        <w:rPr>
          <w:rFonts w:ascii="Courier New" w:hAnsi="Courier New" w:cs="Courier New"/>
          <w:b/>
          <w:bCs/>
        </w:rPr>
        <w:t>[project].dts</w:t>
      </w:r>
    </w:p>
    <w:p w14:paraId="18AC5097" w14:textId="431DB331" w:rsidR="002471CB" w:rsidRDefault="10853FB9" w:rsidP="002471CB">
      <w:pPr>
        <w:pStyle w:val="af0"/>
      </w:pPr>
      <w:r>
        <w:t xml:space="preserve">Format: </w:t>
      </w:r>
      <w:r w:rsidRPr="10853FB9">
        <w:rPr>
          <w:rFonts w:ascii="Courier New" w:hAnsi="Courier New" w:cs="Courier New"/>
        </w:rPr>
        <w:t xml:space="preserve">feature = &lt; </w:t>
      </w:r>
      <w:r w:rsidRPr="10853FB9">
        <w:rPr>
          <w:rFonts w:ascii="Courier New" w:hAnsi="Courier New" w:cs="Courier New"/>
          <w:b/>
          <w:bCs/>
          <w:color w:val="C00000"/>
        </w:rPr>
        <w:t>$enable</w:t>
      </w:r>
      <w:r w:rsidRPr="10853FB9">
        <w:rPr>
          <w:rFonts w:ascii="Courier New" w:hAnsi="Courier New" w:cs="Courier New"/>
        </w:rPr>
        <w:t xml:space="preserve"> $dl_mem $ul_mem $ref_mem </w:t>
      </w:r>
      <w:r w:rsidRPr="10853FB9">
        <w:rPr>
          <w:rFonts w:ascii="Courier New" w:hAnsi="Courier New" w:cs="Courier New"/>
          <w:b/>
          <w:bCs/>
        </w:rPr>
        <w:t>$size</w:t>
      </w:r>
      <w:r w:rsidRPr="10853FB9">
        <w:rPr>
          <w:rFonts w:ascii="Courier New" w:hAnsi="Courier New" w:cs="Courier New"/>
        </w:rPr>
        <w:t xml:space="preserve"> &gt;</w:t>
      </w:r>
    </w:p>
    <w:p w14:paraId="259C8228" w14:textId="77777777" w:rsidR="002471CB" w:rsidRDefault="10853FB9" w:rsidP="002471CB">
      <w:pPr>
        <w:pStyle w:val="af0"/>
      </w:pPr>
      <w:r>
        <w:t>Example: k6873v1_64.dts</w:t>
      </w:r>
    </w:p>
    <w:tbl>
      <w:tblPr>
        <w:tblStyle w:val="11"/>
        <w:tblW w:w="0" w:type="auto"/>
        <w:tblInd w:w="1132" w:type="dxa"/>
        <w:tblLook w:val="04A0" w:firstRow="1" w:lastRow="0" w:firstColumn="1" w:lastColumn="0" w:noHBand="0" w:noVBand="1"/>
      </w:tblPr>
      <w:tblGrid>
        <w:gridCol w:w="6771"/>
      </w:tblGrid>
      <w:tr w:rsidR="002471CB" w:rsidRPr="00932839" w14:paraId="437E7C92" w14:textId="77777777" w:rsidTr="10853FB9">
        <w:tc>
          <w:tcPr>
            <w:tcW w:w="6771" w:type="dxa"/>
          </w:tcPr>
          <w:p w14:paraId="0039EF15" w14:textId="77777777" w:rsidR="002471CB" w:rsidRPr="00932839" w:rsidRDefault="10853FB9" w:rsidP="007537CE">
            <w:pPr>
              <w:keepLines/>
              <w:spacing w:before="0" w:after="0" w:line="240" w:lineRule="auto"/>
              <w:textAlignment w:val="baseline"/>
            </w:pPr>
            <w:r>
              <w:t xml:space="preserve">/* feature : </w:t>
            </w:r>
            <w:r w:rsidRPr="10853FB9">
              <w:rPr>
                <w:b/>
                <w:bCs/>
                <w:color w:val="C00000"/>
              </w:rPr>
              <w:t>$enable</w:t>
            </w:r>
            <w:r>
              <w:t xml:space="preserve"> $dl_mem $ul_mem $ref_mem </w:t>
            </w:r>
            <w:r w:rsidRPr="10853FB9">
              <w:rPr>
                <w:b/>
                <w:bCs/>
              </w:rPr>
              <w:t>$size</w:t>
            </w:r>
            <w:r>
              <w:t xml:space="preserve"> */</w:t>
            </w:r>
          </w:p>
          <w:p w14:paraId="4995B519" w14:textId="77777777" w:rsidR="002471CB" w:rsidRPr="00932839" w:rsidRDefault="10853FB9" w:rsidP="007537CE">
            <w:pPr>
              <w:keepLines/>
              <w:spacing w:before="0" w:after="0" w:line="240" w:lineRule="auto"/>
              <w:textAlignment w:val="baseline"/>
            </w:pPr>
            <w:r>
              <w:t>&amp;</w:t>
            </w:r>
            <w:r w:rsidRPr="10853FB9">
              <w:rPr>
                <w:b/>
                <w:bCs/>
                <w:color w:val="00B0F0"/>
              </w:rPr>
              <w:t>snd_audio_dsp</w:t>
            </w:r>
            <w:r>
              <w:t xml:space="preserve"> {</w:t>
            </w:r>
          </w:p>
          <w:p w14:paraId="0F5149F7" w14:textId="77777777" w:rsidR="002471CB" w:rsidRPr="00932839" w:rsidRDefault="002471CB" w:rsidP="007537CE">
            <w:pPr>
              <w:keepLines/>
              <w:spacing w:before="0" w:after="0" w:line="240" w:lineRule="auto"/>
              <w:textAlignment w:val="baseline"/>
            </w:pPr>
            <w:r w:rsidRPr="00932839">
              <w:lastRenderedPageBreak/>
              <w:tab/>
              <w:t>mtk_dsp_voip = &lt;</w:t>
            </w:r>
            <w:r w:rsidRPr="10853FB9">
              <w:rPr>
                <w:b/>
                <w:bCs/>
              </w:rPr>
              <w:t>0x1f</w:t>
            </w:r>
            <w:r w:rsidRPr="00932839">
              <w:t xml:space="preserve"> 0x1 0xffffffff 0xffffffff </w:t>
            </w:r>
            <w:r w:rsidRPr="10853FB9">
              <w:rPr>
                <w:b/>
                <w:bCs/>
              </w:rPr>
              <w:t>0x30000</w:t>
            </w:r>
            <w:r w:rsidRPr="00932839">
              <w:t>&gt;;</w:t>
            </w:r>
          </w:p>
          <w:p w14:paraId="3C8F4E57" w14:textId="77777777" w:rsidR="002471CB" w:rsidRPr="00932839" w:rsidRDefault="002471CB" w:rsidP="007537CE">
            <w:pPr>
              <w:keepLines/>
              <w:spacing w:before="0" w:after="0" w:line="240" w:lineRule="auto"/>
              <w:textAlignment w:val="baseline"/>
            </w:pPr>
            <w:r w:rsidRPr="00932839">
              <w:tab/>
              <w:t>mtk_dsp_primary = &lt;</w:t>
            </w:r>
            <w:r w:rsidRPr="10853FB9">
              <w:rPr>
                <w:b/>
                <w:bCs/>
              </w:rPr>
              <w:t>0x1f</w:t>
            </w:r>
            <w:r w:rsidRPr="00932839">
              <w:t xml:space="preserve"> 0x0 0xffffffff 0xffffffff </w:t>
            </w:r>
            <w:r w:rsidRPr="10853FB9">
              <w:rPr>
                <w:b/>
                <w:bCs/>
              </w:rPr>
              <w:t>0x30000</w:t>
            </w:r>
            <w:r w:rsidRPr="00932839">
              <w:t>&gt;;</w:t>
            </w:r>
          </w:p>
          <w:p w14:paraId="60BD2FA1" w14:textId="77777777" w:rsidR="002471CB" w:rsidRPr="00932839" w:rsidRDefault="002471CB" w:rsidP="007537CE">
            <w:pPr>
              <w:keepLines/>
              <w:spacing w:before="0" w:after="0" w:line="240" w:lineRule="auto"/>
              <w:textAlignment w:val="baseline"/>
            </w:pPr>
            <w:r w:rsidRPr="00932839">
              <w:tab/>
              <w:t>mtk_dsp_offload = &lt;</w:t>
            </w:r>
            <w:r w:rsidRPr="10853FB9">
              <w:rPr>
                <w:b/>
                <w:bCs/>
              </w:rPr>
              <w:t>0x0</w:t>
            </w:r>
            <w:r w:rsidRPr="00932839">
              <w:t xml:space="preserve"> 0x6 0xffffffff 0xffffffff </w:t>
            </w:r>
            <w:r w:rsidRPr="10853FB9">
              <w:rPr>
                <w:b/>
                <w:bCs/>
              </w:rPr>
              <w:t>0x400000</w:t>
            </w:r>
            <w:r w:rsidRPr="00932839">
              <w:t>&gt;;</w:t>
            </w:r>
          </w:p>
          <w:p w14:paraId="54D90D07" w14:textId="77777777" w:rsidR="002471CB" w:rsidRPr="00932839" w:rsidRDefault="002471CB" w:rsidP="007537CE">
            <w:pPr>
              <w:keepLines/>
              <w:spacing w:before="0" w:after="0" w:line="240" w:lineRule="auto"/>
              <w:textAlignment w:val="baseline"/>
            </w:pPr>
            <w:r w:rsidRPr="00932839">
              <w:tab/>
              <w:t>mtk_dsp_deep = &lt;</w:t>
            </w:r>
            <w:r w:rsidRPr="10853FB9">
              <w:rPr>
                <w:b/>
                <w:bCs/>
              </w:rPr>
              <w:t>0x5</w:t>
            </w:r>
            <w:r w:rsidRPr="00932839">
              <w:t xml:space="preserve"> 0x3 0xffffffff 0xffffffff </w:t>
            </w:r>
            <w:r w:rsidRPr="10853FB9">
              <w:rPr>
                <w:b/>
                <w:bCs/>
              </w:rPr>
              <w:t>0x30000</w:t>
            </w:r>
            <w:r w:rsidRPr="00932839">
              <w:t>&gt;;</w:t>
            </w:r>
          </w:p>
          <w:p w14:paraId="25D5A1B5" w14:textId="77777777" w:rsidR="002471CB" w:rsidRPr="00932839" w:rsidRDefault="002471CB" w:rsidP="007537CE">
            <w:pPr>
              <w:keepLines/>
              <w:spacing w:before="0" w:after="0" w:line="240" w:lineRule="auto"/>
              <w:textAlignment w:val="baseline"/>
            </w:pPr>
            <w:r w:rsidRPr="00932839">
              <w:tab/>
              <w:t>mtk_dsp_playback = &lt;</w:t>
            </w:r>
            <w:r w:rsidRPr="10853FB9">
              <w:rPr>
                <w:b/>
                <w:bCs/>
              </w:rPr>
              <w:t>0x1</w:t>
            </w:r>
            <w:r w:rsidRPr="00932839">
              <w:t xml:space="preserve"> 0x4 0x10 0x14 </w:t>
            </w:r>
            <w:r w:rsidRPr="10853FB9">
              <w:rPr>
                <w:b/>
                <w:bCs/>
              </w:rPr>
              <w:t>0x30000</w:t>
            </w:r>
            <w:r w:rsidRPr="00932839">
              <w:t>&gt;;</w:t>
            </w:r>
          </w:p>
          <w:p w14:paraId="0FA96044" w14:textId="77777777" w:rsidR="002471CB" w:rsidRPr="00932839" w:rsidRDefault="002471CB" w:rsidP="007537CE">
            <w:pPr>
              <w:keepLines/>
              <w:spacing w:before="0" w:after="0" w:line="240" w:lineRule="auto"/>
              <w:textAlignment w:val="baseline"/>
            </w:pPr>
            <w:r w:rsidRPr="00932839">
              <w:tab/>
              <w:t>mtk_dsp_music = &lt;</w:t>
            </w:r>
            <w:r w:rsidRPr="10853FB9">
              <w:rPr>
                <w:b/>
                <w:bCs/>
              </w:rPr>
              <w:t>0x1</w:t>
            </w:r>
            <w:r w:rsidRPr="00932839">
              <w:t xml:space="preserve"> 0xffffffff 0xffffffff 0xffffffff </w:t>
            </w:r>
            <w:r w:rsidRPr="10853FB9">
              <w:rPr>
                <w:b/>
                <w:bCs/>
              </w:rPr>
              <w:t>0x0</w:t>
            </w:r>
            <w:r w:rsidRPr="00932839">
              <w:t>&gt;;</w:t>
            </w:r>
          </w:p>
          <w:p w14:paraId="6FDEDD6D" w14:textId="77777777" w:rsidR="002471CB" w:rsidRPr="00932839" w:rsidRDefault="002471CB" w:rsidP="007537CE">
            <w:pPr>
              <w:keepLines/>
              <w:spacing w:before="0" w:after="0" w:line="240" w:lineRule="auto"/>
              <w:textAlignment w:val="baseline"/>
            </w:pPr>
            <w:r w:rsidRPr="00932839">
              <w:tab/>
              <w:t>mtk_dsp_capture1 = &lt;</w:t>
            </w:r>
            <w:r w:rsidRPr="10853FB9">
              <w:rPr>
                <w:b/>
                <w:bCs/>
              </w:rPr>
              <w:t>0x0</w:t>
            </w:r>
            <w:r w:rsidRPr="00932839">
              <w:t xml:space="preserve"> 0xffffffff 0xd 0x13 </w:t>
            </w:r>
            <w:r w:rsidRPr="10853FB9">
              <w:rPr>
                <w:b/>
                <w:bCs/>
              </w:rPr>
              <w:t>0x20000</w:t>
            </w:r>
            <w:r w:rsidRPr="00932839">
              <w:t>&gt;;</w:t>
            </w:r>
          </w:p>
          <w:p w14:paraId="53E19ECD" w14:textId="77777777" w:rsidR="002471CB" w:rsidRPr="00932839" w:rsidRDefault="002471CB" w:rsidP="007537CE">
            <w:pPr>
              <w:keepLines/>
              <w:spacing w:before="0" w:after="0" w:line="240" w:lineRule="auto"/>
              <w:textAlignment w:val="baseline"/>
            </w:pPr>
            <w:r w:rsidRPr="00932839">
              <w:tab/>
              <w:t>mtk_dsp_a2dp = &lt;</w:t>
            </w:r>
            <w:r w:rsidRPr="10853FB9">
              <w:rPr>
                <w:b/>
                <w:bCs/>
              </w:rPr>
              <w:t>0x0</w:t>
            </w:r>
            <w:r w:rsidRPr="00932839">
              <w:t xml:space="preserve"> 0xffffffff 0xffffffff 0xffffffff </w:t>
            </w:r>
            <w:r w:rsidRPr="10853FB9">
              <w:rPr>
                <w:b/>
                <w:bCs/>
              </w:rPr>
              <w:t>0x40000</w:t>
            </w:r>
            <w:r w:rsidRPr="00932839">
              <w:t>&gt;;</w:t>
            </w:r>
          </w:p>
          <w:p w14:paraId="1195F039" w14:textId="77777777" w:rsidR="002471CB" w:rsidRPr="00932839" w:rsidRDefault="002471CB" w:rsidP="007537CE">
            <w:pPr>
              <w:keepLines/>
              <w:spacing w:before="0" w:after="0" w:line="240" w:lineRule="auto"/>
              <w:textAlignment w:val="baseline"/>
            </w:pPr>
            <w:r w:rsidRPr="00932839">
              <w:tab/>
              <w:t>mtk_dsp_dataprovider = &lt;</w:t>
            </w:r>
            <w:r w:rsidRPr="10853FB9">
              <w:rPr>
                <w:b/>
                <w:bCs/>
              </w:rPr>
              <w:t>0x0</w:t>
            </w:r>
            <w:r w:rsidRPr="00932839">
              <w:t xml:space="preserve"> 0xffffffff 0xf 0xffffffff </w:t>
            </w:r>
            <w:r w:rsidRPr="10853FB9">
              <w:rPr>
                <w:b/>
                <w:bCs/>
              </w:rPr>
              <w:t>0x30000</w:t>
            </w:r>
            <w:r w:rsidRPr="00932839">
              <w:t>&gt;;</w:t>
            </w:r>
          </w:p>
          <w:p w14:paraId="402D74B4" w14:textId="77777777" w:rsidR="002471CB" w:rsidRPr="00932839" w:rsidRDefault="002471CB" w:rsidP="007537CE">
            <w:pPr>
              <w:keepLines/>
              <w:spacing w:before="0" w:after="0" w:line="240" w:lineRule="auto"/>
              <w:textAlignment w:val="baseline"/>
            </w:pPr>
            <w:r w:rsidRPr="00932839">
              <w:tab/>
              <w:t>mtk_dsp_call_final = &lt;</w:t>
            </w:r>
            <w:r w:rsidRPr="10853FB9">
              <w:rPr>
                <w:b/>
                <w:bCs/>
              </w:rPr>
              <w:t>0x1</w:t>
            </w:r>
            <w:r w:rsidRPr="00932839">
              <w:t xml:space="preserve"> 0x4 0x10 0x14 </w:t>
            </w:r>
            <w:r w:rsidRPr="10853FB9">
              <w:rPr>
                <w:b/>
                <w:bCs/>
              </w:rPr>
              <w:t>0x18000</w:t>
            </w:r>
            <w:r w:rsidRPr="00932839">
              <w:t>&gt;;</w:t>
            </w:r>
          </w:p>
          <w:p w14:paraId="2AE2E77F" w14:textId="77777777" w:rsidR="002471CB" w:rsidRPr="00932839" w:rsidRDefault="002471CB" w:rsidP="007537CE">
            <w:pPr>
              <w:keepLines/>
              <w:spacing w:before="0" w:after="0" w:line="240" w:lineRule="auto"/>
              <w:textAlignment w:val="baseline"/>
            </w:pPr>
            <w:r w:rsidRPr="00932839">
              <w:tab/>
              <w:t>mtk_dsp_fast = &lt;</w:t>
            </w:r>
            <w:r w:rsidRPr="10853FB9">
              <w:rPr>
                <w:b/>
                <w:bCs/>
              </w:rPr>
              <w:t>0x5</w:t>
            </w:r>
            <w:r w:rsidRPr="00932839">
              <w:t xml:space="preserve"> 0x2 0xffffffff 0xffffffff </w:t>
            </w:r>
            <w:r w:rsidRPr="10853FB9">
              <w:rPr>
                <w:b/>
                <w:bCs/>
              </w:rPr>
              <w:t>0x5000</w:t>
            </w:r>
            <w:r w:rsidRPr="00932839">
              <w:t>&gt;;</w:t>
            </w:r>
          </w:p>
          <w:p w14:paraId="5DD7BF43" w14:textId="77777777" w:rsidR="002471CB" w:rsidRPr="00932839" w:rsidRDefault="002471CB" w:rsidP="007537CE">
            <w:pPr>
              <w:keepLines/>
              <w:spacing w:before="0" w:after="0" w:line="240" w:lineRule="auto"/>
              <w:textAlignment w:val="baseline"/>
            </w:pPr>
            <w:r w:rsidRPr="00932839">
              <w:tab/>
              <w:t>mtk_dsp_ktv = &lt;</w:t>
            </w:r>
            <w:r w:rsidRPr="10853FB9">
              <w:rPr>
                <w:b/>
                <w:bCs/>
              </w:rPr>
              <w:t>0x0</w:t>
            </w:r>
            <w:r w:rsidRPr="00932839">
              <w:t xml:space="preserve"> 0x8 0x12 0xffffffff </w:t>
            </w:r>
            <w:r w:rsidRPr="10853FB9">
              <w:rPr>
                <w:b/>
                <w:bCs/>
              </w:rPr>
              <w:t>0x10000</w:t>
            </w:r>
            <w:r w:rsidRPr="00932839">
              <w:t>&gt;;</w:t>
            </w:r>
          </w:p>
          <w:p w14:paraId="38D15C29" w14:textId="77777777" w:rsidR="002471CB" w:rsidRPr="00932839" w:rsidRDefault="002471CB" w:rsidP="007537CE">
            <w:pPr>
              <w:keepLines/>
              <w:spacing w:before="0" w:after="0" w:line="240" w:lineRule="auto"/>
              <w:textAlignment w:val="baseline"/>
            </w:pPr>
            <w:r w:rsidRPr="00932839">
              <w:tab/>
              <w:t>mtk_dsp_ver = &lt;0x1&gt;;</w:t>
            </w:r>
          </w:p>
          <w:p w14:paraId="52C95D2C" w14:textId="77777777" w:rsidR="002471CB" w:rsidRPr="00932839" w:rsidRDefault="002471CB" w:rsidP="007537CE">
            <w:pPr>
              <w:keepLines/>
              <w:spacing w:before="0" w:after="0" w:line="240" w:lineRule="auto"/>
              <w:textAlignment w:val="baseline"/>
            </w:pPr>
            <w:r w:rsidRPr="00932839">
              <w:tab/>
              <w:t>swdsp_smartpa_process_enable = &lt;0x1&gt;;</w:t>
            </w:r>
          </w:p>
          <w:p w14:paraId="12083761" w14:textId="77777777" w:rsidR="002471CB" w:rsidRPr="0039690E" w:rsidRDefault="002471CB" w:rsidP="10853FB9">
            <w:pPr>
              <w:keepLines/>
              <w:spacing w:before="0" w:after="0" w:line="240" w:lineRule="auto"/>
              <w:textAlignment w:val="baseline"/>
              <w:rPr>
                <w:b/>
                <w:bCs/>
              </w:rPr>
            </w:pPr>
            <w:r w:rsidRPr="00932839">
              <w:tab/>
            </w:r>
            <w:r w:rsidRPr="10853FB9">
              <w:rPr>
                <w:b/>
                <w:bCs/>
              </w:rPr>
              <w:t>mtk_dsp_mem_afe = &lt;0x1 0x40000&gt;; /* always enable */</w:t>
            </w:r>
          </w:p>
          <w:p w14:paraId="60414846" w14:textId="77777777" w:rsidR="002471CB" w:rsidRPr="00932839" w:rsidRDefault="10853FB9" w:rsidP="007537CE">
            <w:pPr>
              <w:spacing w:before="0" w:after="0" w:line="240" w:lineRule="auto"/>
            </w:pPr>
            <w:r>
              <w:t>};</w:t>
            </w:r>
          </w:p>
        </w:tc>
      </w:tr>
    </w:tbl>
    <w:p w14:paraId="667DD064" w14:textId="77777777" w:rsidR="002471CB" w:rsidRPr="00932839" w:rsidRDefault="002471CB" w:rsidP="002471CB"/>
    <w:p w14:paraId="03B086FD" w14:textId="77777777" w:rsidR="002471CB" w:rsidRPr="00374DF4" w:rsidRDefault="002471CB" w:rsidP="002471CB"/>
    <w:p w14:paraId="21DFE1EE" w14:textId="3A95BEDB" w:rsidR="001472EE" w:rsidRDefault="001472EE">
      <w:pPr>
        <w:pStyle w:val="2"/>
      </w:pPr>
      <w:bookmarkStart w:id="160" w:name="_Toc229437631"/>
      <w:bookmarkStart w:id="161" w:name="_Toc181734098"/>
      <w:r>
        <w:t>ADSP system DTS Properties</w:t>
      </w:r>
      <w:bookmarkEnd w:id="160"/>
    </w:p>
    <w:p w14:paraId="7578C339" w14:textId="77777777" w:rsidR="001472EE" w:rsidRDefault="001472EE" w:rsidP="001472EE">
      <w:pPr>
        <w:rPr>
          <w:rFonts w:eastAsiaTheme="minorEastAsia"/>
        </w:rPr>
      </w:pPr>
      <w:r>
        <w:rPr>
          <w:rFonts w:eastAsiaTheme="minorEastAsia"/>
        </w:rPr>
        <w:t>The ADSP system DTS is mainly defined in the platform’s DTS file. If you want to make modifications, you can directly edit mtXXXX.dts. However, if you only want to modify the ADSP DTS definition for a specific project on a particular platform, you can edit the project’s DTS file, such as kXXXXv1_64.dts. Any modifications or additions made in this file will only take effect for the kXXXXv1_64 project and will not affect other projects.</w:t>
      </w:r>
    </w:p>
    <w:p w14:paraId="34E66642" w14:textId="77777777" w:rsidR="001472EE" w:rsidRDefault="001472EE" w:rsidP="00732398">
      <w:pPr>
        <w:pStyle w:val="af0"/>
        <w:numPr>
          <w:ilvl w:val="0"/>
          <w:numId w:val="37"/>
        </w:numPr>
        <w:jc w:val="left"/>
        <w:rPr>
          <w:rFonts w:eastAsiaTheme="minorEastAsia"/>
        </w:rPr>
      </w:pPr>
      <w:r>
        <w:rPr>
          <w:rFonts w:eastAsiaTheme="minorEastAsia"/>
        </w:rPr>
        <w:t>Before Kernel 6.1</w:t>
      </w:r>
    </w:p>
    <w:p w14:paraId="05EDB1E5" w14:textId="77777777" w:rsidR="001472EE" w:rsidRDefault="001472EE" w:rsidP="00732398">
      <w:pPr>
        <w:pStyle w:val="af0"/>
        <w:numPr>
          <w:ilvl w:val="1"/>
          <w:numId w:val="37"/>
        </w:numPr>
        <w:jc w:val="left"/>
        <w:rPr>
          <w:rFonts w:eastAsiaTheme="minorEastAsia"/>
        </w:rPr>
      </w:pPr>
      <w:r>
        <w:rPr>
          <w:rFonts w:eastAsiaTheme="minorEastAsia"/>
        </w:rPr>
        <w:t>Platform’s DTS file path:</w:t>
      </w:r>
      <w:r>
        <w:rPr>
          <w:rFonts w:eastAsiaTheme="minorEastAsia"/>
        </w:rPr>
        <w:br/>
      </w:r>
      <w:r>
        <w:rPr>
          <w:rFonts w:ascii="Courier New" w:hAnsi="Courier New" w:cs="Courier New"/>
        </w:rPr>
        <w:t>alps/kernel-x.x/arch/arm64/boot/dts/mediatek/</w:t>
      </w:r>
      <w:r>
        <w:rPr>
          <w:rFonts w:ascii="Courier New" w:hAnsi="Courier New" w:cs="Courier New"/>
          <w:b/>
          <w:bCs/>
        </w:rPr>
        <w:t>mtXXXX.dts</w:t>
      </w:r>
    </w:p>
    <w:p w14:paraId="0ACE4F59" w14:textId="77777777" w:rsidR="001472EE" w:rsidRDefault="001472EE" w:rsidP="00732398">
      <w:pPr>
        <w:pStyle w:val="af0"/>
        <w:numPr>
          <w:ilvl w:val="1"/>
          <w:numId w:val="37"/>
        </w:numPr>
        <w:jc w:val="left"/>
        <w:rPr>
          <w:rFonts w:eastAsiaTheme="minorEastAsia"/>
        </w:rPr>
      </w:pPr>
      <w:r>
        <w:rPr>
          <w:rFonts w:eastAsiaTheme="minorEastAsia"/>
        </w:rPr>
        <w:t>Project’s DTS file path:</w:t>
      </w:r>
      <w:r>
        <w:rPr>
          <w:rFonts w:eastAsiaTheme="minorEastAsia"/>
        </w:rPr>
        <w:br/>
      </w:r>
      <w:r>
        <w:rPr>
          <w:rFonts w:ascii="Courier New" w:hAnsi="Courier New" w:cs="Courier New"/>
        </w:rPr>
        <w:t>alps/kernel-x.x/arch/arm64/boot/dts/mediatek/</w:t>
      </w:r>
      <w:r>
        <w:rPr>
          <w:rFonts w:ascii="Courier New" w:hAnsi="Courier New" w:cs="Courier New"/>
          <w:b/>
          <w:bCs/>
        </w:rPr>
        <w:t>[project].dts</w:t>
      </w:r>
    </w:p>
    <w:p w14:paraId="27C6C2CE" w14:textId="77777777" w:rsidR="001472EE" w:rsidRDefault="001472EE" w:rsidP="00732398">
      <w:pPr>
        <w:pStyle w:val="af0"/>
        <w:numPr>
          <w:ilvl w:val="0"/>
          <w:numId w:val="37"/>
        </w:numPr>
        <w:jc w:val="left"/>
        <w:rPr>
          <w:rFonts w:eastAsiaTheme="minorEastAsia"/>
        </w:rPr>
      </w:pPr>
      <w:r>
        <w:rPr>
          <w:rFonts w:eastAsiaTheme="minorEastAsia"/>
        </w:rPr>
        <w:t>Kernel 6.1 and later versions</w:t>
      </w:r>
    </w:p>
    <w:p w14:paraId="0F2C1887" w14:textId="77777777" w:rsidR="001472EE" w:rsidRDefault="001472EE" w:rsidP="00732398">
      <w:pPr>
        <w:pStyle w:val="af0"/>
        <w:numPr>
          <w:ilvl w:val="1"/>
          <w:numId w:val="37"/>
        </w:numPr>
        <w:jc w:val="left"/>
        <w:rPr>
          <w:rFonts w:eastAsiaTheme="minorEastAsia"/>
        </w:rPr>
      </w:pPr>
      <w:r>
        <w:rPr>
          <w:rFonts w:eastAsiaTheme="minorEastAsia"/>
        </w:rPr>
        <w:t>Platform’s DTS file path:</w:t>
      </w:r>
      <w:r>
        <w:rPr>
          <w:rFonts w:eastAsiaTheme="minorEastAsia"/>
        </w:rPr>
        <w:br/>
      </w:r>
      <w:r>
        <w:rPr>
          <w:rFonts w:ascii="Courier New" w:hAnsi="Courier New" w:cs="Courier New"/>
        </w:rPr>
        <w:t>alps/kernel/kernel_device_modules-x.x/arch/arm64/boot/dts/mediatek/</w:t>
      </w:r>
      <w:r>
        <w:rPr>
          <w:rFonts w:ascii="Courier New" w:hAnsi="Courier New" w:cs="Courier New"/>
          <w:b/>
          <w:bCs/>
        </w:rPr>
        <w:t>mtXXXX.dts</w:t>
      </w:r>
    </w:p>
    <w:p w14:paraId="2FA5C2DA" w14:textId="31682DF9" w:rsidR="001472EE" w:rsidRPr="001472EE" w:rsidRDefault="001472EE" w:rsidP="00732398">
      <w:pPr>
        <w:pStyle w:val="af0"/>
        <w:numPr>
          <w:ilvl w:val="1"/>
          <w:numId w:val="37"/>
        </w:numPr>
        <w:jc w:val="left"/>
        <w:rPr>
          <w:rFonts w:eastAsiaTheme="minorEastAsia"/>
        </w:rPr>
      </w:pPr>
      <w:r>
        <w:rPr>
          <w:rFonts w:eastAsiaTheme="minorEastAsia"/>
        </w:rPr>
        <w:t>Project’s DTS file path:</w:t>
      </w:r>
      <w:r>
        <w:rPr>
          <w:rFonts w:eastAsiaTheme="minorEastAsia"/>
        </w:rPr>
        <w:br/>
      </w:r>
      <w:r>
        <w:rPr>
          <w:rFonts w:ascii="Courier New" w:hAnsi="Courier New" w:cs="Courier New"/>
        </w:rPr>
        <w:t>alps/kernel/kernel_device_modules-x.x/arch/arm64/boot/dts/mediatek/</w:t>
      </w:r>
      <w:r>
        <w:rPr>
          <w:rFonts w:ascii="Courier New" w:hAnsi="Courier New" w:cs="Courier New"/>
          <w:b/>
          <w:bCs/>
        </w:rPr>
        <w:t>[project].dts</w:t>
      </w:r>
    </w:p>
    <w:p w14:paraId="242C4136" w14:textId="536403D6" w:rsidR="001472EE" w:rsidRDefault="001472EE" w:rsidP="001472EE">
      <w:pPr>
        <w:pStyle w:val="3"/>
      </w:pPr>
      <w:bookmarkStart w:id="162" w:name="_Toc229437632"/>
      <w:r>
        <w:t>ADSP system DTS property description</w:t>
      </w:r>
      <w:bookmarkEnd w:id="162"/>
    </w:p>
    <w:tbl>
      <w:tblPr>
        <w:tblStyle w:val="22"/>
        <w:tblW w:w="9345" w:type="dxa"/>
        <w:jc w:val="center"/>
        <w:tblLayout w:type="fixed"/>
        <w:tblLook w:val="04A0" w:firstRow="1" w:lastRow="0" w:firstColumn="1" w:lastColumn="0" w:noHBand="0" w:noVBand="1"/>
      </w:tblPr>
      <w:tblGrid>
        <w:gridCol w:w="1038"/>
        <w:gridCol w:w="1461"/>
        <w:gridCol w:w="1192"/>
        <w:gridCol w:w="1577"/>
        <w:gridCol w:w="4077"/>
      </w:tblGrid>
      <w:tr w:rsidR="001472EE" w14:paraId="3DEEAA7A" w14:textId="77777777" w:rsidTr="00A224B9">
        <w:trPr>
          <w:cnfStyle w:val="100000000000" w:firstRow="1" w:lastRow="0" w:firstColumn="0" w:lastColumn="0" w:oddVBand="0" w:evenVBand="0" w:oddHBand="0" w:evenHBand="0" w:firstRowFirstColumn="0" w:firstRowLastColumn="0" w:lastRowFirstColumn="0" w:lastRowLastColumn="0"/>
          <w:trHeight w:val="13"/>
          <w:jc w:val="center"/>
        </w:trPr>
        <w:tc>
          <w:tcPr>
            <w:cnfStyle w:val="001000000000" w:firstRow="0" w:lastRow="0" w:firstColumn="1" w:lastColumn="0" w:oddVBand="0" w:evenVBand="0" w:oddHBand="0" w:evenHBand="0" w:firstRowFirstColumn="0" w:firstRowLastColumn="0" w:lastRowFirstColumn="0" w:lastRowLastColumn="0"/>
            <w:tcW w:w="1038" w:type="dxa"/>
            <w:tcBorders>
              <w:top w:val="single" w:sz="12" w:space="0" w:color="auto"/>
              <w:left w:val="nil"/>
              <w:bottom w:val="double" w:sz="4" w:space="0" w:color="auto"/>
              <w:right w:val="nil"/>
            </w:tcBorders>
          </w:tcPr>
          <w:p w14:paraId="694CAF30" w14:textId="77777777" w:rsidR="001472EE" w:rsidRDefault="001472EE">
            <w:pPr>
              <w:adjustRightInd/>
              <w:snapToGrid/>
              <w:spacing w:before="0" w:after="0"/>
              <w:jc w:val="center"/>
              <w:rPr>
                <w:rFonts w:eastAsia="新細明體" w:cs="Calibri"/>
                <w:kern w:val="0"/>
              </w:rPr>
            </w:pPr>
          </w:p>
        </w:tc>
        <w:tc>
          <w:tcPr>
            <w:tcW w:w="1461" w:type="dxa"/>
            <w:tcBorders>
              <w:top w:val="single" w:sz="12" w:space="0" w:color="auto"/>
              <w:left w:val="nil"/>
              <w:bottom w:val="double" w:sz="4" w:space="0" w:color="auto"/>
              <w:right w:val="nil"/>
            </w:tcBorders>
            <w:hideMark/>
          </w:tcPr>
          <w:p w14:paraId="3DE9A864" w14:textId="77777777" w:rsidR="001472EE" w:rsidRDefault="001472EE">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Property</w:t>
            </w:r>
          </w:p>
        </w:tc>
        <w:tc>
          <w:tcPr>
            <w:tcW w:w="1192" w:type="dxa"/>
            <w:tcBorders>
              <w:top w:val="single" w:sz="12" w:space="0" w:color="auto"/>
              <w:left w:val="nil"/>
              <w:bottom w:val="double" w:sz="4" w:space="0" w:color="auto"/>
              <w:right w:val="nil"/>
            </w:tcBorders>
            <w:hideMark/>
          </w:tcPr>
          <w:p w14:paraId="47EDEA01" w14:textId="77777777" w:rsidR="001472EE" w:rsidRDefault="001472EE">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Modifiable</w:t>
            </w:r>
          </w:p>
        </w:tc>
        <w:tc>
          <w:tcPr>
            <w:tcW w:w="1577" w:type="dxa"/>
            <w:tcBorders>
              <w:top w:val="single" w:sz="12" w:space="0" w:color="auto"/>
              <w:left w:val="nil"/>
              <w:bottom w:val="double" w:sz="4" w:space="0" w:color="auto"/>
              <w:right w:val="nil"/>
            </w:tcBorders>
            <w:hideMark/>
          </w:tcPr>
          <w:p w14:paraId="0D3714DD" w14:textId="77777777" w:rsidR="001472EE" w:rsidRDefault="001472EE">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kern w:val="0"/>
              </w:rPr>
            </w:pPr>
            <w:r>
              <w:rPr>
                <w:rFonts w:eastAsia="新細明體" w:cs="Calibri"/>
                <w:kern w:val="0"/>
              </w:rPr>
              <w:t>Support kernrel version</w:t>
            </w:r>
          </w:p>
        </w:tc>
        <w:tc>
          <w:tcPr>
            <w:tcW w:w="4077" w:type="dxa"/>
            <w:tcBorders>
              <w:top w:val="single" w:sz="12" w:space="0" w:color="auto"/>
              <w:left w:val="nil"/>
              <w:bottom w:val="double" w:sz="4" w:space="0" w:color="auto"/>
              <w:right w:val="nil"/>
            </w:tcBorders>
            <w:hideMark/>
          </w:tcPr>
          <w:p w14:paraId="1528165D" w14:textId="77777777" w:rsidR="001472EE" w:rsidRDefault="001472EE">
            <w:pPr>
              <w:adjustRightInd/>
              <w:snapToGrid/>
              <w:spacing w:before="0" w:after="0"/>
              <w:jc w:val="center"/>
              <w:cnfStyle w:val="100000000000" w:firstRow="1" w:lastRow="0" w:firstColumn="0" w:lastColumn="0" w:oddVBand="0" w:evenVBand="0" w:oddHBand="0" w:evenHBand="0" w:firstRowFirstColumn="0" w:firstRowLastColumn="0" w:lastRowFirstColumn="0" w:lastRowLastColumn="0"/>
              <w:rPr>
                <w:rFonts w:eastAsia="新細明體" w:cs="Calibri"/>
              </w:rPr>
            </w:pPr>
            <w:r>
              <w:rPr>
                <w:rFonts w:eastAsia="新細明體" w:cs="Calibri"/>
                <w:kern w:val="0"/>
              </w:rPr>
              <w:t>Description</w:t>
            </w:r>
          </w:p>
        </w:tc>
      </w:tr>
      <w:tr w:rsidR="00A224B9" w14:paraId="69EE8ADC"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val="restart"/>
            <w:tcBorders>
              <w:top w:val="double" w:sz="4" w:space="0" w:color="auto"/>
              <w:left w:val="nil"/>
              <w:right w:val="nil"/>
            </w:tcBorders>
            <w:hideMark/>
          </w:tcPr>
          <w:p w14:paraId="080EE91C" w14:textId="77777777" w:rsidR="00A224B9" w:rsidRDefault="00A224B9">
            <w:pPr>
              <w:adjustRightInd/>
              <w:snapToGrid/>
              <w:spacing w:before="0" w:after="0"/>
              <w:jc w:val="left"/>
              <w:rPr>
                <w:rFonts w:asciiTheme="minorHAnsi" w:eastAsiaTheme="minorEastAsia" w:hAnsiTheme="minorHAnsi" w:cstheme="minorBidi"/>
              </w:rPr>
            </w:pPr>
            <w:r>
              <w:rPr>
                <w:rFonts w:asciiTheme="minorHAnsi" w:eastAsiaTheme="minorEastAsia" w:hAnsiTheme="minorHAnsi" w:cstheme="minorBidi"/>
              </w:rPr>
              <w:t>adspsys</w:t>
            </w:r>
          </w:p>
        </w:tc>
        <w:tc>
          <w:tcPr>
            <w:tcW w:w="1461" w:type="dxa"/>
            <w:tcBorders>
              <w:top w:val="double" w:sz="4" w:space="0" w:color="auto"/>
              <w:left w:val="nil"/>
              <w:bottom w:val="double" w:sz="4" w:space="0" w:color="auto"/>
              <w:right w:val="nil"/>
            </w:tcBorders>
            <w:hideMark/>
          </w:tcPr>
          <w:p w14:paraId="3F11820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b/>
                <w:bCs/>
              </w:rPr>
              <w:t>reg</w:t>
            </w:r>
          </w:p>
        </w:tc>
        <w:tc>
          <w:tcPr>
            <w:tcW w:w="1192" w:type="dxa"/>
            <w:tcBorders>
              <w:top w:val="double" w:sz="4" w:space="0" w:color="auto"/>
              <w:left w:val="nil"/>
              <w:bottom w:val="double" w:sz="4" w:space="0" w:color="auto"/>
              <w:right w:val="nil"/>
            </w:tcBorders>
            <w:hideMark/>
          </w:tcPr>
          <w:p w14:paraId="1DB642D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742F65C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59609986"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asciiTheme="minorHAnsi" w:eastAsiaTheme="minorEastAsia" w:hAnsiTheme="minorHAnsi" w:cstheme="minorBidi"/>
              </w:rPr>
              <w:t>This property defines registers that would be used in the ADSP kernel driver.</w:t>
            </w:r>
          </w:p>
        </w:tc>
      </w:tr>
      <w:tr w:rsidR="00A224B9" w14:paraId="4050CF93"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F520A50"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09628A97"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reg-names</w:t>
            </w:r>
          </w:p>
        </w:tc>
        <w:tc>
          <w:tcPr>
            <w:tcW w:w="1192" w:type="dxa"/>
            <w:tcBorders>
              <w:top w:val="double" w:sz="4" w:space="0" w:color="auto"/>
              <w:left w:val="nil"/>
              <w:bottom w:val="double" w:sz="4" w:space="0" w:color="auto"/>
              <w:right w:val="nil"/>
            </w:tcBorders>
            <w:hideMark/>
          </w:tcPr>
          <w:p w14:paraId="246B6925"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47AD8350"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w:t>
            </w:r>
            <w:r>
              <w:rPr>
                <w:rFonts w:asciiTheme="minorHAnsi" w:eastAsiaTheme="minorEastAsia" w:hAnsiTheme="minorHAnsi" w:cstheme="minorBidi"/>
              </w:rPr>
              <w:lastRenderedPageBreak/>
              <w:t>kernel versions</w:t>
            </w:r>
          </w:p>
        </w:tc>
        <w:tc>
          <w:tcPr>
            <w:tcW w:w="4077" w:type="dxa"/>
            <w:tcBorders>
              <w:top w:val="double" w:sz="4" w:space="0" w:color="auto"/>
              <w:left w:val="nil"/>
              <w:bottom w:val="double" w:sz="4" w:space="0" w:color="auto"/>
              <w:right w:val="nil"/>
            </w:tcBorders>
            <w:hideMark/>
          </w:tcPr>
          <w:p w14:paraId="669369DA"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lastRenderedPageBreak/>
              <w:t>Names of registers.</w:t>
            </w:r>
          </w:p>
        </w:tc>
      </w:tr>
      <w:tr w:rsidR="00A224B9" w14:paraId="66BCA0E9"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7380C25"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C36EE2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interrupts</w:t>
            </w:r>
          </w:p>
        </w:tc>
        <w:tc>
          <w:tcPr>
            <w:tcW w:w="1192" w:type="dxa"/>
            <w:tcBorders>
              <w:top w:val="double" w:sz="4" w:space="0" w:color="auto"/>
              <w:left w:val="nil"/>
              <w:bottom w:val="double" w:sz="4" w:space="0" w:color="auto"/>
              <w:right w:val="nil"/>
            </w:tcBorders>
            <w:hideMark/>
          </w:tcPr>
          <w:p w14:paraId="225B8B84"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D03FAA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CB3BF40"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interrupts that APMCU can receive from ADSP.</w:t>
            </w:r>
          </w:p>
        </w:tc>
      </w:tr>
      <w:tr w:rsidR="00A224B9" w14:paraId="4ACB2525"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6D76005B"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62F88A9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interrupt-names</w:t>
            </w:r>
          </w:p>
        </w:tc>
        <w:tc>
          <w:tcPr>
            <w:tcW w:w="1192" w:type="dxa"/>
            <w:tcBorders>
              <w:top w:val="double" w:sz="4" w:space="0" w:color="auto"/>
              <w:left w:val="nil"/>
              <w:bottom w:val="double" w:sz="4" w:space="0" w:color="auto"/>
              <w:right w:val="nil"/>
            </w:tcBorders>
            <w:hideMark/>
          </w:tcPr>
          <w:p w14:paraId="73EA5DB5"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0119DD32"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5847852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Names of interrupts.</w:t>
            </w:r>
          </w:p>
        </w:tc>
      </w:tr>
      <w:tr w:rsidR="00A224B9" w14:paraId="7FE920DE"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6E5CDFCB"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C026966"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hrt-ctrl-bits</w:t>
            </w:r>
          </w:p>
        </w:tc>
        <w:tc>
          <w:tcPr>
            <w:tcW w:w="1192" w:type="dxa"/>
            <w:tcBorders>
              <w:top w:val="double" w:sz="4" w:space="0" w:color="auto"/>
              <w:left w:val="nil"/>
              <w:bottom w:val="double" w:sz="4" w:space="0" w:color="auto"/>
              <w:right w:val="nil"/>
            </w:tcBorders>
            <w:hideMark/>
          </w:tcPr>
          <w:p w14:paraId="03927B99"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59C54B5"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796A591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required value for ADSP to become a HRT master.</w:t>
            </w:r>
          </w:p>
        </w:tc>
      </w:tr>
      <w:tr w:rsidR="00A224B9" w14:paraId="54A38799"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2D9EF08A"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457EBCC4"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power-domains</w:t>
            </w:r>
          </w:p>
        </w:tc>
        <w:tc>
          <w:tcPr>
            <w:tcW w:w="1192" w:type="dxa"/>
            <w:tcBorders>
              <w:top w:val="double" w:sz="4" w:space="0" w:color="auto"/>
              <w:left w:val="nil"/>
              <w:bottom w:val="double" w:sz="4" w:space="0" w:color="auto"/>
              <w:right w:val="nil"/>
            </w:tcBorders>
            <w:hideMark/>
          </w:tcPr>
          <w:p w14:paraId="2A1C94DB"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5874D62"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52B0687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power domains required to enable ADSP.</w:t>
            </w:r>
          </w:p>
        </w:tc>
      </w:tr>
      <w:tr w:rsidR="00A224B9" w14:paraId="2DEC5B5C"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2095DC8A"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03A5973"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clocks</w:t>
            </w:r>
          </w:p>
        </w:tc>
        <w:tc>
          <w:tcPr>
            <w:tcW w:w="1192" w:type="dxa"/>
            <w:tcBorders>
              <w:top w:val="double" w:sz="4" w:space="0" w:color="auto"/>
              <w:left w:val="nil"/>
              <w:bottom w:val="double" w:sz="4" w:space="0" w:color="auto"/>
              <w:right w:val="nil"/>
            </w:tcBorders>
            <w:hideMark/>
          </w:tcPr>
          <w:p w14:paraId="498656E9"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41C10315"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24A01FB0"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required clock sourcse for ADSP.</w:t>
            </w:r>
          </w:p>
        </w:tc>
      </w:tr>
      <w:tr w:rsidR="00A224B9" w14:paraId="468922CB"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5F79A9A4"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596DF4E2"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clock-names</w:t>
            </w:r>
          </w:p>
        </w:tc>
        <w:tc>
          <w:tcPr>
            <w:tcW w:w="1192" w:type="dxa"/>
            <w:tcBorders>
              <w:top w:val="double" w:sz="4" w:space="0" w:color="auto"/>
              <w:left w:val="nil"/>
              <w:bottom w:val="double" w:sz="4" w:space="0" w:color="auto"/>
              <w:right w:val="nil"/>
            </w:tcBorders>
            <w:hideMark/>
          </w:tcPr>
          <w:p w14:paraId="6A58690D"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5CC30797"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41070CF6"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Names of clocks.</w:t>
            </w:r>
          </w:p>
        </w:tc>
      </w:tr>
      <w:tr w:rsidR="00A224B9" w14:paraId="04589BC3"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16088F07"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6163CBBE"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slp-prot-ctrl</w:t>
            </w:r>
          </w:p>
        </w:tc>
        <w:tc>
          <w:tcPr>
            <w:tcW w:w="1192" w:type="dxa"/>
            <w:tcBorders>
              <w:top w:val="double" w:sz="4" w:space="0" w:color="auto"/>
              <w:left w:val="nil"/>
              <w:bottom w:val="double" w:sz="4" w:space="0" w:color="auto"/>
              <w:right w:val="nil"/>
            </w:tcBorders>
            <w:hideMark/>
          </w:tcPr>
          <w:p w14:paraId="4C8C2DCF"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8C64CB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2A7A059D"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indicates whether the ADSP kernel driver needs to control ADSP sleep protect.</w:t>
            </w:r>
          </w:p>
          <w:p w14:paraId="2636188D"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A value of “1” indicates that it is required, while “0” indicates that it is not required.</w:t>
            </w:r>
          </w:p>
        </w:tc>
      </w:tr>
      <w:tr w:rsidR="00A224B9" w14:paraId="6B1414C5"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565C46B4"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2D11507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interconnects</w:t>
            </w:r>
          </w:p>
        </w:tc>
        <w:tc>
          <w:tcPr>
            <w:tcW w:w="1192" w:type="dxa"/>
            <w:tcBorders>
              <w:top w:val="double" w:sz="4" w:space="0" w:color="auto"/>
              <w:left w:val="nil"/>
              <w:bottom w:val="double" w:sz="4" w:space="0" w:color="auto"/>
              <w:right w:val="nil"/>
            </w:tcBorders>
            <w:hideMark/>
          </w:tcPr>
          <w:p w14:paraId="0C47CBDB"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9644B0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579E32EA"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is used to register ADSP as an HRT master to the dvfsrc kernel driver.</w:t>
            </w:r>
          </w:p>
        </w:tc>
      </w:tr>
      <w:tr w:rsidR="00A224B9" w14:paraId="414EC8DB"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C6DBAA1"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189DB671"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interconnect-names</w:t>
            </w:r>
          </w:p>
        </w:tc>
        <w:tc>
          <w:tcPr>
            <w:tcW w:w="1192" w:type="dxa"/>
            <w:tcBorders>
              <w:top w:val="double" w:sz="4" w:space="0" w:color="auto"/>
              <w:left w:val="nil"/>
              <w:bottom w:val="double" w:sz="4" w:space="0" w:color="auto"/>
              <w:right w:val="nil"/>
            </w:tcBorders>
            <w:hideMark/>
          </w:tcPr>
          <w:p w14:paraId="756CBB94"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67651540"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2BED1516"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Names of intersections.</w:t>
            </w:r>
          </w:p>
        </w:tc>
      </w:tr>
      <w:tr w:rsidR="00A224B9" w14:paraId="11EAC738"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067C4790"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68D21628"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system-l2sram</w:t>
            </w:r>
          </w:p>
        </w:tc>
        <w:tc>
          <w:tcPr>
            <w:tcW w:w="1192" w:type="dxa"/>
            <w:tcBorders>
              <w:top w:val="double" w:sz="4" w:space="0" w:color="auto"/>
              <w:left w:val="nil"/>
              <w:bottom w:val="double" w:sz="4" w:space="0" w:color="auto"/>
              <w:right w:val="nil"/>
            </w:tcBorders>
            <w:hideMark/>
          </w:tcPr>
          <w:p w14:paraId="5EA8FB3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13BB0C8F"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09DD82A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indicates whether ADSP uses a portion of L2SRAM for system purposes.</w:t>
            </w:r>
          </w:p>
        </w:tc>
      </w:tr>
      <w:tr w:rsidR="00A224B9" w14:paraId="29786D43"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6E974CD"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532C4EB"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core-num</w:t>
            </w:r>
          </w:p>
        </w:tc>
        <w:tc>
          <w:tcPr>
            <w:tcW w:w="1192" w:type="dxa"/>
            <w:tcBorders>
              <w:top w:val="double" w:sz="4" w:space="0" w:color="auto"/>
              <w:left w:val="nil"/>
              <w:bottom w:val="double" w:sz="4" w:space="0" w:color="auto"/>
              <w:right w:val="nil"/>
            </w:tcBorders>
            <w:hideMark/>
          </w:tcPr>
          <w:p w14:paraId="37B973AB"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60972A2E"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223A165B"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indicates the number of cores in ADSP.</w:t>
            </w:r>
          </w:p>
        </w:tc>
      </w:tr>
      <w:tr w:rsidR="00A224B9" w14:paraId="3D2F5819"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0C0472C4"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21B3915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adsp-rsv-ipidma-a</w:t>
            </w:r>
          </w:p>
        </w:tc>
        <w:tc>
          <w:tcPr>
            <w:tcW w:w="1192" w:type="dxa"/>
            <w:tcBorders>
              <w:top w:val="double" w:sz="4" w:space="0" w:color="auto"/>
              <w:left w:val="nil"/>
              <w:bottom w:val="double" w:sz="4" w:space="0" w:color="auto"/>
              <w:right w:val="nil"/>
            </w:tcBorders>
            <w:hideMark/>
          </w:tcPr>
          <w:p w14:paraId="00DC4D3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b/>
                <w:bCs/>
                <w:color w:val="FF0000"/>
              </w:rPr>
            </w:pPr>
            <w:r>
              <w:rPr>
                <w:rFonts w:eastAsia="新細明體" w:cs="Calibri"/>
                <w:b/>
                <w:bCs/>
                <w:color w:val="FF0000"/>
              </w:rPr>
              <w:t>O</w:t>
            </w:r>
          </w:p>
        </w:tc>
        <w:tc>
          <w:tcPr>
            <w:tcW w:w="1577" w:type="dxa"/>
            <w:tcBorders>
              <w:top w:val="double" w:sz="4" w:space="0" w:color="auto"/>
              <w:left w:val="nil"/>
              <w:bottom w:val="double" w:sz="4" w:space="0" w:color="auto"/>
              <w:right w:val="nil"/>
            </w:tcBorders>
            <w:hideMark/>
          </w:tcPr>
          <w:p w14:paraId="1E8A115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31C712F7"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This property defines the IPI DMA buffer size used by ADSP core 0. </w:t>
            </w:r>
            <w:r>
              <w:rPr>
                <w:rFonts w:asciiTheme="minorHAnsi" w:eastAsiaTheme="minorEastAsia" w:hAnsiTheme="minorHAnsi" w:cstheme="minorBidi"/>
                <w:b/>
                <w:bCs/>
              </w:rPr>
              <w:t>It is recommended to increase this property value only</w:t>
            </w:r>
            <w:r>
              <w:rPr>
                <w:rFonts w:asciiTheme="minorHAnsi" w:eastAsiaTheme="minorEastAsia" w:hAnsiTheme="minorHAnsi" w:cstheme="minorBidi"/>
              </w:rPr>
              <w:t>, decreasing it may lead to issues in high load scenarios.</w:t>
            </w:r>
          </w:p>
        </w:tc>
      </w:tr>
      <w:tr w:rsidR="00A224B9" w14:paraId="04E759EE"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5C53886A"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0BA53E0D"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adsp-rsv-ipidma-b</w:t>
            </w:r>
          </w:p>
        </w:tc>
        <w:tc>
          <w:tcPr>
            <w:tcW w:w="1192" w:type="dxa"/>
            <w:tcBorders>
              <w:top w:val="double" w:sz="4" w:space="0" w:color="auto"/>
              <w:left w:val="nil"/>
              <w:bottom w:val="double" w:sz="4" w:space="0" w:color="auto"/>
              <w:right w:val="nil"/>
            </w:tcBorders>
            <w:hideMark/>
          </w:tcPr>
          <w:p w14:paraId="5D4A2FA5"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b/>
                <w:bCs/>
                <w:color w:val="FF0000"/>
              </w:rPr>
            </w:pPr>
            <w:r>
              <w:rPr>
                <w:rFonts w:eastAsia="新細明體" w:cs="Calibri"/>
                <w:b/>
                <w:bCs/>
                <w:color w:val="FF0000"/>
              </w:rPr>
              <w:t>O</w:t>
            </w:r>
          </w:p>
        </w:tc>
        <w:tc>
          <w:tcPr>
            <w:tcW w:w="1577" w:type="dxa"/>
            <w:tcBorders>
              <w:top w:val="double" w:sz="4" w:space="0" w:color="auto"/>
              <w:left w:val="nil"/>
              <w:bottom w:val="double" w:sz="4" w:space="0" w:color="auto"/>
              <w:right w:val="nil"/>
            </w:tcBorders>
            <w:hideMark/>
          </w:tcPr>
          <w:p w14:paraId="0212AC41"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kernel versions, but is </w:t>
            </w:r>
            <w:r>
              <w:rPr>
                <w:rFonts w:asciiTheme="minorHAnsi" w:eastAsiaTheme="minorEastAsia" w:hAnsiTheme="minorHAnsi" w:cstheme="minorBidi"/>
                <w:b/>
                <w:bCs/>
              </w:rPr>
              <w:t>only used on dual-core ADSP</w:t>
            </w:r>
          </w:p>
        </w:tc>
        <w:tc>
          <w:tcPr>
            <w:tcW w:w="4077" w:type="dxa"/>
            <w:tcBorders>
              <w:top w:val="double" w:sz="4" w:space="0" w:color="auto"/>
              <w:left w:val="nil"/>
              <w:bottom w:val="double" w:sz="4" w:space="0" w:color="auto"/>
              <w:right w:val="nil"/>
            </w:tcBorders>
            <w:hideMark/>
          </w:tcPr>
          <w:p w14:paraId="2166EEE4"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This property defines the IPI DMA buffer size used by ADSP core 0. </w:t>
            </w:r>
            <w:r>
              <w:rPr>
                <w:rFonts w:asciiTheme="minorHAnsi" w:eastAsiaTheme="minorEastAsia" w:hAnsiTheme="minorHAnsi" w:cstheme="minorBidi"/>
                <w:b/>
                <w:bCs/>
              </w:rPr>
              <w:t>It is recommended to increase this property value only</w:t>
            </w:r>
            <w:r>
              <w:rPr>
                <w:rFonts w:asciiTheme="minorHAnsi" w:eastAsiaTheme="minorEastAsia" w:hAnsiTheme="minorHAnsi" w:cstheme="minorBidi"/>
              </w:rPr>
              <w:t>, decreasing it may lead to issues in high load scenarios.</w:t>
            </w:r>
          </w:p>
        </w:tc>
      </w:tr>
      <w:tr w:rsidR="00A224B9" w14:paraId="712642BA"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3A71B350"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6F8D237"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adsp-rsv-logger-a</w:t>
            </w:r>
          </w:p>
        </w:tc>
        <w:tc>
          <w:tcPr>
            <w:tcW w:w="1192" w:type="dxa"/>
            <w:tcBorders>
              <w:top w:val="double" w:sz="4" w:space="0" w:color="auto"/>
              <w:left w:val="nil"/>
              <w:bottom w:val="double" w:sz="4" w:space="0" w:color="auto"/>
              <w:right w:val="nil"/>
            </w:tcBorders>
            <w:hideMark/>
          </w:tcPr>
          <w:p w14:paraId="02A54CC5"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1A7ECB4E"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D4A297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ADSP core 0 logger buffer size.</w:t>
            </w:r>
          </w:p>
        </w:tc>
      </w:tr>
      <w:tr w:rsidR="00A224B9" w14:paraId="42B99D69"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63DABAC0"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593B4837"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adsp-rsv-logger-b</w:t>
            </w:r>
          </w:p>
        </w:tc>
        <w:tc>
          <w:tcPr>
            <w:tcW w:w="1192" w:type="dxa"/>
            <w:tcBorders>
              <w:top w:val="double" w:sz="4" w:space="0" w:color="auto"/>
              <w:left w:val="nil"/>
              <w:bottom w:val="double" w:sz="4" w:space="0" w:color="auto"/>
              <w:right w:val="nil"/>
            </w:tcBorders>
            <w:hideMark/>
          </w:tcPr>
          <w:p w14:paraId="524E587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2A4E26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kernel versions, but is </w:t>
            </w:r>
            <w:r>
              <w:rPr>
                <w:rFonts w:asciiTheme="minorHAnsi" w:eastAsiaTheme="minorEastAsia" w:hAnsiTheme="minorHAnsi" w:cstheme="minorBidi"/>
                <w:b/>
                <w:bCs/>
              </w:rPr>
              <w:t xml:space="preserve">only used </w:t>
            </w:r>
            <w:r>
              <w:rPr>
                <w:rFonts w:asciiTheme="minorHAnsi" w:eastAsiaTheme="minorEastAsia" w:hAnsiTheme="minorHAnsi" w:cstheme="minorBidi"/>
                <w:b/>
                <w:bCs/>
              </w:rPr>
              <w:lastRenderedPageBreak/>
              <w:t>on dual-core ADSP</w:t>
            </w:r>
          </w:p>
        </w:tc>
        <w:tc>
          <w:tcPr>
            <w:tcW w:w="4077" w:type="dxa"/>
            <w:tcBorders>
              <w:top w:val="double" w:sz="4" w:space="0" w:color="auto"/>
              <w:left w:val="nil"/>
              <w:bottom w:val="double" w:sz="4" w:space="0" w:color="auto"/>
              <w:right w:val="nil"/>
            </w:tcBorders>
            <w:hideMark/>
          </w:tcPr>
          <w:p w14:paraId="2A8EC8C9"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lastRenderedPageBreak/>
              <w:t>This property defines the ADSP core 1 logger buffer size.</w:t>
            </w:r>
          </w:p>
        </w:tc>
      </w:tr>
      <w:tr w:rsidR="00A224B9" w14:paraId="473AD67F"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65D8AF8A"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44D33EA3"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adsp-rsv-c2c</w:t>
            </w:r>
          </w:p>
        </w:tc>
        <w:tc>
          <w:tcPr>
            <w:tcW w:w="1192" w:type="dxa"/>
            <w:tcBorders>
              <w:top w:val="double" w:sz="4" w:space="0" w:color="auto"/>
              <w:left w:val="nil"/>
              <w:bottom w:val="double" w:sz="4" w:space="0" w:color="auto"/>
              <w:right w:val="nil"/>
            </w:tcBorders>
            <w:hideMark/>
          </w:tcPr>
          <w:p w14:paraId="7716D691"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42327355"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Only supported in Kernel with dual cores ADSP</w:t>
            </w:r>
          </w:p>
        </w:tc>
        <w:tc>
          <w:tcPr>
            <w:tcW w:w="4077" w:type="dxa"/>
            <w:tcBorders>
              <w:top w:val="double" w:sz="4" w:space="0" w:color="auto"/>
              <w:left w:val="nil"/>
              <w:bottom w:val="double" w:sz="4" w:space="0" w:color="auto"/>
              <w:right w:val="nil"/>
            </w:tcBorders>
            <w:hideMark/>
          </w:tcPr>
          <w:p w14:paraId="247F6B0F"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ADSP C2C DRAM buffer size.</w:t>
            </w:r>
          </w:p>
        </w:tc>
      </w:tr>
      <w:tr w:rsidR="00A224B9" w14:paraId="2B34E1E3"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37439AE2"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799944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adsp-rsv-dbg-dump-a</w:t>
            </w:r>
          </w:p>
        </w:tc>
        <w:tc>
          <w:tcPr>
            <w:tcW w:w="1192" w:type="dxa"/>
            <w:tcBorders>
              <w:top w:val="double" w:sz="4" w:space="0" w:color="auto"/>
              <w:left w:val="nil"/>
              <w:bottom w:val="double" w:sz="4" w:space="0" w:color="auto"/>
              <w:right w:val="nil"/>
            </w:tcBorders>
            <w:hideMark/>
          </w:tcPr>
          <w:p w14:paraId="19DA999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72435DB1"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1D6E4AB6"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ADSP core 0 debug buffer size.</w:t>
            </w:r>
          </w:p>
        </w:tc>
      </w:tr>
      <w:tr w:rsidR="00A224B9" w14:paraId="6F2F0710"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26CA9D07"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45F6EE09"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adsp-rsv-dbg-dump-b</w:t>
            </w:r>
          </w:p>
        </w:tc>
        <w:tc>
          <w:tcPr>
            <w:tcW w:w="1192" w:type="dxa"/>
            <w:tcBorders>
              <w:top w:val="double" w:sz="4" w:space="0" w:color="auto"/>
              <w:left w:val="nil"/>
              <w:bottom w:val="double" w:sz="4" w:space="0" w:color="auto"/>
              <w:right w:val="nil"/>
            </w:tcBorders>
            <w:hideMark/>
          </w:tcPr>
          <w:p w14:paraId="2D16969A"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569C68C9"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kernel versions, but is </w:t>
            </w:r>
            <w:r>
              <w:rPr>
                <w:rFonts w:asciiTheme="minorHAnsi" w:eastAsiaTheme="minorEastAsia" w:hAnsiTheme="minorHAnsi" w:cstheme="minorBidi"/>
                <w:b/>
                <w:bCs/>
              </w:rPr>
              <w:t>only used on dual-core ADSP</w:t>
            </w:r>
          </w:p>
        </w:tc>
        <w:tc>
          <w:tcPr>
            <w:tcW w:w="4077" w:type="dxa"/>
            <w:tcBorders>
              <w:top w:val="double" w:sz="4" w:space="0" w:color="auto"/>
              <w:left w:val="nil"/>
              <w:bottom w:val="double" w:sz="4" w:space="0" w:color="auto"/>
              <w:right w:val="nil"/>
            </w:tcBorders>
            <w:hideMark/>
          </w:tcPr>
          <w:p w14:paraId="496CD4DD"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ADSP core 1 debug buffer size.</w:t>
            </w:r>
          </w:p>
        </w:tc>
      </w:tr>
      <w:tr w:rsidR="00A224B9" w14:paraId="544BF804"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A2ED669"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1E48608"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adsp-rsv-core-dump-a</w:t>
            </w:r>
          </w:p>
        </w:tc>
        <w:tc>
          <w:tcPr>
            <w:tcW w:w="1192" w:type="dxa"/>
            <w:tcBorders>
              <w:top w:val="double" w:sz="4" w:space="0" w:color="auto"/>
              <w:left w:val="nil"/>
              <w:bottom w:val="double" w:sz="4" w:space="0" w:color="auto"/>
              <w:right w:val="nil"/>
            </w:tcBorders>
            <w:hideMark/>
          </w:tcPr>
          <w:p w14:paraId="66F6E5E7"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8DEB8A5"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35E50BC"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ADSP core 0 core dump size.</w:t>
            </w:r>
          </w:p>
        </w:tc>
      </w:tr>
      <w:tr w:rsidR="00A224B9" w14:paraId="3EEC2CD8"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01768261"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A747D4F"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adsp-rsv-core-dump-b</w:t>
            </w:r>
          </w:p>
        </w:tc>
        <w:tc>
          <w:tcPr>
            <w:tcW w:w="1192" w:type="dxa"/>
            <w:tcBorders>
              <w:top w:val="double" w:sz="4" w:space="0" w:color="auto"/>
              <w:left w:val="nil"/>
              <w:bottom w:val="double" w:sz="4" w:space="0" w:color="auto"/>
              <w:right w:val="nil"/>
            </w:tcBorders>
            <w:hideMark/>
          </w:tcPr>
          <w:p w14:paraId="21F810C6"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44A84F66"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kernel versions, but is </w:t>
            </w:r>
            <w:r>
              <w:rPr>
                <w:rFonts w:asciiTheme="minorHAnsi" w:eastAsiaTheme="minorEastAsia" w:hAnsiTheme="minorHAnsi" w:cstheme="minorBidi"/>
                <w:b/>
                <w:bCs/>
              </w:rPr>
              <w:t>only used on dual-core ADSP</w:t>
            </w:r>
          </w:p>
        </w:tc>
        <w:tc>
          <w:tcPr>
            <w:tcW w:w="4077" w:type="dxa"/>
            <w:tcBorders>
              <w:top w:val="double" w:sz="4" w:space="0" w:color="auto"/>
              <w:left w:val="nil"/>
              <w:bottom w:val="double" w:sz="4" w:space="0" w:color="auto"/>
              <w:right w:val="nil"/>
            </w:tcBorders>
            <w:hideMark/>
          </w:tcPr>
          <w:p w14:paraId="07FAE33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ADSP core 1 core dump size.</w:t>
            </w:r>
          </w:p>
        </w:tc>
      </w:tr>
      <w:tr w:rsidR="00A224B9" w14:paraId="39EBA081"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05812F37"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47FD152A"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adsp-rsv-pcie</w:t>
            </w:r>
          </w:p>
        </w:tc>
        <w:tc>
          <w:tcPr>
            <w:tcW w:w="1192" w:type="dxa"/>
            <w:tcBorders>
              <w:top w:val="double" w:sz="4" w:space="0" w:color="auto"/>
              <w:left w:val="nil"/>
              <w:bottom w:val="double" w:sz="4" w:space="0" w:color="auto"/>
              <w:right w:val="nil"/>
            </w:tcBorders>
            <w:hideMark/>
          </w:tcPr>
          <w:p w14:paraId="5321D156"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5368AB5B"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5.15</w:t>
            </w:r>
          </w:p>
        </w:tc>
        <w:tc>
          <w:tcPr>
            <w:tcW w:w="4077" w:type="dxa"/>
            <w:tcBorders>
              <w:top w:val="double" w:sz="4" w:space="0" w:color="auto"/>
              <w:left w:val="nil"/>
              <w:bottom w:val="double" w:sz="4" w:space="0" w:color="auto"/>
              <w:right w:val="nil"/>
            </w:tcBorders>
            <w:hideMark/>
          </w:tcPr>
          <w:p w14:paraId="71829719"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Not in use</w:t>
            </w:r>
          </w:p>
        </w:tc>
      </w:tr>
      <w:tr w:rsidR="00A224B9" w14:paraId="0DA43C03"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1F79499C"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0B09A9D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adsp-rsv-l2sram</w:t>
            </w:r>
          </w:p>
        </w:tc>
        <w:tc>
          <w:tcPr>
            <w:tcW w:w="1192" w:type="dxa"/>
            <w:tcBorders>
              <w:top w:val="double" w:sz="4" w:space="0" w:color="auto"/>
              <w:left w:val="nil"/>
              <w:bottom w:val="double" w:sz="4" w:space="0" w:color="auto"/>
              <w:right w:val="nil"/>
            </w:tcBorders>
            <w:hideMark/>
          </w:tcPr>
          <w:p w14:paraId="0CC61BA4"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71F1754"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6ECEC68F"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size of the ADSP L2SRAM control buffer.</w:t>
            </w:r>
          </w:p>
        </w:tc>
      </w:tr>
      <w:tr w:rsidR="00A224B9" w14:paraId="55A1DC02"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709EED78"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1C08FF25"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adsp-rsv-xhci</w:t>
            </w:r>
          </w:p>
        </w:tc>
        <w:tc>
          <w:tcPr>
            <w:tcW w:w="1192" w:type="dxa"/>
            <w:tcBorders>
              <w:top w:val="double" w:sz="4" w:space="0" w:color="auto"/>
              <w:left w:val="nil"/>
              <w:bottom w:val="double" w:sz="4" w:space="0" w:color="auto"/>
              <w:right w:val="nil"/>
            </w:tcBorders>
            <w:hideMark/>
          </w:tcPr>
          <w:p w14:paraId="2030ED4F"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100CB263"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52244CC4" w14:textId="77777777"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buffer size shared between ADSP and USB.</w:t>
            </w:r>
          </w:p>
        </w:tc>
      </w:tr>
      <w:tr w:rsidR="00A224B9" w14:paraId="2EFA94B0"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right w:val="nil"/>
            </w:tcBorders>
            <w:vAlign w:val="center"/>
            <w:hideMark/>
          </w:tcPr>
          <w:p w14:paraId="3D822CA4"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45F76958"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adsp-rsv-audio</w:t>
            </w:r>
          </w:p>
        </w:tc>
        <w:tc>
          <w:tcPr>
            <w:tcW w:w="1192" w:type="dxa"/>
            <w:tcBorders>
              <w:top w:val="double" w:sz="4" w:space="0" w:color="auto"/>
              <w:left w:val="nil"/>
              <w:bottom w:val="double" w:sz="4" w:space="0" w:color="auto"/>
              <w:right w:val="nil"/>
            </w:tcBorders>
            <w:hideMark/>
          </w:tcPr>
          <w:p w14:paraId="3F911FA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D78E6FF"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6242927C" w14:textId="77777777" w:rsidR="00A224B9" w:rsidRDefault="00A224B9">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shows the buffer size shared between ADSP and Audio.</w:t>
            </w:r>
          </w:p>
        </w:tc>
      </w:tr>
      <w:tr w:rsidR="00A224B9" w14:paraId="2D228F81"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left w:val="nil"/>
              <w:bottom w:val="double" w:sz="4" w:space="0" w:color="auto"/>
              <w:right w:val="nil"/>
            </w:tcBorders>
            <w:vAlign w:val="center"/>
          </w:tcPr>
          <w:p w14:paraId="609ED14A" w14:textId="77777777" w:rsidR="00A224B9" w:rsidRDefault="00A224B9">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tcPr>
          <w:p w14:paraId="47CFF1BB" w14:textId="351BF6FF"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adsp-slc-enable</w:t>
            </w:r>
          </w:p>
        </w:tc>
        <w:tc>
          <w:tcPr>
            <w:tcW w:w="1192" w:type="dxa"/>
            <w:tcBorders>
              <w:top w:val="double" w:sz="4" w:space="0" w:color="auto"/>
              <w:left w:val="nil"/>
              <w:bottom w:val="double" w:sz="4" w:space="0" w:color="auto"/>
              <w:right w:val="nil"/>
            </w:tcBorders>
          </w:tcPr>
          <w:p w14:paraId="0F79685B" w14:textId="52C0B019"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O</w:t>
            </w:r>
          </w:p>
        </w:tc>
        <w:tc>
          <w:tcPr>
            <w:tcW w:w="1577" w:type="dxa"/>
            <w:tcBorders>
              <w:top w:val="double" w:sz="4" w:space="0" w:color="auto"/>
              <w:left w:val="nil"/>
              <w:bottom w:val="double" w:sz="4" w:space="0" w:color="auto"/>
              <w:right w:val="nil"/>
            </w:tcBorders>
          </w:tcPr>
          <w:p w14:paraId="3FA5213B" w14:textId="0C6B00A1"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6.12</w:t>
            </w:r>
          </w:p>
        </w:tc>
        <w:tc>
          <w:tcPr>
            <w:tcW w:w="4077" w:type="dxa"/>
            <w:tcBorders>
              <w:top w:val="double" w:sz="4" w:space="0" w:color="auto"/>
              <w:left w:val="nil"/>
              <w:bottom w:val="double" w:sz="4" w:space="0" w:color="auto"/>
              <w:right w:val="nil"/>
            </w:tcBorders>
          </w:tcPr>
          <w:p w14:paraId="3CF8BAC9" w14:textId="57578CAE" w:rsidR="00A224B9" w:rsidRDefault="00A224B9">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hint="eastAsia"/>
              </w:rPr>
              <w:t>T</w:t>
            </w:r>
            <w:r>
              <w:rPr>
                <w:rFonts w:asciiTheme="minorHAnsi" w:eastAsiaTheme="minorEastAsia" w:hAnsiTheme="minorHAnsi" w:cstheme="minorBidi"/>
              </w:rPr>
              <w:t>his property controls</w:t>
            </w:r>
            <w:r>
              <w:t xml:space="preserve"> </w:t>
            </w:r>
            <w:r w:rsidRPr="00A224B9">
              <w:rPr>
                <w:rFonts w:asciiTheme="minorHAnsi" w:eastAsiaTheme="minorEastAsia" w:hAnsiTheme="minorHAnsi" w:cstheme="minorBidi"/>
              </w:rPr>
              <w:t xml:space="preserve">whether the adsp should use </w:t>
            </w:r>
            <w:r>
              <w:rPr>
                <w:rFonts w:asciiTheme="minorHAnsi" w:eastAsiaTheme="minorEastAsia" w:hAnsiTheme="minorHAnsi" w:cstheme="minorBidi"/>
              </w:rPr>
              <w:t>SLC</w:t>
            </w:r>
            <w:r w:rsidRPr="00A224B9">
              <w:rPr>
                <w:rFonts w:asciiTheme="minorHAnsi" w:eastAsiaTheme="minorEastAsia" w:hAnsiTheme="minorHAnsi" w:cstheme="minorBidi"/>
              </w:rPr>
              <w:t xml:space="preserve">. SLC is similar to cache on DRAM and allows the </w:t>
            </w:r>
            <w:r>
              <w:rPr>
                <w:rFonts w:asciiTheme="minorHAnsi" w:eastAsiaTheme="minorEastAsia" w:hAnsiTheme="minorHAnsi" w:cstheme="minorBidi"/>
              </w:rPr>
              <w:t>ADSP</w:t>
            </w:r>
            <w:r w:rsidRPr="00A224B9">
              <w:rPr>
                <w:rFonts w:asciiTheme="minorHAnsi" w:eastAsiaTheme="minorEastAsia" w:hAnsiTheme="minorHAnsi" w:cstheme="minorBidi"/>
              </w:rPr>
              <w:t xml:space="preserve"> to fetch DRAM data faster. When the value is 1, the </w:t>
            </w:r>
            <w:r>
              <w:rPr>
                <w:rFonts w:asciiTheme="minorHAnsi" w:eastAsiaTheme="minorEastAsia" w:hAnsiTheme="minorHAnsi" w:cstheme="minorBidi"/>
              </w:rPr>
              <w:t>ADSP</w:t>
            </w:r>
            <w:r w:rsidRPr="00A224B9">
              <w:rPr>
                <w:rFonts w:asciiTheme="minorHAnsi" w:eastAsiaTheme="minorEastAsia" w:hAnsiTheme="minorHAnsi" w:cstheme="minorBidi"/>
              </w:rPr>
              <w:t xml:space="preserve"> will use SLC.</w:t>
            </w:r>
            <w:r>
              <w:rPr>
                <w:rFonts w:asciiTheme="minorHAnsi" w:eastAsiaTheme="minorEastAsia" w:hAnsiTheme="minorHAnsi" w:cstheme="minorBidi"/>
              </w:rPr>
              <w:t xml:space="preserve"> </w:t>
            </w:r>
          </w:p>
        </w:tc>
      </w:tr>
      <w:tr w:rsidR="001472EE" w14:paraId="55887F75"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val="restart"/>
            <w:tcBorders>
              <w:top w:val="double" w:sz="4" w:space="0" w:color="auto"/>
              <w:left w:val="nil"/>
              <w:bottom w:val="double" w:sz="4" w:space="0" w:color="auto"/>
              <w:right w:val="nil"/>
            </w:tcBorders>
            <w:hideMark/>
          </w:tcPr>
          <w:p w14:paraId="5E26DE28" w14:textId="77777777" w:rsidR="001472EE" w:rsidRDefault="001472EE">
            <w:pPr>
              <w:adjustRightInd/>
              <w:snapToGrid/>
              <w:spacing w:before="0" w:after="0"/>
              <w:jc w:val="left"/>
              <w:rPr>
                <w:rFonts w:asciiTheme="minorHAnsi" w:eastAsiaTheme="minorEastAsia" w:hAnsiTheme="minorHAnsi" w:cstheme="minorBidi"/>
                <w:b w:val="0"/>
                <w:bCs w:val="0"/>
              </w:rPr>
            </w:pPr>
            <w:r>
              <w:rPr>
                <w:rFonts w:asciiTheme="minorHAnsi" w:eastAsiaTheme="minorEastAsia" w:hAnsiTheme="minorHAnsi" w:cstheme="minorBidi"/>
                <w:b w:val="0"/>
                <w:bCs w:val="0"/>
              </w:rPr>
              <w:t>adsp_core0</w:t>
            </w:r>
          </w:p>
        </w:tc>
        <w:tc>
          <w:tcPr>
            <w:tcW w:w="1461" w:type="dxa"/>
            <w:tcBorders>
              <w:top w:val="double" w:sz="4" w:space="0" w:color="auto"/>
              <w:left w:val="nil"/>
              <w:bottom w:val="double" w:sz="4" w:space="0" w:color="auto"/>
              <w:right w:val="nil"/>
            </w:tcBorders>
            <w:hideMark/>
          </w:tcPr>
          <w:p w14:paraId="1425838B"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reg</w:t>
            </w:r>
          </w:p>
        </w:tc>
        <w:tc>
          <w:tcPr>
            <w:tcW w:w="1192" w:type="dxa"/>
            <w:tcBorders>
              <w:top w:val="double" w:sz="4" w:space="0" w:color="auto"/>
              <w:left w:val="nil"/>
              <w:bottom w:val="double" w:sz="4" w:space="0" w:color="auto"/>
              <w:right w:val="nil"/>
            </w:tcBorders>
            <w:hideMark/>
          </w:tcPr>
          <w:p w14:paraId="7E342B42"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26C72EC"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581899A"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lists the sizes of ITCM, DTCM, and L2SRAM (system usage) for ADSP core 0.</w:t>
            </w:r>
          </w:p>
        </w:tc>
      </w:tr>
      <w:tr w:rsidR="001472EE" w14:paraId="4F56A412"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708E9347"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28B4FA96"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system</w:t>
            </w:r>
          </w:p>
        </w:tc>
        <w:tc>
          <w:tcPr>
            <w:tcW w:w="1192" w:type="dxa"/>
            <w:tcBorders>
              <w:top w:val="double" w:sz="4" w:space="0" w:color="auto"/>
              <w:left w:val="nil"/>
              <w:bottom w:val="double" w:sz="4" w:space="0" w:color="auto"/>
              <w:right w:val="nil"/>
            </w:tcBorders>
            <w:hideMark/>
          </w:tcPr>
          <w:p w14:paraId="41FE26A2"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b/>
                <w:bCs/>
                <w:color w:val="FF0000"/>
              </w:rPr>
            </w:pPr>
            <w:r>
              <w:rPr>
                <w:rFonts w:eastAsia="新細明體" w:cs="Calibri"/>
                <w:b/>
                <w:bCs/>
                <w:color w:val="FF0000"/>
              </w:rPr>
              <w:t>O</w:t>
            </w:r>
          </w:p>
        </w:tc>
        <w:tc>
          <w:tcPr>
            <w:tcW w:w="1577" w:type="dxa"/>
            <w:tcBorders>
              <w:top w:val="double" w:sz="4" w:space="0" w:color="auto"/>
              <w:left w:val="nil"/>
              <w:bottom w:val="double" w:sz="4" w:space="0" w:color="auto"/>
              <w:right w:val="nil"/>
            </w:tcBorders>
            <w:hideMark/>
          </w:tcPr>
          <w:p w14:paraId="4E1CDC08"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44320E2D"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This property shows the system RAM address and size used by the ADSP core 0. Only the size can be modified, and the method for modifying the size can be found in </w:t>
            </w:r>
            <w:hyperlink r:id="rId62" w:anchor="_DSP_Image" w:history="1">
              <w:r>
                <w:rPr>
                  <w:rStyle w:val="aa"/>
                  <w:rFonts w:asciiTheme="minorHAnsi" w:eastAsiaTheme="minorEastAsia" w:hAnsiTheme="minorHAnsi" w:cstheme="minorBidi"/>
                </w:rPr>
                <w:t>DSP Image</w:t>
              </w:r>
            </w:hyperlink>
          </w:p>
        </w:tc>
      </w:tr>
      <w:tr w:rsidR="001472EE" w14:paraId="2FCFB615"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49E12A91"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5E2AE952"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interrupts</w:t>
            </w:r>
          </w:p>
        </w:tc>
        <w:tc>
          <w:tcPr>
            <w:tcW w:w="1192" w:type="dxa"/>
            <w:tcBorders>
              <w:top w:val="double" w:sz="4" w:space="0" w:color="auto"/>
              <w:left w:val="nil"/>
              <w:bottom w:val="double" w:sz="4" w:space="0" w:color="auto"/>
              <w:right w:val="nil"/>
            </w:tcBorders>
            <w:hideMark/>
          </w:tcPr>
          <w:p w14:paraId="2F45D72A"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55C4113"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5F392F12"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interrupts that APMCU can receive from ADSP core 0.</w:t>
            </w:r>
          </w:p>
        </w:tc>
      </w:tr>
      <w:tr w:rsidR="001472EE" w14:paraId="3DD34169"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4E8916B9"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C39A1E7"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mboxes</w:t>
            </w:r>
          </w:p>
        </w:tc>
        <w:tc>
          <w:tcPr>
            <w:tcW w:w="1192" w:type="dxa"/>
            <w:tcBorders>
              <w:top w:val="double" w:sz="4" w:space="0" w:color="auto"/>
              <w:left w:val="nil"/>
              <w:bottom w:val="double" w:sz="4" w:space="0" w:color="auto"/>
              <w:right w:val="nil"/>
            </w:tcBorders>
            <w:hideMark/>
          </w:tcPr>
          <w:p w14:paraId="4A050DEF"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EF45CC5"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Supported by all </w:t>
            </w:r>
            <w:r>
              <w:rPr>
                <w:rFonts w:asciiTheme="minorHAnsi" w:eastAsiaTheme="minorEastAsia" w:hAnsiTheme="minorHAnsi" w:cstheme="minorBidi"/>
              </w:rPr>
              <w:lastRenderedPageBreak/>
              <w:t>kernel versions</w:t>
            </w:r>
          </w:p>
        </w:tc>
        <w:tc>
          <w:tcPr>
            <w:tcW w:w="4077" w:type="dxa"/>
            <w:tcBorders>
              <w:top w:val="double" w:sz="4" w:space="0" w:color="auto"/>
              <w:left w:val="nil"/>
              <w:bottom w:val="double" w:sz="4" w:space="0" w:color="auto"/>
              <w:right w:val="nil"/>
            </w:tcBorders>
            <w:hideMark/>
          </w:tcPr>
          <w:p w14:paraId="3F97CE54"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lastRenderedPageBreak/>
              <w:t xml:space="preserve">This property lists the mailboxes used by ADSP </w:t>
            </w:r>
            <w:r>
              <w:rPr>
                <w:rFonts w:asciiTheme="minorHAnsi" w:eastAsiaTheme="minorEastAsia" w:hAnsiTheme="minorHAnsi" w:cstheme="minorBidi"/>
              </w:rPr>
              <w:lastRenderedPageBreak/>
              <w:t>core 0. There are two sets in total. The first set of mailboxes is used for messages sent from APMCU to ADSP core 0, while the second set is used for messages sent in the opposite direction.</w:t>
            </w:r>
          </w:p>
        </w:tc>
      </w:tr>
      <w:tr w:rsidR="001472EE" w14:paraId="37D8A89B"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6C812B43"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3265AC8A"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feature-control</w:t>
            </w:r>
          </w:p>
        </w:tc>
        <w:tc>
          <w:tcPr>
            <w:tcW w:w="1192" w:type="dxa"/>
            <w:tcBorders>
              <w:top w:val="double" w:sz="4" w:space="0" w:color="auto"/>
              <w:left w:val="nil"/>
              <w:bottom w:val="double" w:sz="4" w:space="0" w:color="auto"/>
              <w:right w:val="nil"/>
            </w:tcBorders>
            <w:hideMark/>
          </w:tcPr>
          <w:p w14:paraId="01990613"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668AB581"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72621551"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lists the features supported by ADSP core 0. It is 64 bits in length, with each bit representing a feature. A bit value of 1 indicates that ADSP core 0 will activate when that feature is in operation, while a value of 0 means it will enter suspend mode. It is not recommended to modify this property as it may unnecessarily activate ADSP core 0, increasing power consumption.</w:t>
            </w:r>
          </w:p>
        </w:tc>
      </w:tr>
      <w:tr w:rsidR="001472EE" w14:paraId="19C20A77"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val="restart"/>
            <w:tcBorders>
              <w:top w:val="double" w:sz="4" w:space="0" w:color="auto"/>
              <w:left w:val="nil"/>
              <w:bottom w:val="double" w:sz="4" w:space="0" w:color="auto"/>
              <w:right w:val="nil"/>
            </w:tcBorders>
            <w:hideMark/>
          </w:tcPr>
          <w:p w14:paraId="0DC9169B" w14:textId="77777777" w:rsidR="001472EE" w:rsidRDefault="001472EE">
            <w:pPr>
              <w:adjustRightInd/>
              <w:snapToGrid/>
              <w:spacing w:before="0" w:after="0"/>
              <w:jc w:val="left"/>
              <w:rPr>
                <w:rFonts w:asciiTheme="minorHAnsi" w:eastAsiaTheme="minorEastAsia" w:hAnsiTheme="minorHAnsi" w:cstheme="minorBidi"/>
                <w:b w:val="0"/>
                <w:bCs w:val="0"/>
              </w:rPr>
            </w:pPr>
            <w:r>
              <w:rPr>
                <w:rFonts w:asciiTheme="minorHAnsi" w:eastAsiaTheme="minorEastAsia" w:hAnsiTheme="minorHAnsi" w:cstheme="minorBidi"/>
                <w:b w:val="0"/>
                <w:bCs w:val="0"/>
              </w:rPr>
              <w:t>adsp_core1</w:t>
            </w:r>
          </w:p>
        </w:tc>
        <w:tc>
          <w:tcPr>
            <w:tcW w:w="1461" w:type="dxa"/>
            <w:tcBorders>
              <w:top w:val="double" w:sz="4" w:space="0" w:color="auto"/>
              <w:left w:val="nil"/>
              <w:bottom w:val="double" w:sz="4" w:space="0" w:color="auto"/>
              <w:right w:val="nil"/>
            </w:tcBorders>
            <w:hideMark/>
          </w:tcPr>
          <w:p w14:paraId="7674F90B"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reg</w:t>
            </w:r>
          </w:p>
        </w:tc>
        <w:tc>
          <w:tcPr>
            <w:tcW w:w="1192" w:type="dxa"/>
            <w:tcBorders>
              <w:top w:val="double" w:sz="4" w:space="0" w:color="auto"/>
              <w:left w:val="nil"/>
              <w:bottom w:val="double" w:sz="4" w:space="0" w:color="auto"/>
              <w:right w:val="nil"/>
            </w:tcBorders>
            <w:hideMark/>
          </w:tcPr>
          <w:p w14:paraId="008318CE"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405B496A"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91C324B"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lists the sizes of ITCM, DTCM, and L2SRAM (system usage) for ADSP core 1.</w:t>
            </w:r>
          </w:p>
        </w:tc>
      </w:tr>
      <w:tr w:rsidR="001472EE" w14:paraId="4D4A7CAF"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441838F1"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04D5ADA"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system</w:t>
            </w:r>
          </w:p>
        </w:tc>
        <w:tc>
          <w:tcPr>
            <w:tcW w:w="1192" w:type="dxa"/>
            <w:tcBorders>
              <w:top w:val="double" w:sz="4" w:space="0" w:color="auto"/>
              <w:left w:val="nil"/>
              <w:bottom w:val="double" w:sz="4" w:space="0" w:color="auto"/>
              <w:right w:val="nil"/>
            </w:tcBorders>
            <w:hideMark/>
          </w:tcPr>
          <w:p w14:paraId="62A34D36"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b/>
                <w:bCs/>
                <w:color w:val="FF0000"/>
              </w:rPr>
            </w:pPr>
            <w:r>
              <w:rPr>
                <w:rFonts w:eastAsia="新細明體" w:cs="Calibri"/>
                <w:b/>
                <w:bCs/>
                <w:color w:val="FF0000"/>
              </w:rPr>
              <w:t>O</w:t>
            </w:r>
          </w:p>
        </w:tc>
        <w:tc>
          <w:tcPr>
            <w:tcW w:w="1577" w:type="dxa"/>
            <w:tcBorders>
              <w:top w:val="double" w:sz="4" w:space="0" w:color="auto"/>
              <w:left w:val="nil"/>
              <w:bottom w:val="double" w:sz="4" w:space="0" w:color="auto"/>
              <w:right w:val="nil"/>
            </w:tcBorders>
            <w:hideMark/>
          </w:tcPr>
          <w:p w14:paraId="2DD5FFBD"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05C0B773"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This property shows the system RAM address and size used by the ADSP core 1. Only the size can be modified, and the method for modifying the size can be found in </w:t>
            </w:r>
            <w:hyperlink r:id="rId63" w:anchor="_DSP_Image" w:history="1">
              <w:r>
                <w:rPr>
                  <w:rStyle w:val="aa"/>
                  <w:rFonts w:asciiTheme="minorHAnsi" w:eastAsiaTheme="minorEastAsia" w:hAnsiTheme="minorHAnsi" w:cstheme="minorBidi"/>
                </w:rPr>
                <w:t>DSP Image</w:t>
              </w:r>
            </w:hyperlink>
          </w:p>
        </w:tc>
      </w:tr>
      <w:tr w:rsidR="001472EE" w14:paraId="50AEB25F"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3D9E3179"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78DCB802"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interrupts</w:t>
            </w:r>
          </w:p>
        </w:tc>
        <w:tc>
          <w:tcPr>
            <w:tcW w:w="1192" w:type="dxa"/>
            <w:tcBorders>
              <w:top w:val="double" w:sz="4" w:space="0" w:color="auto"/>
              <w:left w:val="nil"/>
              <w:bottom w:val="double" w:sz="4" w:space="0" w:color="auto"/>
              <w:right w:val="nil"/>
            </w:tcBorders>
            <w:hideMark/>
          </w:tcPr>
          <w:p w14:paraId="468C28C0"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0A0429B1"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5CC019E8"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interrupts that APMCU can receive from ADSP core 1.</w:t>
            </w:r>
          </w:p>
        </w:tc>
      </w:tr>
      <w:tr w:rsidR="001472EE" w14:paraId="72B734BA"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58FDBF3A"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199DF04F"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mboxes</w:t>
            </w:r>
          </w:p>
        </w:tc>
        <w:tc>
          <w:tcPr>
            <w:tcW w:w="1192" w:type="dxa"/>
            <w:tcBorders>
              <w:top w:val="double" w:sz="4" w:space="0" w:color="auto"/>
              <w:left w:val="nil"/>
              <w:bottom w:val="double" w:sz="4" w:space="0" w:color="auto"/>
              <w:right w:val="nil"/>
            </w:tcBorders>
            <w:hideMark/>
          </w:tcPr>
          <w:p w14:paraId="5B18D12D"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621D9A51"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24B5EFA4"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lists the mailboxes used by ADSP core 1. There are two sets in total. The first set of mailboxes is used for messages sent from APMCU to ADSP core 1, while the second set is used for messages sent in the opposite direction.</w:t>
            </w:r>
          </w:p>
        </w:tc>
      </w:tr>
      <w:tr w:rsidR="001472EE" w14:paraId="0F8F298B"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vMerge/>
            <w:tcBorders>
              <w:top w:val="double" w:sz="4" w:space="0" w:color="auto"/>
              <w:left w:val="nil"/>
              <w:bottom w:val="double" w:sz="4" w:space="0" w:color="auto"/>
              <w:right w:val="nil"/>
            </w:tcBorders>
            <w:vAlign w:val="center"/>
            <w:hideMark/>
          </w:tcPr>
          <w:p w14:paraId="796EAEB7" w14:textId="77777777" w:rsidR="001472EE" w:rsidRDefault="001472EE">
            <w:pPr>
              <w:adjustRightInd/>
              <w:snapToGrid/>
              <w:spacing w:before="0" w:after="0" w:line="240" w:lineRule="auto"/>
              <w:jc w:val="left"/>
              <w:rPr>
                <w:rFonts w:asciiTheme="minorHAnsi" w:eastAsiaTheme="minorEastAsia" w:hAnsiTheme="minorHAnsi" w:cstheme="minorBidi"/>
              </w:rPr>
            </w:pPr>
          </w:p>
        </w:tc>
        <w:tc>
          <w:tcPr>
            <w:tcW w:w="1461" w:type="dxa"/>
            <w:tcBorders>
              <w:top w:val="double" w:sz="4" w:space="0" w:color="auto"/>
              <w:left w:val="nil"/>
              <w:bottom w:val="double" w:sz="4" w:space="0" w:color="auto"/>
              <w:right w:val="nil"/>
            </w:tcBorders>
            <w:hideMark/>
          </w:tcPr>
          <w:p w14:paraId="26319918"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feature-control</w:t>
            </w:r>
          </w:p>
        </w:tc>
        <w:tc>
          <w:tcPr>
            <w:tcW w:w="1192" w:type="dxa"/>
            <w:tcBorders>
              <w:top w:val="double" w:sz="4" w:space="0" w:color="auto"/>
              <w:left w:val="nil"/>
              <w:bottom w:val="double" w:sz="4" w:space="0" w:color="auto"/>
              <w:right w:val="nil"/>
            </w:tcBorders>
            <w:hideMark/>
          </w:tcPr>
          <w:p w14:paraId="57CAF5E0"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20476925"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Supported by all kernel versions</w:t>
            </w:r>
          </w:p>
        </w:tc>
        <w:tc>
          <w:tcPr>
            <w:tcW w:w="4077" w:type="dxa"/>
            <w:tcBorders>
              <w:top w:val="double" w:sz="4" w:space="0" w:color="auto"/>
              <w:left w:val="nil"/>
              <w:bottom w:val="double" w:sz="4" w:space="0" w:color="auto"/>
              <w:right w:val="nil"/>
            </w:tcBorders>
            <w:hideMark/>
          </w:tcPr>
          <w:p w14:paraId="6E9970F4"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lists the features supported by ADSP core 1. It is 64 bits in length, with each bit representing a feature. A bit value of 1 indicates that ADSP core 1 will activate when that feature is in operation, while a value of 0 means it will enter suspend mode. It is not recommended to modify this property as it may unnecessarily activate ADSP core 1, increasing power consumption.</w:t>
            </w:r>
          </w:p>
        </w:tc>
      </w:tr>
      <w:tr w:rsidR="001472EE" w14:paraId="1DF369BD" w14:textId="77777777" w:rsidTr="00A224B9">
        <w:trPr>
          <w:trHeight w:val="28"/>
          <w:jc w:val="center"/>
        </w:trPr>
        <w:tc>
          <w:tcPr>
            <w:cnfStyle w:val="001000000000" w:firstRow="0" w:lastRow="0" w:firstColumn="1" w:lastColumn="0" w:oddVBand="0" w:evenVBand="0" w:oddHBand="0" w:evenHBand="0" w:firstRowFirstColumn="0" w:firstRowLastColumn="0" w:lastRowFirstColumn="0" w:lastRowLastColumn="0"/>
            <w:tcW w:w="1038" w:type="dxa"/>
            <w:tcBorders>
              <w:top w:val="double" w:sz="4" w:space="0" w:color="auto"/>
              <w:left w:val="nil"/>
              <w:bottom w:val="double" w:sz="4" w:space="0" w:color="auto"/>
              <w:right w:val="nil"/>
            </w:tcBorders>
            <w:hideMark/>
          </w:tcPr>
          <w:p w14:paraId="0239785D" w14:textId="77777777" w:rsidR="001472EE" w:rsidRDefault="001472EE">
            <w:pPr>
              <w:adjustRightInd/>
              <w:snapToGrid/>
              <w:spacing w:before="0" w:after="0"/>
              <w:jc w:val="left"/>
              <w:rPr>
                <w:rFonts w:asciiTheme="minorHAnsi" w:eastAsiaTheme="minorEastAsia" w:hAnsiTheme="minorHAnsi" w:cstheme="minorBidi"/>
                <w:b w:val="0"/>
                <w:bCs w:val="0"/>
              </w:rPr>
            </w:pPr>
            <w:r>
              <w:rPr>
                <w:rFonts w:asciiTheme="minorHAnsi" w:eastAsiaTheme="minorEastAsia" w:hAnsiTheme="minorHAnsi" w:cstheme="minorBidi"/>
                <w:b w:val="0"/>
                <w:bCs w:val="0"/>
              </w:rPr>
              <w:t>adsp_slp_prot</w:t>
            </w:r>
          </w:p>
        </w:tc>
        <w:tc>
          <w:tcPr>
            <w:tcW w:w="1461" w:type="dxa"/>
            <w:tcBorders>
              <w:top w:val="double" w:sz="4" w:space="0" w:color="auto"/>
              <w:left w:val="nil"/>
              <w:bottom w:val="double" w:sz="4" w:space="0" w:color="auto"/>
              <w:right w:val="nil"/>
            </w:tcBorders>
            <w:hideMark/>
          </w:tcPr>
          <w:p w14:paraId="71CB4A78"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power-domains</w:t>
            </w:r>
          </w:p>
        </w:tc>
        <w:tc>
          <w:tcPr>
            <w:tcW w:w="1192" w:type="dxa"/>
            <w:tcBorders>
              <w:top w:val="double" w:sz="4" w:space="0" w:color="auto"/>
              <w:left w:val="nil"/>
              <w:bottom w:val="double" w:sz="4" w:space="0" w:color="auto"/>
              <w:right w:val="nil"/>
            </w:tcBorders>
            <w:hideMark/>
          </w:tcPr>
          <w:p w14:paraId="1EF4D0C3"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30F99A4A"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72A0CD5D" w14:textId="77777777" w:rsidR="001472EE" w:rsidRDefault="001472EE">
            <w:pPr>
              <w:adjustRightInd/>
              <w:snapToGrid/>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This property defines the power domain that needs to control ADSP slpprot.</w:t>
            </w:r>
          </w:p>
        </w:tc>
      </w:tr>
      <w:tr w:rsidR="001472EE" w14:paraId="1C8C9D68" w14:textId="77777777" w:rsidTr="00A224B9">
        <w:trPr>
          <w:cnfStyle w:val="000000100000" w:firstRow="0" w:lastRow="0" w:firstColumn="0" w:lastColumn="0" w:oddVBand="0" w:evenVBand="0" w:oddHBand="1" w:evenHBand="0" w:firstRowFirstColumn="0" w:firstRowLastColumn="0" w:lastRowFirstColumn="0" w:lastRowLastColumn="0"/>
          <w:trHeight w:val="28"/>
          <w:jc w:val="center"/>
        </w:trPr>
        <w:tc>
          <w:tcPr>
            <w:cnfStyle w:val="001000000000" w:firstRow="0" w:lastRow="0" w:firstColumn="1" w:lastColumn="0" w:oddVBand="0" w:evenVBand="0" w:oddHBand="0" w:evenHBand="0" w:firstRowFirstColumn="0" w:firstRowLastColumn="0" w:lastRowFirstColumn="0" w:lastRowLastColumn="0"/>
            <w:tcW w:w="1038" w:type="dxa"/>
            <w:tcBorders>
              <w:top w:val="double" w:sz="4" w:space="0" w:color="auto"/>
              <w:left w:val="nil"/>
              <w:bottom w:val="double" w:sz="4" w:space="0" w:color="auto"/>
              <w:right w:val="nil"/>
            </w:tcBorders>
            <w:hideMark/>
          </w:tcPr>
          <w:p w14:paraId="1E2C425E" w14:textId="77777777" w:rsidR="001472EE" w:rsidRDefault="001472EE">
            <w:pPr>
              <w:adjustRightInd/>
              <w:snapToGrid/>
              <w:spacing w:before="0" w:after="0"/>
              <w:jc w:val="left"/>
              <w:rPr>
                <w:rFonts w:asciiTheme="minorHAnsi" w:eastAsiaTheme="minorEastAsia" w:hAnsiTheme="minorHAnsi" w:cstheme="minorBidi"/>
                <w:b w:val="0"/>
                <w:bCs w:val="0"/>
              </w:rPr>
            </w:pPr>
            <w:r>
              <w:rPr>
                <w:rFonts w:asciiTheme="minorHAnsi" w:eastAsiaTheme="minorEastAsia" w:hAnsiTheme="minorHAnsi" w:cstheme="minorBidi"/>
                <w:b w:val="0"/>
                <w:bCs w:val="0"/>
              </w:rPr>
              <w:t>audio_dsp_hrt_bw</w:t>
            </w:r>
          </w:p>
        </w:tc>
        <w:tc>
          <w:tcPr>
            <w:tcW w:w="1461" w:type="dxa"/>
            <w:tcBorders>
              <w:top w:val="double" w:sz="4" w:space="0" w:color="auto"/>
              <w:left w:val="nil"/>
              <w:bottom w:val="double" w:sz="4" w:space="0" w:color="auto"/>
              <w:right w:val="nil"/>
            </w:tcBorders>
            <w:hideMark/>
          </w:tcPr>
          <w:p w14:paraId="22FAC74C"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rPr>
            </w:pPr>
            <w:r>
              <w:rPr>
                <w:rFonts w:asciiTheme="minorHAnsi" w:eastAsiaTheme="minorEastAsia" w:hAnsiTheme="minorHAnsi" w:cstheme="minorBidi"/>
                <w:b/>
                <w:bCs/>
              </w:rPr>
              <w:t>adsp-qos-scene-phone</w:t>
            </w:r>
          </w:p>
        </w:tc>
        <w:tc>
          <w:tcPr>
            <w:tcW w:w="1192" w:type="dxa"/>
            <w:tcBorders>
              <w:top w:val="double" w:sz="4" w:space="0" w:color="auto"/>
              <w:left w:val="nil"/>
              <w:bottom w:val="double" w:sz="4" w:space="0" w:color="auto"/>
              <w:right w:val="nil"/>
            </w:tcBorders>
            <w:hideMark/>
          </w:tcPr>
          <w:p w14:paraId="09BC7C77"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eastAsia="新細明體" w:cs="Calibri"/>
              </w:rPr>
            </w:pPr>
            <w:r>
              <w:rPr>
                <w:rFonts w:eastAsia="新細明體" w:cs="Calibri"/>
              </w:rPr>
              <w:t>X</w:t>
            </w:r>
          </w:p>
        </w:tc>
        <w:tc>
          <w:tcPr>
            <w:tcW w:w="1577" w:type="dxa"/>
            <w:tcBorders>
              <w:top w:val="double" w:sz="4" w:space="0" w:color="auto"/>
              <w:left w:val="nil"/>
              <w:bottom w:val="double" w:sz="4" w:space="0" w:color="auto"/>
              <w:right w:val="nil"/>
            </w:tcBorders>
            <w:hideMark/>
          </w:tcPr>
          <w:p w14:paraId="1EFF8A25"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From Kernel 6.1</w:t>
            </w:r>
          </w:p>
        </w:tc>
        <w:tc>
          <w:tcPr>
            <w:tcW w:w="4077" w:type="dxa"/>
            <w:tcBorders>
              <w:top w:val="double" w:sz="4" w:space="0" w:color="auto"/>
              <w:left w:val="nil"/>
              <w:bottom w:val="double" w:sz="4" w:space="0" w:color="auto"/>
              <w:right w:val="nil"/>
            </w:tcBorders>
            <w:hideMark/>
          </w:tcPr>
          <w:p w14:paraId="4C6367A9" w14:textId="77777777" w:rsidR="001472EE" w:rsidRDefault="001472EE">
            <w:pPr>
              <w:adjustRightInd/>
              <w:snapToGrid/>
              <w:spacing w:before="0" w:after="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 xml:space="preserve">This property specifies the bandwidth that needs to be communicated to the dvfsrc kernel </w:t>
            </w:r>
            <w:r>
              <w:rPr>
                <w:rFonts w:asciiTheme="minorHAnsi" w:eastAsiaTheme="minorEastAsia" w:hAnsiTheme="minorHAnsi" w:cstheme="minorBidi"/>
              </w:rPr>
              <w:lastRenderedPageBreak/>
              <w:t>driver for the phone call scenario, with a default value of 500 Mbps.</w:t>
            </w:r>
          </w:p>
        </w:tc>
      </w:tr>
    </w:tbl>
    <w:p w14:paraId="09330035" w14:textId="77777777" w:rsidR="001472EE" w:rsidRDefault="001472EE" w:rsidP="001472EE">
      <w:pPr>
        <w:rPr>
          <w:rFonts w:eastAsiaTheme="minorEastAsia"/>
        </w:rPr>
      </w:pPr>
    </w:p>
    <w:bookmarkEnd w:id="161"/>
    <w:p w14:paraId="53F1BA0B" w14:textId="77777777" w:rsidR="001472EE" w:rsidRPr="001472EE" w:rsidRDefault="001472EE" w:rsidP="001472EE">
      <w:pPr>
        <w:rPr>
          <w:rFonts w:eastAsiaTheme="minorEastAsia"/>
        </w:rPr>
      </w:pPr>
    </w:p>
    <w:sectPr w:rsidR="001472EE" w:rsidRPr="001472EE" w:rsidSect="00201FA8">
      <w:headerReference w:type="even" r:id="rId64"/>
      <w:headerReference w:type="default" r:id="rId65"/>
      <w:footerReference w:type="even" r:id="rId66"/>
      <w:footerReference w:type="default" r:id="rId67"/>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305FF" w14:textId="77777777" w:rsidR="008A142E" w:rsidRDefault="008A142E">
      <w:r>
        <w:separator/>
      </w:r>
    </w:p>
    <w:p w14:paraId="4649D018" w14:textId="77777777" w:rsidR="008A142E" w:rsidRDefault="008A142E"/>
  </w:endnote>
  <w:endnote w:type="continuationSeparator" w:id="0">
    <w:p w14:paraId="3D83B108" w14:textId="77777777" w:rsidR="008A142E" w:rsidRDefault="008A142E">
      <w:r>
        <w:continuationSeparator/>
      </w:r>
    </w:p>
    <w:p w14:paraId="002B43F2" w14:textId="77777777" w:rsidR="008A142E" w:rsidRDefault="008A14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YouYuan">
    <w:panose1 w:val="0201050906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2608C" w14:textId="77777777" w:rsidR="00DE5A65" w:rsidRDefault="00DE5A65" w:rsidP="004C6665">
    <w:pPr>
      <w:spacing w:before="0" w:after="0" w:line="240" w:lineRule="auto"/>
      <w:rPr>
        <w:kern w:val="0"/>
      </w:rPr>
    </w:pPr>
  </w:p>
  <w:tbl>
    <w:tblPr>
      <w:tblW w:w="0" w:type="auto"/>
      <w:tblLook w:val="01E0" w:firstRow="1" w:lastRow="1" w:firstColumn="1" w:lastColumn="1" w:noHBand="0" w:noVBand="0"/>
    </w:tblPr>
    <w:tblGrid>
      <w:gridCol w:w="1998"/>
      <w:gridCol w:w="7244"/>
    </w:tblGrid>
    <w:tr w:rsidR="00DE5A65" w:rsidRPr="00902792" w14:paraId="7DD1B875" w14:textId="77777777" w:rsidTr="10853FB9">
      <w:tc>
        <w:tcPr>
          <w:tcW w:w="1998" w:type="dxa"/>
        </w:tcPr>
        <w:p w14:paraId="793ED43D" w14:textId="77777777" w:rsidR="00DE5A65" w:rsidRPr="00902792" w:rsidRDefault="00DE5A65" w:rsidP="0038165D">
          <w:pPr>
            <w:jc w:val="left"/>
            <w:rPr>
              <w:rFonts w:eastAsia="新細明體" w:cs="Arial"/>
              <w:b/>
              <w:kern w:val="0"/>
              <w:szCs w:val="20"/>
            </w:rPr>
          </w:pPr>
          <w:r w:rsidRPr="00902792">
            <w:rPr>
              <w:rStyle w:val="a9"/>
              <w:b/>
            </w:rPr>
            <w:fldChar w:fldCharType="begin"/>
          </w:r>
          <w:r w:rsidRPr="00902792">
            <w:rPr>
              <w:rStyle w:val="a9"/>
              <w:b/>
            </w:rPr>
            <w:instrText xml:space="preserve"> PAGE </w:instrText>
          </w:r>
          <w:r w:rsidRPr="00902792">
            <w:rPr>
              <w:rStyle w:val="a9"/>
              <w:b/>
            </w:rPr>
            <w:fldChar w:fldCharType="separate"/>
          </w:r>
          <w:r>
            <w:rPr>
              <w:rStyle w:val="a9"/>
              <w:b/>
              <w:noProof/>
            </w:rPr>
            <w:t>2</w:t>
          </w:r>
          <w:r w:rsidRPr="00902792">
            <w:rPr>
              <w:rStyle w:val="a9"/>
              <w:b/>
            </w:rPr>
            <w:fldChar w:fldCharType="end"/>
          </w:r>
        </w:p>
      </w:tc>
      <w:tc>
        <w:tcPr>
          <w:tcW w:w="7244" w:type="dxa"/>
        </w:tcPr>
        <w:p w14:paraId="7A613240" w14:textId="04B685DF" w:rsidR="00DE5A65" w:rsidRPr="00902792" w:rsidRDefault="00DE5A65" w:rsidP="10853FB9">
          <w:pPr>
            <w:pStyle w:val="a5"/>
            <w:wordWrap w:val="0"/>
            <w:jc w:val="right"/>
            <w:rPr>
              <w:b/>
              <w:bCs/>
            </w:rPr>
          </w:pPr>
          <w:r w:rsidRPr="10853FB9">
            <w:fldChar w:fldCharType="begin"/>
          </w:r>
          <w:r>
            <w:rPr>
              <w:b/>
              <w:noProof/>
            </w:rPr>
            <w:instrText xml:space="preserve"> STYLEREF  ZDOCNO  \* MERGEFORMAT </w:instrText>
          </w:r>
          <w:r w:rsidRPr="10853FB9">
            <w:rPr>
              <w:b/>
              <w:noProof/>
            </w:rPr>
            <w:fldChar w:fldCharType="separate"/>
          </w:r>
          <w:r w:rsidR="00E55E24" w:rsidRPr="00E55E24">
            <w:rPr>
              <w:b/>
              <w:bCs/>
              <w:noProof/>
            </w:rPr>
            <w:t>N</w:t>
          </w:r>
          <w:r w:rsidR="00E55E24" w:rsidRPr="00E55E24">
            <w:rPr>
              <w:noProof/>
            </w:rPr>
            <w:t>/A</w:t>
          </w:r>
          <w:r w:rsidRPr="10853FB9">
            <w:fldChar w:fldCharType="end"/>
          </w:r>
          <w:r w:rsidRPr="10853FB9">
            <w:fldChar w:fldCharType="begin"/>
          </w:r>
          <w:r>
            <w:rPr>
              <w:b/>
              <w:noProof/>
            </w:rPr>
            <w:instrText xml:space="preserve"> STYLEREF  ZDOCVER  \* MERGEFORMAT </w:instrText>
          </w:r>
          <w:r w:rsidRPr="10853FB9">
            <w:rPr>
              <w:b/>
              <w:noProof/>
            </w:rPr>
            <w:fldChar w:fldCharType="separate"/>
          </w:r>
          <w:r w:rsidR="00E55E24" w:rsidRPr="00E55E24">
            <w:rPr>
              <w:b/>
              <w:bCs/>
              <w:noProof/>
            </w:rPr>
            <w:t>V1.27</w:t>
          </w:r>
          <w:r w:rsidRPr="10853FB9">
            <w:fldChar w:fldCharType="end"/>
          </w:r>
          <w:r w:rsidRPr="10853FB9">
            <w:rPr>
              <w:rFonts w:eastAsiaTheme="minorEastAsia"/>
              <w:b/>
              <w:bCs/>
            </w:rPr>
            <w:t xml:space="preserve"> (</w:t>
          </w:r>
          <w:r w:rsidRPr="10853FB9">
            <w:fldChar w:fldCharType="begin"/>
          </w:r>
          <w:r>
            <w:rPr>
              <w:rFonts w:eastAsiaTheme="minorEastAsia"/>
              <w:b/>
              <w:noProof/>
            </w:rPr>
            <w:instrText xml:space="preserve"> STYLEREF  ZDOCRELDATE  \* MERGEFORMAT </w:instrText>
          </w:r>
          <w:r w:rsidRPr="10853FB9">
            <w:rPr>
              <w:rFonts w:eastAsiaTheme="minorEastAsia"/>
              <w:b/>
              <w:noProof/>
            </w:rPr>
            <w:fldChar w:fldCharType="separate"/>
          </w:r>
          <w:r w:rsidR="00E55E24" w:rsidRPr="00E55E24">
            <w:rPr>
              <w:rFonts w:eastAsiaTheme="minorEastAsia"/>
              <w:b/>
              <w:bCs/>
              <w:noProof/>
            </w:rPr>
            <w:t>2026-05-11</w:t>
          </w:r>
          <w:r w:rsidRPr="10853FB9">
            <w:fldChar w:fldCharType="end"/>
          </w:r>
          <w:r w:rsidRPr="10853FB9">
            <w:rPr>
              <w:rFonts w:eastAsiaTheme="minorEastAsia"/>
              <w:b/>
              <w:bCs/>
            </w:rPr>
            <w:t>)</w:t>
          </w:r>
        </w:p>
      </w:tc>
    </w:tr>
  </w:tbl>
  <w:p w14:paraId="719E6067" w14:textId="018C0352" w:rsidR="00DE5A65" w:rsidRPr="007343BD" w:rsidRDefault="00DE5A65" w:rsidP="00190D75">
    <w:pPr>
      <w:pStyle w:val="a5"/>
      <w:tabs>
        <w:tab w:val="clear" w:pos="4153"/>
        <w:tab w:val="clear" w:pos="8306"/>
      </w:tabs>
      <w:spacing w:before="0" w:after="0" w:line="240" w:lineRule="auto"/>
      <w:jc w:val="center"/>
      <w:rPr>
        <w:rFonts w:eastAsiaTheme="minorEastAsia"/>
        <w:b/>
      </w:rPr>
    </w:pPr>
    <w:r w:rsidRPr="007343BD">
      <w:rPr>
        <w:b/>
      </w:rPr>
      <w:fldChar w:fldCharType="begin"/>
    </w:r>
    <w:r w:rsidRPr="007343BD">
      <w:rPr>
        <w:b/>
      </w:rPr>
      <w:instrText xml:space="preserve"> STYLEREF  ZDOCTITLE </w:instrText>
    </w:r>
    <w:r w:rsidRPr="007343BD">
      <w:rPr>
        <w:b/>
      </w:rPr>
      <w:fldChar w:fldCharType="separate"/>
    </w:r>
    <w:r w:rsidR="00E55E24">
      <w:rPr>
        <w:b/>
        <w:noProof/>
      </w:rPr>
      <w:t>Audio DSP Development Tutorial</w:t>
    </w:r>
    <w:r w:rsidRPr="007343BD">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545E" w14:textId="77777777" w:rsidR="00DE5A65" w:rsidRDefault="00DE5A65" w:rsidP="004C6665">
    <w:pPr>
      <w:spacing w:before="0" w:after="0" w:line="240" w:lineRule="auto"/>
      <w:rPr>
        <w:kern w:val="0"/>
      </w:rPr>
    </w:pPr>
  </w:p>
  <w:tbl>
    <w:tblPr>
      <w:tblW w:w="0" w:type="auto"/>
      <w:tblLook w:val="01E0" w:firstRow="1" w:lastRow="1" w:firstColumn="1" w:lastColumn="1" w:noHBand="0" w:noVBand="0"/>
    </w:tblPr>
    <w:tblGrid>
      <w:gridCol w:w="7308"/>
      <w:gridCol w:w="1934"/>
    </w:tblGrid>
    <w:tr w:rsidR="00DE5A65" w:rsidRPr="00B916AB" w14:paraId="74604441" w14:textId="77777777" w:rsidTr="10853FB9">
      <w:tc>
        <w:tcPr>
          <w:tcW w:w="7308" w:type="dxa"/>
        </w:tcPr>
        <w:p w14:paraId="5C199016" w14:textId="77777777" w:rsidR="00DE5A65" w:rsidRPr="00B916AB" w:rsidRDefault="00DE5A65" w:rsidP="00D31005">
          <w:pPr>
            <w:jc w:val="left"/>
            <w:rPr>
              <w:rFonts w:eastAsia="新細明體" w:cs="Arial"/>
              <w:kern w:val="0"/>
              <w:sz w:val="18"/>
              <w:szCs w:val="18"/>
            </w:rPr>
          </w:pPr>
          <w:r>
            <w:rPr>
              <w:rFonts w:eastAsia="新細明體" w:cs="Arial"/>
              <w:noProof/>
              <w:kern w:val="0"/>
              <w:sz w:val="18"/>
              <w:szCs w:val="18"/>
            </w:rPr>
            <w:fldChar w:fldCharType="begin"/>
          </w:r>
          <w:r>
            <w:rPr>
              <w:rFonts w:eastAsia="新細明體" w:cs="Arial"/>
              <w:noProof/>
              <w:kern w:val="0"/>
              <w:sz w:val="18"/>
              <w:szCs w:val="18"/>
            </w:rPr>
            <w:instrText xml:space="preserve"> STYLEREF  "Titre Sans Numero"  \* MERGEFORMAT </w:instrText>
          </w:r>
          <w:r>
            <w:rPr>
              <w:rFonts w:eastAsia="新細明體" w:cs="Arial"/>
              <w:noProof/>
              <w:kern w:val="0"/>
              <w:sz w:val="18"/>
              <w:szCs w:val="18"/>
            </w:rPr>
            <w:fldChar w:fldCharType="separate"/>
          </w:r>
          <w:r w:rsidRPr="00D14A4E">
            <w:rPr>
              <w:rFonts w:eastAsia="新細明體" w:cs="Arial"/>
              <w:noProof/>
              <w:kern w:val="0"/>
              <w:sz w:val="18"/>
              <w:szCs w:val="18"/>
            </w:rPr>
            <w:t>Document Revision History</w:t>
          </w:r>
          <w:r>
            <w:rPr>
              <w:rFonts w:eastAsia="新細明體" w:cs="Arial"/>
              <w:noProof/>
              <w:kern w:val="0"/>
              <w:sz w:val="18"/>
              <w:szCs w:val="18"/>
            </w:rPr>
            <w:fldChar w:fldCharType="end"/>
          </w:r>
        </w:p>
      </w:tc>
      <w:tc>
        <w:tcPr>
          <w:tcW w:w="1934" w:type="dxa"/>
        </w:tcPr>
        <w:p w14:paraId="5BB9723C" w14:textId="77777777" w:rsidR="00DE5A65" w:rsidRPr="00B916AB" w:rsidRDefault="00DE5A65" w:rsidP="10853FB9">
          <w:pPr>
            <w:pStyle w:val="a5"/>
            <w:wordWrap w:val="0"/>
            <w:jc w:val="right"/>
            <w:rPr>
              <w:sz w:val="18"/>
              <w:szCs w:val="18"/>
            </w:rPr>
          </w:pPr>
          <w:r w:rsidRPr="10853FB9">
            <w:rPr>
              <w:rStyle w:val="a9"/>
              <w:rFonts w:eastAsia="新細明體"/>
              <w:sz w:val="18"/>
              <w:szCs w:val="18"/>
            </w:rPr>
            <w:t xml:space="preserve">Page </w:t>
          </w:r>
          <w:r w:rsidRPr="10853FB9">
            <w:rPr>
              <w:rStyle w:val="a9"/>
              <w:noProof/>
              <w:sz w:val="18"/>
              <w:szCs w:val="18"/>
            </w:rPr>
            <w:fldChar w:fldCharType="begin"/>
          </w:r>
          <w:r w:rsidRPr="10853FB9">
            <w:rPr>
              <w:rStyle w:val="a9"/>
              <w:noProof/>
              <w:sz w:val="18"/>
              <w:szCs w:val="18"/>
            </w:rPr>
            <w:instrText xml:space="preserve"> PAGE </w:instrText>
          </w:r>
          <w:r w:rsidRPr="10853FB9">
            <w:rPr>
              <w:rStyle w:val="a9"/>
              <w:noProof/>
              <w:sz w:val="18"/>
              <w:szCs w:val="18"/>
            </w:rPr>
            <w:fldChar w:fldCharType="separate"/>
          </w:r>
          <w:r w:rsidRPr="10853FB9">
            <w:rPr>
              <w:rStyle w:val="a9"/>
              <w:noProof/>
              <w:sz w:val="18"/>
              <w:szCs w:val="18"/>
            </w:rPr>
            <w:t>3</w:t>
          </w:r>
          <w:r w:rsidRPr="10853FB9">
            <w:rPr>
              <w:rStyle w:val="a9"/>
              <w:noProof/>
              <w:sz w:val="18"/>
              <w:szCs w:val="18"/>
            </w:rPr>
            <w:fldChar w:fldCharType="end"/>
          </w:r>
          <w:r w:rsidRPr="10853FB9">
            <w:rPr>
              <w:rStyle w:val="a9"/>
              <w:rFonts w:eastAsia="新細明體"/>
              <w:sz w:val="18"/>
              <w:szCs w:val="18"/>
            </w:rPr>
            <w:t xml:space="preserve"> of </w:t>
          </w:r>
          <w:r w:rsidRPr="10853FB9">
            <w:rPr>
              <w:rStyle w:val="a9"/>
              <w:noProof/>
              <w:sz w:val="18"/>
              <w:szCs w:val="18"/>
            </w:rPr>
            <w:fldChar w:fldCharType="begin"/>
          </w:r>
          <w:r w:rsidRPr="10853FB9">
            <w:rPr>
              <w:rStyle w:val="a9"/>
              <w:noProof/>
              <w:sz w:val="18"/>
              <w:szCs w:val="18"/>
            </w:rPr>
            <w:instrText xml:space="preserve"> NUMPAGES </w:instrText>
          </w:r>
          <w:r w:rsidRPr="10853FB9">
            <w:rPr>
              <w:rStyle w:val="a9"/>
              <w:noProof/>
              <w:sz w:val="18"/>
              <w:szCs w:val="18"/>
            </w:rPr>
            <w:fldChar w:fldCharType="separate"/>
          </w:r>
          <w:r w:rsidRPr="10853FB9">
            <w:rPr>
              <w:rStyle w:val="a9"/>
              <w:noProof/>
              <w:sz w:val="18"/>
              <w:szCs w:val="18"/>
            </w:rPr>
            <w:t>36</w:t>
          </w:r>
          <w:r w:rsidRPr="10853FB9">
            <w:rPr>
              <w:rStyle w:val="a9"/>
              <w:noProof/>
              <w:sz w:val="18"/>
              <w:szCs w:val="18"/>
            </w:rPr>
            <w:fldChar w:fldCharType="end"/>
          </w:r>
        </w:p>
      </w:tc>
    </w:tr>
  </w:tbl>
  <w:p w14:paraId="2C27775D" w14:textId="277CA9BC" w:rsidR="00DE5A65" w:rsidRPr="006D3F07" w:rsidRDefault="00DE5A65" w:rsidP="10853FB9">
    <w:pPr>
      <w:pStyle w:val="a5"/>
      <w:tabs>
        <w:tab w:val="clear" w:pos="4153"/>
        <w:tab w:val="clear" w:pos="8306"/>
      </w:tabs>
      <w:spacing w:before="0" w:after="0" w:line="240" w:lineRule="auto"/>
      <w:jc w:val="center"/>
      <w:rPr>
        <w:rFonts w:eastAsiaTheme="minorEastAsia"/>
        <w:sz w:val="12"/>
        <w:szCs w:val="12"/>
      </w:rPr>
    </w:pPr>
    <w:r w:rsidRPr="006D3F07">
      <w:rPr>
        <w:rFonts w:eastAsia="新細明體" w:cs="Arial"/>
        <w:kern w:val="0"/>
        <w:sz w:val="16"/>
        <w:szCs w:val="16"/>
      </w:rPr>
      <w:t>MediaTek Confidential</w:t>
    </w:r>
    <w:r>
      <w:rPr>
        <w:rFonts w:eastAsiaTheme="minorEastAsia" w:cs="Arial" w:hint="eastAsia"/>
        <w:kern w:val="0"/>
        <w:sz w:val="16"/>
        <w:szCs w:val="18"/>
      </w:rPr>
      <w:tab/>
    </w:r>
    <w:r>
      <w:rPr>
        <w:rFonts w:eastAsiaTheme="minorEastAsia" w:cs="Arial" w:hint="eastAsia"/>
        <w:kern w:val="0"/>
        <w:sz w:val="16"/>
        <w:szCs w:val="18"/>
      </w:rPr>
      <w:tab/>
    </w:r>
    <w:r w:rsidRPr="006D3F07">
      <w:rPr>
        <w:rFonts w:eastAsia="新細明體" w:cs="Arial"/>
        <w:kern w:val="0"/>
        <w:sz w:val="16"/>
        <w:szCs w:val="16"/>
      </w:rPr>
      <w:t xml:space="preserve"> ©</w:t>
    </w:r>
    <w:r w:rsidRPr="10853FB9">
      <w:fldChar w:fldCharType="begin"/>
    </w:r>
    <w:r w:rsidRPr="006D3F07">
      <w:rPr>
        <w:sz w:val="16"/>
        <w:szCs w:val="18"/>
      </w:rPr>
      <w:instrText xml:space="preserve"> QUOTE "</w:instrText>
    </w:r>
    <w:r w:rsidRPr="006D3F07">
      <w:rPr>
        <w:sz w:val="16"/>
        <w:szCs w:val="18"/>
      </w:rPr>
      <w:fldChar w:fldCharType="begin"/>
    </w:r>
    <w:r w:rsidRPr="006D3F07">
      <w:rPr>
        <w:sz w:val="16"/>
        <w:szCs w:val="18"/>
      </w:rPr>
      <w:instrText xml:space="preserve"> IF </w:instrText>
    </w:r>
    <w:r w:rsidRPr="006D3F07">
      <w:rPr>
        <w:sz w:val="16"/>
        <w:szCs w:val="18"/>
      </w:rPr>
      <w:fldChar w:fldCharType="begin"/>
    </w:r>
    <w:r w:rsidRPr="006D3F07">
      <w:rPr>
        <w:sz w:val="16"/>
        <w:szCs w:val="18"/>
      </w:rPr>
      <w:instrText xml:space="preserve"> = </w:instrText>
    </w:r>
    <w:r w:rsidRPr="006D3F07">
      <w:rPr>
        <w:sz w:val="16"/>
        <w:szCs w:val="18"/>
      </w:rPr>
      <w:fldChar w:fldCharType="begin"/>
    </w:r>
    <w:r w:rsidRPr="006D3F07">
      <w:rPr>
        <w:rFonts w:hint="eastAsia"/>
        <w:sz w:val="16"/>
        <w:szCs w:val="18"/>
      </w:rPr>
      <w:instrText>DATE \@ "yyyy"</w:instrText>
    </w:r>
    <w:r w:rsidRPr="006D3F07">
      <w:rPr>
        <w:sz w:val="16"/>
        <w:szCs w:val="18"/>
      </w:rPr>
      <w:fldChar w:fldCharType="separate"/>
    </w:r>
    <w:r w:rsidR="00E55E24">
      <w:rPr>
        <w:noProof/>
        <w:sz w:val="16"/>
        <w:szCs w:val="18"/>
      </w:rPr>
      <w:instrText>2026</w:instrText>
    </w:r>
    <w:r w:rsidRPr="006D3F07">
      <w:rPr>
        <w:sz w:val="16"/>
        <w:szCs w:val="18"/>
      </w:rPr>
      <w:fldChar w:fldCharType="end"/>
    </w:r>
    <w:r w:rsidRPr="006D3F07">
      <w:rPr>
        <w:rFonts w:hint="eastAsia"/>
        <w:sz w:val="16"/>
        <w:szCs w:val="18"/>
      </w:rPr>
      <w:instrText>-</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Pr>
        <w:noProof/>
        <w:sz w:val="16"/>
        <w:szCs w:val="18"/>
      </w:rPr>
      <w:instrText>2016</w:instrText>
    </w:r>
    <w:r w:rsidRPr="006D3F07">
      <w:rPr>
        <w:sz w:val="16"/>
        <w:szCs w:val="18"/>
      </w:rPr>
      <w:fldChar w:fldCharType="end"/>
    </w:r>
    <w:r w:rsidRPr="006D3F07">
      <w:rPr>
        <w:sz w:val="16"/>
        <w:szCs w:val="18"/>
      </w:rPr>
      <w:fldChar w:fldCharType="separate"/>
    </w:r>
    <w:r>
      <w:rPr>
        <w:noProof/>
        <w:sz w:val="16"/>
        <w:szCs w:val="18"/>
      </w:rPr>
      <w:instrText>0</w:instrText>
    </w:r>
    <w:r w:rsidRPr="006D3F07">
      <w:rPr>
        <w:sz w:val="16"/>
        <w:szCs w:val="18"/>
      </w:rPr>
      <w:fldChar w:fldCharType="end"/>
    </w:r>
    <w:r w:rsidRPr="006D3F07">
      <w:rPr>
        <w:sz w:val="16"/>
        <w:szCs w:val="18"/>
      </w:rPr>
      <w:instrText xml:space="preserve"> = </w:instrText>
    </w:r>
    <w:r w:rsidRPr="006D3F07">
      <w:rPr>
        <w:rFonts w:hint="eastAsia"/>
        <w:sz w:val="16"/>
        <w:szCs w:val="18"/>
      </w:rPr>
      <w:instrText>0 "</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Pr>
        <w:noProof/>
        <w:sz w:val="16"/>
        <w:szCs w:val="18"/>
      </w:rPr>
      <w:instrText>2016</w:instrText>
    </w:r>
    <w:r w:rsidRPr="006D3F07">
      <w:rPr>
        <w:sz w:val="16"/>
        <w:szCs w:val="18"/>
      </w:rPr>
      <w:fldChar w:fldCharType="end"/>
    </w:r>
    <w:r w:rsidRPr="006D3F07">
      <w:rPr>
        <w:rFonts w:hint="eastAsia"/>
        <w:sz w:val="16"/>
        <w:szCs w:val="18"/>
      </w:rPr>
      <w:instrText xml:space="preserve">" </w:instrText>
    </w:r>
    <w:r w:rsidRPr="006D3F07">
      <w:rPr>
        <w:rFonts w:eastAsia="新細明體" w:hint="eastAsia"/>
        <w:sz w:val="16"/>
        <w:szCs w:val="18"/>
      </w:rPr>
      <w:instrText>"</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sidRPr="006D3F07">
      <w:rPr>
        <w:noProof/>
        <w:sz w:val="16"/>
        <w:szCs w:val="18"/>
      </w:rPr>
      <w:instrText>2008</w:instrText>
    </w:r>
    <w:r w:rsidRPr="006D3F07">
      <w:rPr>
        <w:sz w:val="16"/>
        <w:szCs w:val="18"/>
      </w:rPr>
      <w:fldChar w:fldCharType="end"/>
    </w:r>
    <w:r w:rsidRPr="006D3F07">
      <w:rPr>
        <w:rFonts w:eastAsia="新細明體" w:hint="eastAsia"/>
        <w:sz w:val="16"/>
        <w:szCs w:val="18"/>
      </w:rPr>
      <w:instrText xml:space="preserve"> - </w:instrText>
    </w:r>
    <w:r w:rsidRPr="006D3F07">
      <w:rPr>
        <w:sz w:val="16"/>
        <w:szCs w:val="18"/>
      </w:rPr>
      <w:fldChar w:fldCharType="begin"/>
    </w:r>
    <w:r w:rsidRPr="006D3F07">
      <w:rPr>
        <w:rFonts w:hint="eastAsia"/>
        <w:sz w:val="16"/>
        <w:szCs w:val="18"/>
      </w:rPr>
      <w:instrText>DATE</w:instrText>
    </w:r>
    <w:r w:rsidRPr="006D3F07">
      <w:rPr>
        <w:sz w:val="16"/>
        <w:szCs w:val="18"/>
      </w:rPr>
      <w:instrText xml:space="preserv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sidRPr="006D3F07">
      <w:rPr>
        <w:noProof/>
        <w:sz w:val="16"/>
        <w:szCs w:val="18"/>
      </w:rPr>
      <w:instrText>2016</w:instrText>
    </w:r>
    <w:r w:rsidRPr="006D3F07">
      <w:rPr>
        <w:sz w:val="16"/>
        <w:szCs w:val="18"/>
      </w:rPr>
      <w:fldChar w:fldCharType="end"/>
    </w:r>
    <w:r w:rsidRPr="006D3F07">
      <w:rPr>
        <w:rFonts w:eastAsia="新細明體" w:hint="eastAsia"/>
        <w:sz w:val="16"/>
        <w:szCs w:val="18"/>
      </w:rPr>
      <w:instrText>"</w:instrText>
    </w:r>
    <w:r w:rsidRPr="006D3F07">
      <w:rPr>
        <w:sz w:val="16"/>
        <w:szCs w:val="18"/>
      </w:rPr>
      <w:fldChar w:fldCharType="separate"/>
    </w:r>
    <w:r w:rsidR="00E55E24">
      <w:rPr>
        <w:noProof/>
        <w:sz w:val="16"/>
        <w:szCs w:val="18"/>
      </w:rPr>
      <w:instrText>2016</w:instrText>
    </w:r>
    <w:r w:rsidRPr="006D3F07">
      <w:rPr>
        <w:sz w:val="16"/>
        <w:szCs w:val="18"/>
      </w:rPr>
      <w:fldChar w:fldCharType="end"/>
    </w:r>
    <w:r w:rsidRPr="006D3F07">
      <w:rPr>
        <w:sz w:val="16"/>
        <w:szCs w:val="18"/>
      </w:rPr>
      <w:instrText xml:space="preserve">" </w:instrText>
    </w:r>
    <w:r w:rsidRPr="10853FB9">
      <w:rPr>
        <w:sz w:val="16"/>
        <w:szCs w:val="18"/>
      </w:rPr>
      <w:fldChar w:fldCharType="separate"/>
    </w:r>
    <w:r w:rsidR="00E55E24">
      <w:rPr>
        <w:noProof/>
        <w:sz w:val="16"/>
        <w:szCs w:val="18"/>
      </w:rPr>
      <w:t>2016</w:t>
    </w:r>
    <w:r w:rsidRPr="10853FB9">
      <w:fldChar w:fldCharType="end"/>
    </w:r>
    <w:r w:rsidRPr="006D3F07">
      <w:rPr>
        <w:rFonts w:eastAsia="新細明體" w:cs="Arial"/>
        <w:kern w:val="0"/>
        <w:sz w:val="16"/>
        <w:szCs w:val="16"/>
      </w:rPr>
      <w:t xml:space="preserve"> MediaTek Inc.</w:t>
    </w:r>
    <w:r>
      <w:rPr>
        <w:rFonts w:eastAsiaTheme="minorEastAsia" w:cs="Arial" w:hint="eastAsia"/>
        <w:kern w:val="0"/>
        <w:sz w:val="16"/>
        <w:szCs w:val="18"/>
      </w:rPr>
      <w:tab/>
    </w:r>
    <w:r>
      <w:rPr>
        <w:rFonts w:eastAsiaTheme="minorEastAsia" w:cs="Arial" w:hint="eastAsia"/>
        <w:kern w:val="0"/>
        <w:sz w:val="16"/>
        <w:szCs w:val="18"/>
      </w:rPr>
      <w:tab/>
    </w:r>
    <w:r w:rsidRPr="10853FB9">
      <w:rPr>
        <w:rFonts w:eastAsiaTheme="minorEastAsia" w:cs="Arial"/>
        <w:kern w:val="0"/>
        <w:sz w:val="16"/>
        <w:szCs w:val="16"/>
      </w:rPr>
      <w:t>Classification:Standard</w:t>
    </w:r>
  </w:p>
  <w:p w14:paraId="011AE71B" w14:textId="77777777" w:rsidR="00DE5A65" w:rsidRDefault="00DE5A65" w:rsidP="10853FB9">
    <w:pPr>
      <w:pStyle w:val="a5"/>
      <w:tabs>
        <w:tab w:val="clear" w:pos="4153"/>
        <w:tab w:val="clear" w:pos="8306"/>
      </w:tabs>
      <w:spacing w:before="0" w:after="0" w:line="240" w:lineRule="auto"/>
      <w:jc w:val="center"/>
      <w:rPr>
        <w:rFonts w:eastAsia="新細明體"/>
        <w:sz w:val="14"/>
        <w:szCs w:val="14"/>
      </w:rPr>
    </w:pPr>
    <w:r w:rsidRPr="00B916AB">
      <w:rPr>
        <w:kern w:val="0"/>
        <w:sz w:val="14"/>
        <w:szCs w:val="14"/>
      </w:rPr>
      <w:t>This document contains information that is proprietary to MediaTek Inc.</w:t>
    </w:r>
  </w:p>
  <w:p w14:paraId="0020B2C1" w14:textId="77777777" w:rsidR="00DE5A65" w:rsidRPr="00214285" w:rsidRDefault="00DE5A65" w:rsidP="10853FB9">
    <w:pPr>
      <w:pStyle w:val="a5"/>
      <w:tabs>
        <w:tab w:val="clear" w:pos="4153"/>
        <w:tab w:val="clear" w:pos="8306"/>
      </w:tabs>
      <w:spacing w:before="0" w:after="0" w:line="240" w:lineRule="auto"/>
      <w:jc w:val="center"/>
      <w:rPr>
        <w:rFonts w:eastAsiaTheme="minorEastAsia"/>
        <w:sz w:val="18"/>
        <w:szCs w:val="18"/>
      </w:rPr>
    </w:pPr>
    <w:r w:rsidRPr="00B916AB">
      <w:rPr>
        <w:rFonts w:cs="Arial"/>
        <w:kern w:val="0"/>
        <w:sz w:val="14"/>
        <w:szCs w:val="14"/>
      </w:rPr>
      <w:t>Unauthorized reproduction or disclosure of this information in whole or in part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2742" w14:textId="77777777" w:rsidR="00DE5A65" w:rsidRDefault="00DE5A65" w:rsidP="004C6665">
    <w:pPr>
      <w:spacing w:before="0" w:after="0" w:line="240" w:lineRule="auto"/>
      <w:rPr>
        <w:kern w:val="0"/>
      </w:rPr>
    </w:pPr>
  </w:p>
  <w:tbl>
    <w:tblPr>
      <w:tblW w:w="0" w:type="auto"/>
      <w:tblLook w:val="01E0" w:firstRow="1" w:lastRow="1" w:firstColumn="1" w:lastColumn="1" w:noHBand="0" w:noVBand="0"/>
    </w:tblPr>
    <w:tblGrid>
      <w:gridCol w:w="1998"/>
      <w:gridCol w:w="7244"/>
    </w:tblGrid>
    <w:tr w:rsidR="00DE5A65" w:rsidRPr="00902792" w14:paraId="352ED03B" w14:textId="77777777" w:rsidTr="10853FB9">
      <w:tc>
        <w:tcPr>
          <w:tcW w:w="1998" w:type="dxa"/>
        </w:tcPr>
        <w:p w14:paraId="262A0298" w14:textId="77777777" w:rsidR="00DE5A65" w:rsidRPr="00902792" w:rsidRDefault="00DE5A65" w:rsidP="0038165D">
          <w:pPr>
            <w:jc w:val="left"/>
            <w:rPr>
              <w:rFonts w:eastAsiaTheme="minorEastAsia" w:cs="Arial"/>
              <w:b/>
              <w:kern w:val="0"/>
              <w:szCs w:val="20"/>
            </w:rPr>
          </w:pPr>
          <w:r w:rsidRPr="00902792">
            <w:rPr>
              <w:rStyle w:val="a9"/>
              <w:b/>
            </w:rPr>
            <w:fldChar w:fldCharType="begin"/>
          </w:r>
          <w:r w:rsidRPr="00902792">
            <w:rPr>
              <w:rStyle w:val="a9"/>
              <w:b/>
            </w:rPr>
            <w:instrText xml:space="preserve"> PAGE </w:instrText>
          </w:r>
          <w:r w:rsidRPr="00902792">
            <w:rPr>
              <w:rStyle w:val="a9"/>
              <w:b/>
            </w:rPr>
            <w:fldChar w:fldCharType="separate"/>
          </w:r>
          <w:r>
            <w:rPr>
              <w:rStyle w:val="a9"/>
              <w:b/>
              <w:noProof/>
            </w:rPr>
            <w:t>6</w:t>
          </w:r>
          <w:r w:rsidRPr="00902792">
            <w:rPr>
              <w:rStyle w:val="a9"/>
              <w:b/>
            </w:rPr>
            <w:fldChar w:fldCharType="end"/>
          </w:r>
        </w:p>
      </w:tc>
      <w:tc>
        <w:tcPr>
          <w:tcW w:w="7244" w:type="dxa"/>
        </w:tcPr>
        <w:p w14:paraId="34B23F2F" w14:textId="1AFB2AA2" w:rsidR="00DE5A65" w:rsidRPr="002664E2" w:rsidRDefault="00DE5A65" w:rsidP="10853FB9">
          <w:pPr>
            <w:pStyle w:val="a5"/>
            <w:wordWrap w:val="0"/>
            <w:jc w:val="right"/>
            <w:rPr>
              <w:rFonts w:eastAsiaTheme="minorEastAsia"/>
              <w:b/>
              <w:bCs/>
            </w:rPr>
          </w:pPr>
          <w:r w:rsidRPr="10853FB9">
            <w:fldChar w:fldCharType="begin"/>
          </w:r>
          <w:r>
            <w:rPr>
              <w:b/>
              <w:noProof/>
            </w:rPr>
            <w:instrText xml:space="preserve"> STYLEREF  ZDOCNO  \* MERGEFORMAT </w:instrText>
          </w:r>
          <w:r w:rsidRPr="10853FB9">
            <w:rPr>
              <w:b/>
              <w:noProof/>
            </w:rPr>
            <w:fldChar w:fldCharType="separate"/>
          </w:r>
          <w:r w:rsidR="00E55E24" w:rsidRPr="00E55E24">
            <w:rPr>
              <w:b/>
              <w:bCs/>
              <w:noProof/>
            </w:rPr>
            <w:t>N</w:t>
          </w:r>
          <w:r w:rsidR="00E55E24" w:rsidRPr="00E55E24">
            <w:rPr>
              <w:noProof/>
            </w:rPr>
            <w:t>/A</w:t>
          </w:r>
          <w:r w:rsidRPr="10853FB9">
            <w:fldChar w:fldCharType="end"/>
          </w:r>
          <w:r w:rsidRPr="10853FB9">
            <w:fldChar w:fldCharType="begin"/>
          </w:r>
          <w:r>
            <w:rPr>
              <w:b/>
              <w:noProof/>
            </w:rPr>
            <w:instrText xml:space="preserve"> STYLEREF  ZDOCVER  \* MERGEFORMAT </w:instrText>
          </w:r>
          <w:r w:rsidRPr="10853FB9">
            <w:rPr>
              <w:b/>
              <w:noProof/>
            </w:rPr>
            <w:fldChar w:fldCharType="separate"/>
          </w:r>
          <w:r w:rsidR="00E55E24" w:rsidRPr="00E55E24">
            <w:rPr>
              <w:b/>
              <w:bCs/>
              <w:noProof/>
            </w:rPr>
            <w:t>V1.27</w:t>
          </w:r>
          <w:r w:rsidRPr="10853FB9">
            <w:fldChar w:fldCharType="end"/>
          </w:r>
          <w:r w:rsidRPr="10853FB9">
            <w:rPr>
              <w:rFonts w:eastAsiaTheme="minorEastAsia"/>
              <w:b/>
              <w:bCs/>
            </w:rPr>
            <w:t xml:space="preserve"> (</w:t>
          </w:r>
          <w:r w:rsidRPr="10853FB9">
            <w:fldChar w:fldCharType="begin"/>
          </w:r>
          <w:r>
            <w:rPr>
              <w:rFonts w:eastAsiaTheme="minorEastAsia"/>
              <w:b/>
              <w:noProof/>
            </w:rPr>
            <w:instrText xml:space="preserve"> STYLEREF  ZDOCRELDATE  \* MERGEFORMAT </w:instrText>
          </w:r>
          <w:r w:rsidRPr="10853FB9">
            <w:rPr>
              <w:rFonts w:eastAsiaTheme="minorEastAsia"/>
              <w:b/>
              <w:noProof/>
            </w:rPr>
            <w:fldChar w:fldCharType="separate"/>
          </w:r>
          <w:r w:rsidR="00E55E24" w:rsidRPr="00E55E24">
            <w:rPr>
              <w:rFonts w:eastAsiaTheme="minorEastAsia"/>
              <w:b/>
              <w:bCs/>
              <w:noProof/>
            </w:rPr>
            <w:t>2026-05-11</w:t>
          </w:r>
          <w:r w:rsidRPr="10853FB9">
            <w:fldChar w:fldCharType="end"/>
          </w:r>
          <w:r w:rsidRPr="10853FB9">
            <w:rPr>
              <w:rFonts w:eastAsiaTheme="minorEastAsia"/>
              <w:b/>
              <w:bCs/>
            </w:rPr>
            <w:t>)</w:t>
          </w:r>
        </w:p>
      </w:tc>
    </w:tr>
  </w:tbl>
  <w:p w14:paraId="5FF73F53" w14:textId="677E3853" w:rsidR="00DE5A65" w:rsidRPr="002664E2" w:rsidRDefault="00DE5A65" w:rsidP="0005056E">
    <w:pPr>
      <w:pStyle w:val="a5"/>
      <w:tabs>
        <w:tab w:val="clear" w:pos="4153"/>
        <w:tab w:val="clear" w:pos="8306"/>
      </w:tabs>
      <w:spacing w:before="0" w:after="0" w:line="240" w:lineRule="auto"/>
      <w:jc w:val="center"/>
      <w:rPr>
        <w:rFonts w:eastAsiaTheme="minorEastAsia"/>
        <w:b/>
      </w:rPr>
    </w:pPr>
    <w:r w:rsidRPr="002664E2">
      <w:rPr>
        <w:b/>
      </w:rPr>
      <w:fldChar w:fldCharType="begin"/>
    </w:r>
    <w:r w:rsidRPr="002664E2">
      <w:rPr>
        <w:b/>
      </w:rPr>
      <w:instrText xml:space="preserve"> STYLEREF  ZDOCTITLE </w:instrText>
    </w:r>
    <w:r w:rsidRPr="002664E2">
      <w:rPr>
        <w:b/>
      </w:rPr>
      <w:fldChar w:fldCharType="separate"/>
    </w:r>
    <w:r w:rsidR="00E55E24">
      <w:rPr>
        <w:b/>
        <w:noProof/>
      </w:rPr>
      <w:t>Audio DSP Development Tutorial</w:t>
    </w:r>
    <w:r w:rsidRPr="002664E2">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B9AE" w14:textId="77777777" w:rsidR="00DE5A65" w:rsidRDefault="00DE5A65" w:rsidP="004C6665">
    <w:pPr>
      <w:spacing w:before="0" w:after="0" w:line="240" w:lineRule="auto"/>
      <w:rPr>
        <w:kern w:val="0"/>
      </w:rPr>
    </w:pPr>
  </w:p>
  <w:tbl>
    <w:tblPr>
      <w:tblW w:w="0" w:type="auto"/>
      <w:tblLook w:val="01E0" w:firstRow="1" w:lastRow="1" w:firstColumn="1" w:lastColumn="1" w:noHBand="0" w:noVBand="0"/>
    </w:tblPr>
    <w:tblGrid>
      <w:gridCol w:w="7218"/>
      <w:gridCol w:w="2024"/>
    </w:tblGrid>
    <w:tr w:rsidR="00DE5A65" w:rsidRPr="00902792" w14:paraId="1263FF3F" w14:textId="77777777" w:rsidTr="10853FB9">
      <w:tc>
        <w:tcPr>
          <w:tcW w:w="7218" w:type="dxa"/>
        </w:tcPr>
        <w:p w14:paraId="1FF20CB3" w14:textId="6353B269" w:rsidR="00DE5A65" w:rsidRPr="007343BD" w:rsidRDefault="00DE5A65" w:rsidP="10853FB9">
          <w:pPr>
            <w:jc w:val="left"/>
            <w:rPr>
              <w:rFonts w:eastAsiaTheme="minorEastAsia" w:cs="Arial"/>
              <w:b/>
              <w:bCs/>
            </w:rPr>
          </w:pPr>
          <w:r w:rsidRPr="10853FB9">
            <w:fldChar w:fldCharType="begin"/>
          </w:r>
          <w:r>
            <w:rPr>
              <w:b/>
              <w:noProof/>
              <w:szCs w:val="20"/>
            </w:rPr>
            <w:instrText xml:space="preserve"> STYLEREF  ZDOCNO  \* MERGEFORMAT </w:instrText>
          </w:r>
          <w:r w:rsidRPr="10853FB9">
            <w:rPr>
              <w:b/>
              <w:noProof/>
              <w:szCs w:val="20"/>
            </w:rPr>
            <w:fldChar w:fldCharType="separate"/>
          </w:r>
          <w:r w:rsidR="00E55E24" w:rsidRPr="00E55E24">
            <w:rPr>
              <w:b/>
              <w:bCs/>
              <w:noProof/>
            </w:rPr>
            <w:t>N</w:t>
          </w:r>
          <w:r w:rsidR="00E55E24" w:rsidRPr="00E55E24">
            <w:rPr>
              <w:noProof/>
            </w:rPr>
            <w:t>/A</w:t>
          </w:r>
          <w:r w:rsidRPr="10853FB9">
            <w:fldChar w:fldCharType="end"/>
          </w:r>
          <w:r w:rsidRPr="10853FB9">
            <w:fldChar w:fldCharType="begin"/>
          </w:r>
          <w:r>
            <w:rPr>
              <w:b/>
              <w:noProof/>
              <w:szCs w:val="20"/>
            </w:rPr>
            <w:instrText xml:space="preserve"> STYLEREF  ZDOCVER  \* MERGEFORMAT </w:instrText>
          </w:r>
          <w:r w:rsidRPr="10853FB9">
            <w:rPr>
              <w:b/>
              <w:noProof/>
              <w:szCs w:val="20"/>
            </w:rPr>
            <w:fldChar w:fldCharType="separate"/>
          </w:r>
          <w:r w:rsidR="00E55E24" w:rsidRPr="00E55E24">
            <w:rPr>
              <w:b/>
              <w:bCs/>
              <w:noProof/>
            </w:rPr>
            <w:t>V1.27</w:t>
          </w:r>
          <w:r w:rsidRPr="10853FB9">
            <w:fldChar w:fldCharType="end"/>
          </w:r>
          <w:r w:rsidRPr="10853FB9">
            <w:rPr>
              <w:rFonts w:eastAsiaTheme="minorEastAsia"/>
              <w:b/>
              <w:bCs/>
            </w:rPr>
            <w:t>(</w:t>
          </w:r>
          <w:r w:rsidRPr="10853FB9">
            <w:fldChar w:fldCharType="begin"/>
          </w:r>
          <w:r>
            <w:rPr>
              <w:rFonts w:eastAsiaTheme="minorEastAsia"/>
              <w:b/>
              <w:noProof/>
              <w:szCs w:val="20"/>
            </w:rPr>
            <w:instrText xml:space="preserve"> STYLEREF  ZDOCRELDATE  \* MERGEFORMAT </w:instrText>
          </w:r>
          <w:r w:rsidRPr="10853FB9">
            <w:rPr>
              <w:rFonts w:eastAsiaTheme="minorEastAsia"/>
              <w:b/>
              <w:noProof/>
              <w:szCs w:val="20"/>
            </w:rPr>
            <w:fldChar w:fldCharType="separate"/>
          </w:r>
          <w:r w:rsidR="00E55E24" w:rsidRPr="00E55E24">
            <w:rPr>
              <w:rFonts w:eastAsiaTheme="minorEastAsia"/>
              <w:b/>
              <w:bCs/>
              <w:noProof/>
            </w:rPr>
            <w:t>2026-05-11</w:t>
          </w:r>
          <w:r w:rsidRPr="10853FB9">
            <w:fldChar w:fldCharType="end"/>
          </w:r>
          <w:r w:rsidRPr="10853FB9">
            <w:rPr>
              <w:rFonts w:eastAsiaTheme="minorEastAsia"/>
              <w:b/>
              <w:bCs/>
            </w:rPr>
            <w:t>)</w:t>
          </w:r>
        </w:p>
      </w:tc>
      <w:tc>
        <w:tcPr>
          <w:tcW w:w="2024" w:type="dxa"/>
        </w:tcPr>
        <w:p w14:paraId="23DDE341" w14:textId="77777777" w:rsidR="00DE5A65" w:rsidRPr="0038165D" w:rsidRDefault="00DE5A65" w:rsidP="0038165D">
          <w:pPr>
            <w:pStyle w:val="a5"/>
            <w:wordWrap w:val="0"/>
            <w:jc w:val="right"/>
            <w:rPr>
              <w:rFonts w:eastAsiaTheme="minorEastAsia"/>
              <w:b/>
            </w:rPr>
          </w:pPr>
          <w:r w:rsidRPr="00902792">
            <w:rPr>
              <w:rStyle w:val="a9"/>
              <w:b/>
            </w:rPr>
            <w:fldChar w:fldCharType="begin"/>
          </w:r>
          <w:r w:rsidRPr="00902792">
            <w:rPr>
              <w:rStyle w:val="a9"/>
              <w:b/>
            </w:rPr>
            <w:instrText xml:space="preserve"> PAGE </w:instrText>
          </w:r>
          <w:r w:rsidRPr="00902792">
            <w:rPr>
              <w:rStyle w:val="a9"/>
              <w:b/>
            </w:rPr>
            <w:fldChar w:fldCharType="separate"/>
          </w:r>
          <w:r>
            <w:rPr>
              <w:rStyle w:val="a9"/>
              <w:b/>
              <w:noProof/>
            </w:rPr>
            <w:t>7</w:t>
          </w:r>
          <w:r w:rsidRPr="00902792">
            <w:rPr>
              <w:rStyle w:val="a9"/>
              <w:b/>
            </w:rPr>
            <w:fldChar w:fldCharType="end"/>
          </w:r>
        </w:p>
      </w:tc>
    </w:tr>
  </w:tbl>
  <w:p w14:paraId="2143C411" w14:textId="4A0C9E9D" w:rsidR="00DE5A65" w:rsidRPr="004A68B6" w:rsidRDefault="00DE5A65" w:rsidP="0005056E">
    <w:pPr>
      <w:pStyle w:val="a5"/>
      <w:tabs>
        <w:tab w:val="clear" w:pos="4153"/>
        <w:tab w:val="clear" w:pos="8306"/>
      </w:tabs>
      <w:spacing w:before="0" w:after="0" w:line="240" w:lineRule="auto"/>
      <w:jc w:val="center"/>
      <w:rPr>
        <w:rFonts w:eastAsiaTheme="minorEastAsia"/>
        <w:b/>
      </w:rPr>
    </w:pPr>
    <w:r w:rsidRPr="004A68B6">
      <w:rPr>
        <w:b/>
      </w:rPr>
      <w:fldChar w:fldCharType="begin"/>
    </w:r>
    <w:r w:rsidRPr="004A68B6">
      <w:rPr>
        <w:b/>
      </w:rPr>
      <w:instrText xml:space="preserve"> STYLEREF  ZDOCTITLE </w:instrText>
    </w:r>
    <w:r w:rsidRPr="004A68B6">
      <w:rPr>
        <w:b/>
      </w:rPr>
      <w:fldChar w:fldCharType="separate"/>
    </w:r>
    <w:r w:rsidR="00E55E24">
      <w:rPr>
        <w:b/>
        <w:noProof/>
      </w:rPr>
      <w:t>Audio DSP Development Tutorial</w:t>
    </w:r>
    <w:r w:rsidRPr="004A68B6">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880D" w14:textId="77777777" w:rsidR="00DE5A65" w:rsidRDefault="00DE5A65" w:rsidP="007A2808">
    <w:pPr>
      <w:spacing w:before="0" w:after="0" w:line="240" w:lineRule="auto"/>
      <w:rPr>
        <w:kern w:val="0"/>
      </w:rPr>
    </w:pPr>
  </w:p>
  <w:tbl>
    <w:tblPr>
      <w:tblW w:w="0" w:type="auto"/>
      <w:tblLook w:val="01E0" w:firstRow="1" w:lastRow="1" w:firstColumn="1" w:lastColumn="1" w:noHBand="0" w:noVBand="0"/>
    </w:tblPr>
    <w:tblGrid>
      <w:gridCol w:w="1998"/>
      <w:gridCol w:w="7244"/>
    </w:tblGrid>
    <w:tr w:rsidR="00DE5A65" w:rsidRPr="00902792" w14:paraId="76CDF171" w14:textId="77777777" w:rsidTr="10853FB9">
      <w:tc>
        <w:tcPr>
          <w:tcW w:w="1998" w:type="dxa"/>
        </w:tcPr>
        <w:p w14:paraId="65DC46EB" w14:textId="77777777" w:rsidR="00DE5A65" w:rsidRPr="00902792" w:rsidRDefault="00DE5A65" w:rsidP="0038165D">
          <w:pPr>
            <w:jc w:val="left"/>
            <w:rPr>
              <w:rFonts w:eastAsiaTheme="minorEastAsia" w:cs="Arial"/>
              <w:b/>
              <w:kern w:val="0"/>
              <w:szCs w:val="20"/>
            </w:rPr>
          </w:pPr>
          <w:r w:rsidRPr="00902792">
            <w:rPr>
              <w:rStyle w:val="a9"/>
              <w:b/>
            </w:rPr>
            <w:fldChar w:fldCharType="begin"/>
          </w:r>
          <w:r w:rsidRPr="00902792">
            <w:rPr>
              <w:rStyle w:val="a9"/>
              <w:b/>
            </w:rPr>
            <w:instrText xml:space="preserve"> PAGE </w:instrText>
          </w:r>
          <w:r w:rsidRPr="00902792">
            <w:rPr>
              <w:rStyle w:val="a9"/>
              <w:b/>
            </w:rPr>
            <w:fldChar w:fldCharType="separate"/>
          </w:r>
          <w:r>
            <w:rPr>
              <w:rStyle w:val="a9"/>
              <w:b/>
              <w:noProof/>
            </w:rPr>
            <w:t>44</w:t>
          </w:r>
          <w:r w:rsidRPr="00902792">
            <w:rPr>
              <w:rStyle w:val="a9"/>
              <w:b/>
            </w:rPr>
            <w:fldChar w:fldCharType="end"/>
          </w:r>
        </w:p>
      </w:tc>
      <w:tc>
        <w:tcPr>
          <w:tcW w:w="7244" w:type="dxa"/>
        </w:tcPr>
        <w:p w14:paraId="4E99A14D" w14:textId="35081B87" w:rsidR="00DE5A65" w:rsidRPr="00371D3C" w:rsidRDefault="00DE5A65" w:rsidP="10853FB9">
          <w:pPr>
            <w:pStyle w:val="a5"/>
            <w:wordWrap w:val="0"/>
            <w:jc w:val="right"/>
            <w:rPr>
              <w:b/>
              <w:bCs/>
            </w:rPr>
          </w:pPr>
          <w:r w:rsidRPr="10853FB9">
            <w:fldChar w:fldCharType="begin"/>
          </w:r>
          <w:r>
            <w:rPr>
              <w:b/>
              <w:noProof/>
            </w:rPr>
            <w:instrText xml:space="preserve"> STYLEREF  ZDOCNO  \* MERGEFORMAT </w:instrText>
          </w:r>
          <w:r w:rsidRPr="10853FB9">
            <w:rPr>
              <w:b/>
              <w:noProof/>
            </w:rPr>
            <w:fldChar w:fldCharType="separate"/>
          </w:r>
          <w:r w:rsidR="00E55E24" w:rsidRPr="00E55E24">
            <w:rPr>
              <w:b/>
              <w:bCs/>
              <w:noProof/>
            </w:rPr>
            <w:t>N</w:t>
          </w:r>
          <w:r w:rsidR="00E55E24" w:rsidRPr="00E55E24">
            <w:rPr>
              <w:noProof/>
            </w:rPr>
            <w:t>/A</w:t>
          </w:r>
          <w:r w:rsidRPr="10853FB9">
            <w:fldChar w:fldCharType="end"/>
          </w:r>
          <w:r w:rsidRPr="10853FB9">
            <w:fldChar w:fldCharType="begin"/>
          </w:r>
          <w:r>
            <w:rPr>
              <w:b/>
              <w:noProof/>
            </w:rPr>
            <w:instrText xml:space="preserve"> STYLEREF  ZDOCVER  \* MERGEFORMAT </w:instrText>
          </w:r>
          <w:r w:rsidRPr="10853FB9">
            <w:rPr>
              <w:b/>
              <w:noProof/>
            </w:rPr>
            <w:fldChar w:fldCharType="separate"/>
          </w:r>
          <w:r w:rsidR="00E55E24" w:rsidRPr="00E55E24">
            <w:rPr>
              <w:b/>
              <w:bCs/>
              <w:noProof/>
            </w:rPr>
            <w:t>V1.27</w:t>
          </w:r>
          <w:r w:rsidRPr="10853FB9">
            <w:fldChar w:fldCharType="end"/>
          </w:r>
          <w:r w:rsidRPr="10853FB9">
            <w:rPr>
              <w:rFonts w:eastAsiaTheme="minorEastAsia"/>
              <w:b/>
              <w:bCs/>
            </w:rPr>
            <w:t xml:space="preserve"> (</w:t>
          </w:r>
          <w:r w:rsidRPr="10853FB9">
            <w:fldChar w:fldCharType="begin"/>
          </w:r>
          <w:r>
            <w:rPr>
              <w:rFonts w:eastAsiaTheme="minorEastAsia"/>
              <w:b/>
              <w:noProof/>
            </w:rPr>
            <w:instrText xml:space="preserve"> STYLEREF  ZDOCRELDATE  \* MERGEFORMAT </w:instrText>
          </w:r>
          <w:r w:rsidRPr="10853FB9">
            <w:rPr>
              <w:rFonts w:eastAsiaTheme="minorEastAsia"/>
              <w:b/>
              <w:noProof/>
            </w:rPr>
            <w:fldChar w:fldCharType="separate"/>
          </w:r>
          <w:r w:rsidR="00E55E24" w:rsidRPr="00E55E24">
            <w:rPr>
              <w:rFonts w:eastAsiaTheme="minorEastAsia"/>
              <w:b/>
              <w:bCs/>
              <w:noProof/>
            </w:rPr>
            <w:t>2026-05-11</w:t>
          </w:r>
          <w:r w:rsidRPr="10853FB9">
            <w:fldChar w:fldCharType="end"/>
          </w:r>
          <w:r w:rsidRPr="10853FB9">
            <w:rPr>
              <w:rFonts w:eastAsiaTheme="minorEastAsia"/>
              <w:b/>
              <w:bCs/>
            </w:rPr>
            <w:t>)</w:t>
          </w:r>
        </w:p>
      </w:tc>
    </w:tr>
  </w:tbl>
  <w:p w14:paraId="55B48086" w14:textId="212141AD" w:rsidR="00DE5A65" w:rsidRPr="004A68B6" w:rsidRDefault="00DE5A65" w:rsidP="0005056E">
    <w:pPr>
      <w:pStyle w:val="a5"/>
      <w:tabs>
        <w:tab w:val="clear" w:pos="4153"/>
        <w:tab w:val="clear" w:pos="8306"/>
      </w:tabs>
      <w:spacing w:before="0" w:after="0" w:line="240" w:lineRule="auto"/>
      <w:jc w:val="center"/>
      <w:rPr>
        <w:rFonts w:eastAsiaTheme="minorEastAsia"/>
        <w:b/>
      </w:rPr>
    </w:pPr>
    <w:r w:rsidRPr="004A68B6">
      <w:rPr>
        <w:b/>
      </w:rPr>
      <w:fldChar w:fldCharType="begin"/>
    </w:r>
    <w:r w:rsidRPr="004A68B6">
      <w:rPr>
        <w:b/>
      </w:rPr>
      <w:instrText xml:space="preserve"> STYLEREF  ZDOCTITLE </w:instrText>
    </w:r>
    <w:r w:rsidRPr="004A68B6">
      <w:rPr>
        <w:b/>
      </w:rPr>
      <w:fldChar w:fldCharType="separate"/>
    </w:r>
    <w:r w:rsidR="00E55E24">
      <w:rPr>
        <w:b/>
        <w:noProof/>
      </w:rPr>
      <w:t>Audio DSP Development Tutorial</w:t>
    </w:r>
    <w:r w:rsidRPr="004A68B6">
      <w:rPr>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2ACAD" w14:textId="77777777" w:rsidR="00DE5A65" w:rsidRDefault="00DE5A65" w:rsidP="007A2808">
    <w:pPr>
      <w:spacing w:before="0" w:after="0" w:line="240" w:lineRule="auto"/>
      <w:rPr>
        <w:kern w:val="0"/>
      </w:rPr>
    </w:pPr>
  </w:p>
  <w:tbl>
    <w:tblPr>
      <w:tblW w:w="0" w:type="auto"/>
      <w:tblLook w:val="01E0" w:firstRow="1" w:lastRow="1" w:firstColumn="1" w:lastColumn="1" w:noHBand="0" w:noVBand="0"/>
    </w:tblPr>
    <w:tblGrid>
      <w:gridCol w:w="7218"/>
      <w:gridCol w:w="2024"/>
    </w:tblGrid>
    <w:tr w:rsidR="00DE5A65" w:rsidRPr="00902792" w14:paraId="54A59ED9" w14:textId="77777777" w:rsidTr="10853FB9">
      <w:tc>
        <w:tcPr>
          <w:tcW w:w="7218" w:type="dxa"/>
        </w:tcPr>
        <w:p w14:paraId="35574C6E" w14:textId="52A4669D" w:rsidR="00DE5A65" w:rsidRPr="00902792" w:rsidRDefault="00DE5A65" w:rsidP="10853FB9">
          <w:pPr>
            <w:jc w:val="left"/>
            <w:rPr>
              <w:rFonts w:eastAsia="新細明體" w:cs="Arial"/>
              <w:b/>
              <w:bCs/>
            </w:rPr>
          </w:pPr>
          <w:r w:rsidRPr="10853FB9">
            <w:fldChar w:fldCharType="begin"/>
          </w:r>
          <w:r>
            <w:rPr>
              <w:b/>
              <w:noProof/>
              <w:szCs w:val="20"/>
            </w:rPr>
            <w:instrText xml:space="preserve"> STYLEREF  ZDOCNO  \* MERGEFORMAT </w:instrText>
          </w:r>
          <w:r w:rsidRPr="10853FB9">
            <w:rPr>
              <w:b/>
              <w:noProof/>
              <w:szCs w:val="20"/>
            </w:rPr>
            <w:fldChar w:fldCharType="separate"/>
          </w:r>
          <w:r w:rsidR="00E55E24" w:rsidRPr="00E55E24">
            <w:rPr>
              <w:b/>
              <w:bCs/>
              <w:noProof/>
            </w:rPr>
            <w:t>N</w:t>
          </w:r>
          <w:r w:rsidR="00E55E24" w:rsidRPr="00E55E24">
            <w:rPr>
              <w:noProof/>
            </w:rPr>
            <w:t>/A</w:t>
          </w:r>
          <w:r w:rsidRPr="10853FB9">
            <w:fldChar w:fldCharType="end"/>
          </w:r>
          <w:r w:rsidRPr="10853FB9">
            <w:fldChar w:fldCharType="begin"/>
          </w:r>
          <w:r>
            <w:rPr>
              <w:b/>
              <w:noProof/>
              <w:szCs w:val="20"/>
            </w:rPr>
            <w:instrText xml:space="preserve"> STYLEREF  ZDOCVER  \* MERGEFORMAT </w:instrText>
          </w:r>
          <w:r w:rsidRPr="10853FB9">
            <w:rPr>
              <w:b/>
              <w:noProof/>
              <w:szCs w:val="20"/>
            </w:rPr>
            <w:fldChar w:fldCharType="separate"/>
          </w:r>
          <w:r w:rsidR="00E55E24" w:rsidRPr="00E55E24">
            <w:rPr>
              <w:b/>
              <w:bCs/>
              <w:noProof/>
            </w:rPr>
            <w:t>V1.27</w:t>
          </w:r>
          <w:r w:rsidRPr="10853FB9">
            <w:fldChar w:fldCharType="end"/>
          </w:r>
          <w:r w:rsidRPr="10853FB9">
            <w:rPr>
              <w:rFonts w:eastAsiaTheme="minorEastAsia"/>
              <w:b/>
              <w:bCs/>
            </w:rPr>
            <w:t>(</w:t>
          </w:r>
          <w:r w:rsidRPr="10853FB9">
            <w:fldChar w:fldCharType="begin"/>
          </w:r>
          <w:r>
            <w:rPr>
              <w:rFonts w:eastAsiaTheme="minorEastAsia"/>
              <w:b/>
              <w:noProof/>
              <w:szCs w:val="20"/>
            </w:rPr>
            <w:instrText xml:space="preserve"> STYLEREF  ZDOCRELDATE  \* MERGEFORMAT </w:instrText>
          </w:r>
          <w:r w:rsidRPr="10853FB9">
            <w:rPr>
              <w:rFonts w:eastAsiaTheme="minorEastAsia"/>
              <w:b/>
              <w:noProof/>
              <w:szCs w:val="20"/>
            </w:rPr>
            <w:fldChar w:fldCharType="separate"/>
          </w:r>
          <w:r w:rsidR="00E55E24" w:rsidRPr="00E55E24">
            <w:rPr>
              <w:rFonts w:eastAsiaTheme="minorEastAsia"/>
              <w:b/>
              <w:bCs/>
              <w:noProof/>
            </w:rPr>
            <w:t>2026-05-11</w:t>
          </w:r>
          <w:r w:rsidRPr="10853FB9">
            <w:fldChar w:fldCharType="end"/>
          </w:r>
          <w:r w:rsidRPr="10853FB9">
            <w:rPr>
              <w:rFonts w:eastAsiaTheme="minorEastAsia"/>
              <w:b/>
              <w:bCs/>
            </w:rPr>
            <w:t>)</w:t>
          </w:r>
        </w:p>
      </w:tc>
      <w:tc>
        <w:tcPr>
          <w:tcW w:w="2024" w:type="dxa"/>
        </w:tcPr>
        <w:p w14:paraId="711BDACB" w14:textId="77777777" w:rsidR="00DE5A65" w:rsidRPr="0038165D" w:rsidRDefault="00DE5A65" w:rsidP="0038165D">
          <w:pPr>
            <w:pStyle w:val="a5"/>
            <w:wordWrap w:val="0"/>
            <w:jc w:val="right"/>
            <w:rPr>
              <w:rFonts w:eastAsiaTheme="minorEastAsia"/>
              <w:b/>
            </w:rPr>
          </w:pPr>
          <w:r w:rsidRPr="00902792">
            <w:rPr>
              <w:rStyle w:val="a9"/>
              <w:b/>
            </w:rPr>
            <w:fldChar w:fldCharType="begin"/>
          </w:r>
          <w:r w:rsidRPr="00902792">
            <w:rPr>
              <w:rStyle w:val="a9"/>
              <w:b/>
            </w:rPr>
            <w:instrText xml:space="preserve"> PAGE </w:instrText>
          </w:r>
          <w:r w:rsidRPr="00902792">
            <w:rPr>
              <w:rStyle w:val="a9"/>
              <w:b/>
            </w:rPr>
            <w:fldChar w:fldCharType="separate"/>
          </w:r>
          <w:r>
            <w:rPr>
              <w:rStyle w:val="a9"/>
              <w:b/>
              <w:noProof/>
            </w:rPr>
            <w:t>43</w:t>
          </w:r>
          <w:r w:rsidRPr="00902792">
            <w:rPr>
              <w:rStyle w:val="a9"/>
              <w:b/>
            </w:rPr>
            <w:fldChar w:fldCharType="end"/>
          </w:r>
        </w:p>
      </w:tc>
    </w:tr>
  </w:tbl>
  <w:p w14:paraId="70CBC378" w14:textId="3B940733" w:rsidR="00DE5A65" w:rsidRPr="004A68B6" w:rsidRDefault="00DE5A65" w:rsidP="0005056E">
    <w:pPr>
      <w:pStyle w:val="a5"/>
      <w:tabs>
        <w:tab w:val="clear" w:pos="4153"/>
        <w:tab w:val="clear" w:pos="8306"/>
      </w:tabs>
      <w:spacing w:before="0" w:after="0" w:line="240" w:lineRule="auto"/>
      <w:jc w:val="center"/>
      <w:rPr>
        <w:rFonts w:eastAsiaTheme="minorEastAsia"/>
        <w:b/>
      </w:rPr>
    </w:pPr>
    <w:r w:rsidRPr="004A68B6">
      <w:rPr>
        <w:b/>
      </w:rPr>
      <w:fldChar w:fldCharType="begin"/>
    </w:r>
    <w:r w:rsidRPr="004A68B6">
      <w:rPr>
        <w:b/>
      </w:rPr>
      <w:instrText xml:space="preserve"> STYLEREF  ZDOCTITLE </w:instrText>
    </w:r>
    <w:r w:rsidRPr="004A68B6">
      <w:rPr>
        <w:b/>
      </w:rPr>
      <w:fldChar w:fldCharType="separate"/>
    </w:r>
    <w:r w:rsidR="00E55E24">
      <w:rPr>
        <w:b/>
        <w:noProof/>
      </w:rPr>
      <w:t>Audio DSP Development Tutorial</w:t>
    </w:r>
    <w:r w:rsidRPr="004A68B6">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1F836" w14:textId="77777777" w:rsidR="008A142E" w:rsidRDefault="008A142E">
      <w:r>
        <w:separator/>
      </w:r>
    </w:p>
    <w:p w14:paraId="71EC22B4" w14:textId="77777777" w:rsidR="008A142E" w:rsidRDefault="008A142E"/>
  </w:footnote>
  <w:footnote w:type="continuationSeparator" w:id="0">
    <w:p w14:paraId="0D1FBFF8" w14:textId="77777777" w:rsidR="008A142E" w:rsidRDefault="008A142E">
      <w:r>
        <w:continuationSeparator/>
      </w:r>
    </w:p>
    <w:p w14:paraId="16144717" w14:textId="77777777" w:rsidR="008A142E" w:rsidRDefault="008A14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BA0C9" w14:textId="01D3FD9C" w:rsidR="00DE5A65" w:rsidRDefault="00000000">
    <w:pPr>
      <w:pStyle w:val="a4"/>
    </w:pPr>
    <w:r>
      <w:rPr>
        <w:noProof/>
      </w:rPr>
      <w:pict w14:anchorId="3CB4FDE6">
        <v:shapetype id="_x0000_t202" coordsize="21600,21600" o:spt="202" path="m,l,21600r21600,l21600,xe">
          <v:stroke joinstyle="miter"/>
          <v:path gradientshapeok="t" o:connecttype="rect"/>
        </v:shapetype>
        <v:shape id="MSIPCMc8ce414ca23bbfdef7768da0" o:spid="_x0000_s1054" type="#_x0000_t202" alt="{&quot;HashCode&quot;:1986194136,&quot;Height&quot;:841.0,&quot;Width&quot;:595.0,&quot;Placement&quot;:&quot;Header&quot;,&quot;Index&quot;:&quot;OddAndEven&quot;,&quot;Section&quot;:1,&quot;Top&quot;:0.0,&quot;Left&quot;:0.0}" style="position:absolute;left:0;text-align:left;margin-left:0;margin-top:15pt;width:595.35pt;height:21.55pt;z-index:251672576;mso-wrap-style:square;mso-position-horizontal:absolute;mso-position-horizontal-relative:page;mso-position-vertical:absolute;mso-position-vertical-relative:page;v-text-anchor:top" o:allowincell="f" filled="f" stroked="f">
          <v:textbox style="mso-next-textbox:#MSIPCMc8ce414ca23bbfdef7768da0" inset=",0,20pt,0">
            <w:txbxContent>
              <w:p w14:paraId="0AEE979F" w14:textId="1A459A8A" w:rsidR="00DE5A65" w:rsidRPr="005C4CCA" w:rsidRDefault="00DE5A65" w:rsidP="005C4CCA">
                <w:pPr>
                  <w:spacing w:before="0" w:after="0"/>
                  <w:jc w:val="right"/>
                  <w:rPr>
                    <w:rFonts w:cs="Calibri"/>
                    <w:color w:val="FF0000"/>
                    <w:sz w:val="24"/>
                  </w:rPr>
                </w:pPr>
                <w:r w:rsidRPr="005C4CCA">
                  <w:rPr>
                    <w:rFonts w:cs="Calibri"/>
                    <w:color w:val="FF0000"/>
                    <w:sz w:val="24"/>
                  </w:rPr>
                  <w:t>Confidential C</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E3138A" w14:paraId="2FE61860" w14:textId="77777777" w:rsidTr="10853FB9">
      <w:trPr>
        <w:cantSplit/>
        <w:trHeight w:val="905"/>
        <w:tblHeader/>
      </w:trPr>
      <w:tc>
        <w:tcPr>
          <w:tcW w:w="3600" w:type="dxa"/>
          <w:tcBorders>
            <w:top w:val="single" w:sz="12" w:space="0" w:color="auto"/>
            <w:left w:val="single" w:sz="12" w:space="0" w:color="auto"/>
            <w:bottom w:val="single" w:sz="12" w:space="0" w:color="auto"/>
            <w:right w:val="single" w:sz="4" w:space="0" w:color="auto"/>
          </w:tcBorders>
          <w:vAlign w:val="center"/>
        </w:tcPr>
        <w:p w14:paraId="7297378B" w14:textId="05FD3971" w:rsidR="00DE5A65" w:rsidRPr="00E3138A" w:rsidRDefault="00000000" w:rsidP="00E3138A">
          <w:pPr>
            <w:keepLines/>
            <w:tabs>
              <w:tab w:val="center" w:pos="4320"/>
              <w:tab w:val="right" w:pos="8640"/>
            </w:tabs>
            <w:snapToGrid/>
            <w:spacing w:line="360" w:lineRule="atLeast"/>
            <w:textAlignment w:val="baseline"/>
            <w:rPr>
              <w:rFonts w:eastAsia="新細明體" w:cs="新細明體"/>
              <w:b/>
              <w:iCs/>
              <w:kern w:val="0"/>
              <w:sz w:val="28"/>
            </w:rPr>
          </w:pPr>
          <w:r>
            <w:rPr>
              <w:rFonts w:cs="新細明體"/>
              <w:b/>
              <w:iCs/>
              <w:noProof/>
              <w:kern w:val="0"/>
              <w:sz w:val="28"/>
            </w:rPr>
            <w:pict w14:anchorId="5E91628A">
              <v:shapetype id="_x0000_t202" coordsize="21600,21600" o:spt="202" path="m,l,21600r21600,l21600,xe">
                <v:stroke joinstyle="miter"/>
                <v:path gradientshapeok="t" o:connecttype="rect"/>
              </v:shapetype>
              <v:shape id="MSIPCMa8e44aad86635b0af7851c99" o:spid="_x0000_s1052" type="#_x0000_t202" alt="{&quot;HashCode&quot;:1986194136,&quot;Height&quot;:841.0,&quot;Width&quot;:595.0,&quot;Placement&quot;:&quot;Header&quot;,&quot;Index&quot;:&quot;Primary&quot;,&quot;Section&quot;:1,&quot;Top&quot;:0.0,&quot;Left&quot;:0.0}" style="position:absolute;left:0;text-align:left;margin-left:0;margin-top:15pt;width:595.35pt;height:21.55pt;z-index:251670528;mso-wrap-style:square;mso-position-horizontal:absolute;mso-position-horizontal-relative:page;mso-position-vertical:absolute;mso-position-vertical-relative:page;v-text-anchor:top" o:allowincell="f" filled="f" stroked="f">
                <v:textbox style="mso-next-textbox:#MSIPCMa8e44aad86635b0af7851c99" inset=",0,20pt,0">
                  <w:txbxContent>
                    <w:p w14:paraId="26B8BECD" w14:textId="48F5490C" w:rsidR="00DE5A65" w:rsidRPr="005C4CCA" w:rsidRDefault="00DE5A65" w:rsidP="005C4CCA">
                      <w:pPr>
                        <w:spacing w:before="0" w:after="0"/>
                        <w:jc w:val="right"/>
                        <w:rPr>
                          <w:rFonts w:cs="Calibri"/>
                          <w:color w:val="FF0000"/>
                          <w:sz w:val="24"/>
                        </w:rPr>
                      </w:pPr>
                      <w:r w:rsidRPr="005C4CCA">
                        <w:rPr>
                          <w:rFonts w:cs="Calibri"/>
                          <w:color w:val="FF0000"/>
                          <w:sz w:val="24"/>
                        </w:rPr>
                        <w:t>Confidential C</w:t>
                      </w:r>
                    </w:p>
                  </w:txbxContent>
                </v:textbox>
                <w10:wrap anchorx="page" anchory="page"/>
              </v:shape>
            </w:pict>
          </w:r>
          <w:r w:rsidR="00DE5A65">
            <w:rPr>
              <w:rFonts w:cs="新細明體"/>
              <w:b/>
              <w:iCs/>
              <w:noProof/>
              <w:kern w:val="0"/>
              <w:sz w:val="28"/>
            </w:rPr>
            <w:drawing>
              <wp:inline distT="0" distB="0" distL="0" distR="0" wp14:anchorId="30D32F75" wp14:editId="30D07100">
                <wp:extent cx="2105660" cy="533400"/>
                <wp:effectExtent l="19050" t="0" r="8890" b="0"/>
                <wp:docPr id="115"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tcBorders>
            <w:top w:val="single" w:sz="12" w:space="0" w:color="auto"/>
            <w:left w:val="single" w:sz="4" w:space="0" w:color="auto"/>
            <w:bottom w:val="single" w:sz="12" w:space="0" w:color="auto"/>
            <w:right w:val="single" w:sz="12" w:space="0" w:color="auto"/>
          </w:tcBorders>
          <w:vAlign w:val="center"/>
        </w:tcPr>
        <w:p w14:paraId="2E3ACB81" w14:textId="77777777" w:rsidR="00DE5A65" w:rsidRPr="005E0BE9" w:rsidRDefault="00DE5A65" w:rsidP="10853FB9">
          <w:pPr>
            <w:shd w:val="clear" w:color="auto" w:fill="FFFFFF" w:themeFill="background1"/>
            <w:spacing w:line="240" w:lineRule="auto"/>
            <w:jc w:val="right"/>
            <w:rPr>
              <w:rFonts w:eastAsiaTheme="minorEastAsia"/>
            </w:rPr>
          </w:pPr>
          <w:r w:rsidRPr="10853FB9">
            <w:fldChar w:fldCharType="begin"/>
          </w:r>
          <w:r>
            <w:rPr>
              <w:noProof/>
              <w:szCs w:val="20"/>
            </w:rPr>
            <w:instrText xml:space="preserve"> STYLEREF  ZDOCNO  \* MERGEFORMAT </w:instrText>
          </w:r>
          <w:r w:rsidRPr="10853FB9">
            <w:rPr>
              <w:noProof/>
              <w:szCs w:val="20"/>
            </w:rPr>
            <w:fldChar w:fldCharType="separate"/>
          </w:r>
          <w:r w:rsidRPr="10853FB9">
            <w:rPr>
              <w:noProof/>
            </w:rPr>
            <w:t>N</w:t>
          </w:r>
          <w:r w:rsidRPr="00D72AEB">
            <w:rPr>
              <w:noProof/>
            </w:rPr>
            <w:t>/A</w:t>
          </w:r>
          <w:r w:rsidRPr="10853FB9">
            <w:fldChar w:fldCharType="end"/>
          </w:r>
          <w:r w:rsidRPr="10853FB9">
            <w:fldChar w:fldCharType="begin"/>
          </w:r>
          <w:r>
            <w:rPr>
              <w:noProof/>
              <w:szCs w:val="20"/>
            </w:rPr>
            <w:instrText xml:space="preserve"> STYLEREF  ZDOCVER  \* MERGEFORMAT </w:instrText>
          </w:r>
          <w:r w:rsidRPr="10853FB9">
            <w:rPr>
              <w:noProof/>
              <w:szCs w:val="20"/>
            </w:rPr>
            <w:fldChar w:fldCharType="separate"/>
          </w:r>
          <w:r w:rsidRPr="10853FB9">
            <w:rPr>
              <w:noProof/>
            </w:rPr>
            <w:t>V1.12</w:t>
          </w:r>
          <w:r w:rsidRPr="10853FB9">
            <w:fldChar w:fldCharType="end"/>
          </w:r>
          <w:r w:rsidRPr="10853FB9">
            <w:rPr>
              <w:rFonts w:eastAsiaTheme="minorEastAsia"/>
            </w:rPr>
            <w:t xml:space="preserve">  (</w:t>
          </w:r>
          <w:r w:rsidRPr="10853FB9">
            <w:fldChar w:fldCharType="begin"/>
          </w:r>
          <w:r>
            <w:rPr>
              <w:rFonts w:eastAsiaTheme="minorEastAsia"/>
              <w:noProof/>
              <w:szCs w:val="20"/>
            </w:rPr>
            <w:instrText xml:space="preserve"> STYLEREF  ZDOCRELDATE  \* MERGEFORMAT </w:instrText>
          </w:r>
          <w:r w:rsidRPr="10853FB9">
            <w:rPr>
              <w:rFonts w:eastAsiaTheme="minorEastAsia"/>
              <w:noProof/>
              <w:szCs w:val="20"/>
            </w:rPr>
            <w:fldChar w:fldCharType="separate"/>
          </w:r>
          <w:r w:rsidRPr="10853FB9">
            <w:rPr>
              <w:rFonts w:eastAsiaTheme="minorEastAsia"/>
              <w:noProof/>
            </w:rPr>
            <w:t>2020-04-20</w:t>
          </w:r>
          <w:r w:rsidRPr="10853FB9">
            <w:fldChar w:fldCharType="end"/>
          </w:r>
          <w:r w:rsidRPr="10853FB9">
            <w:rPr>
              <w:rFonts w:eastAsiaTheme="minorEastAsia"/>
            </w:rPr>
            <w:t>)</w:t>
          </w:r>
        </w:p>
        <w:p w14:paraId="209DDF05" w14:textId="77777777" w:rsidR="00DE5A65" w:rsidRPr="005E0BE9" w:rsidRDefault="00DE5A65" w:rsidP="10853FB9">
          <w:pPr>
            <w:shd w:val="clear" w:color="auto" w:fill="FFFFFF" w:themeFill="background1"/>
            <w:spacing w:line="240" w:lineRule="auto"/>
            <w:jc w:val="right"/>
            <w:rPr>
              <w:rFonts w:eastAsiaTheme="minorEastAsia"/>
            </w:rPr>
          </w:pPr>
          <w:r w:rsidRPr="10853FB9">
            <w:fldChar w:fldCharType="begin"/>
          </w:r>
          <w:r>
            <w:rPr>
              <w:b/>
              <w:bCs/>
              <w:noProof/>
            </w:rPr>
            <w:instrText xml:space="preserve"> STYLEREF  ZDOCPHASE  \* MERGEFORMAT </w:instrText>
          </w:r>
          <w:r w:rsidRPr="10853FB9">
            <w:rPr>
              <w:b/>
              <w:bCs/>
              <w:noProof/>
            </w:rPr>
            <w:fldChar w:fldCharType="separate"/>
          </w:r>
          <w:r>
            <w:rPr>
              <w:rFonts w:eastAsia="新細明體"/>
              <w:noProof/>
            </w:rPr>
            <w:t>錯誤</w:t>
          </w:r>
          <w:r>
            <w:rPr>
              <w:rFonts w:eastAsia="新細明體"/>
              <w:noProof/>
            </w:rPr>
            <w:t xml:space="preserve">! </w:t>
          </w:r>
          <w:r>
            <w:rPr>
              <w:rFonts w:eastAsia="新細明體"/>
              <w:noProof/>
            </w:rPr>
            <w:t>使用</w:t>
          </w:r>
          <w:r>
            <w:rPr>
              <w:rFonts w:eastAsia="新細明體"/>
              <w:noProof/>
            </w:rPr>
            <w:t xml:space="preserve"> [</w:t>
          </w:r>
          <w:r>
            <w:rPr>
              <w:rFonts w:eastAsia="新細明體"/>
              <w:noProof/>
            </w:rPr>
            <w:t>常用</w:t>
          </w:r>
          <w:r>
            <w:rPr>
              <w:rFonts w:eastAsia="新細明體"/>
              <w:noProof/>
            </w:rPr>
            <w:t xml:space="preserve">] </w:t>
          </w:r>
          <w:r>
            <w:rPr>
              <w:rFonts w:eastAsia="新細明體"/>
              <w:noProof/>
            </w:rPr>
            <w:t>索引標籤將</w:t>
          </w:r>
          <w:r>
            <w:rPr>
              <w:rFonts w:eastAsia="新細明體"/>
              <w:noProof/>
            </w:rPr>
            <w:t xml:space="preserve"> ZDOCPHASE </w:t>
          </w:r>
          <w:r>
            <w:rPr>
              <w:rFonts w:eastAsia="新細明體"/>
              <w:noProof/>
            </w:rPr>
            <w:t>套用到您想要在此處顯示的文字。</w:t>
          </w:r>
          <w:r w:rsidRPr="10853FB9">
            <w:fldChar w:fldCharType="end"/>
          </w:r>
        </w:p>
        <w:p w14:paraId="63817D69" w14:textId="77777777" w:rsidR="00DE5A65" w:rsidRPr="005E0BE9" w:rsidRDefault="00DE5A65" w:rsidP="10853FB9">
          <w:pPr>
            <w:shd w:val="clear" w:color="auto" w:fill="FFFFFF" w:themeFill="background1"/>
            <w:spacing w:line="240" w:lineRule="auto"/>
            <w:jc w:val="right"/>
            <w:rPr>
              <w:rFonts w:eastAsiaTheme="minorEastAsia"/>
            </w:rPr>
          </w:pPr>
          <w:r w:rsidRPr="10853FB9">
            <w:fldChar w:fldCharType="begin"/>
          </w:r>
          <w:r w:rsidRPr="005E0BE9">
            <w:rPr>
              <w:rFonts w:eastAsiaTheme="minorEastAsia"/>
              <w:szCs w:val="20"/>
            </w:rPr>
            <w:instrText xml:space="preserve"> STYLEREF  ZDOCCHIPNAME </w:instrText>
          </w:r>
          <w:r w:rsidRPr="10853FB9">
            <w:rPr>
              <w:rFonts w:eastAsiaTheme="minorEastAsia"/>
              <w:szCs w:val="20"/>
            </w:rPr>
            <w:fldChar w:fldCharType="separate"/>
          </w:r>
          <w:r w:rsidRPr="10853FB9">
            <w:rPr>
              <w:rFonts w:eastAsiaTheme="minorEastAsia"/>
              <w:b/>
              <w:bCs/>
              <w:noProof/>
            </w:rPr>
            <w:t>錯誤</w:t>
          </w:r>
          <w:r w:rsidRPr="10853FB9">
            <w:rPr>
              <w:rFonts w:eastAsiaTheme="minorEastAsia"/>
              <w:b/>
              <w:bCs/>
              <w:noProof/>
            </w:rPr>
            <w:t xml:space="preserve">! </w:t>
          </w:r>
          <w:r w:rsidRPr="10853FB9">
            <w:rPr>
              <w:rFonts w:eastAsiaTheme="minorEastAsia"/>
              <w:b/>
              <w:bCs/>
              <w:noProof/>
            </w:rPr>
            <w:t>所指定的樣式的文字不存在文件中。</w:t>
          </w:r>
          <w:r w:rsidRPr="10853FB9">
            <w:fldChar w:fldCharType="end"/>
          </w:r>
        </w:p>
        <w:p w14:paraId="79B500A1" w14:textId="77777777" w:rsidR="00DE5A65" w:rsidRPr="00052FCE" w:rsidRDefault="00DE5A65" w:rsidP="10853FB9">
          <w:pPr>
            <w:shd w:val="clear" w:color="auto" w:fill="FFFFFF" w:themeFill="background1"/>
            <w:spacing w:line="240" w:lineRule="auto"/>
            <w:jc w:val="right"/>
            <w:rPr>
              <w:rFonts w:eastAsiaTheme="minorEastAsia"/>
            </w:rPr>
          </w:pPr>
          <w:r w:rsidRPr="10853FB9">
            <w:fldChar w:fldCharType="begin"/>
          </w:r>
          <w:r>
            <w:rPr>
              <w:rFonts w:eastAsiaTheme="minorEastAsia"/>
              <w:noProof/>
              <w:szCs w:val="20"/>
            </w:rPr>
            <w:instrText xml:space="preserve"> STYLEREF  ZDOCTYPE  \* MERGEFORMAT </w:instrText>
          </w:r>
          <w:r w:rsidRPr="10853FB9">
            <w:rPr>
              <w:rFonts w:eastAsiaTheme="minorEastAsia"/>
              <w:noProof/>
              <w:szCs w:val="20"/>
            </w:rPr>
            <w:fldChar w:fldCharType="separate"/>
          </w:r>
          <w:r w:rsidRPr="10853FB9">
            <w:rPr>
              <w:rFonts w:eastAsiaTheme="minorEastAsia"/>
              <w:noProof/>
            </w:rPr>
            <w:t>User</w:t>
          </w:r>
          <w:r w:rsidRPr="00D72AEB">
            <w:rPr>
              <w:noProof/>
            </w:rPr>
            <w:t xml:space="preserve"> Manual</w:t>
          </w:r>
          <w:r w:rsidRPr="10853FB9">
            <w:fldChar w:fldCharType="end"/>
          </w:r>
        </w:p>
      </w:tc>
    </w:tr>
  </w:tbl>
  <w:p w14:paraId="2941E654" w14:textId="77777777" w:rsidR="00DE5A65" w:rsidRPr="000F623C" w:rsidRDefault="00000000" w:rsidP="007A2808">
    <w:pPr>
      <w:spacing w:before="0" w:after="0" w:line="240" w:lineRule="auto"/>
      <w:rPr>
        <w:rFonts w:eastAsia="新細明體"/>
      </w:rPr>
    </w:pPr>
    <w:r>
      <w:rPr>
        <w:noProof/>
        <w:kern w:val="0"/>
      </w:rPr>
      <w:pict w14:anchorId="478BCA24">
        <v:shape id="_x0000_s1025" type="#_x0000_t202" style="position:absolute;left:0;text-align:left;margin-left:-69pt;margin-top:52.35pt;width:48.75pt;height:581.95pt;z-index:251658240;mso-position-horizontal-relative:text;mso-position-vertical-relative:text" filled="f" stroked="f">
          <v:textbox style="layout-flow:vertical-ideographic;mso-next-textbox:#_x0000_s1025">
            <w:txbxContent>
              <w:p w14:paraId="13BFCEA2" w14:textId="0DDADD1D" w:rsidR="00DE5A65" w:rsidRPr="00CB10D8" w:rsidRDefault="00DE5A65" w:rsidP="00167300">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Pr>
                    <w:noProof/>
                    <w:color w:val="969696"/>
                    <w:sz w:val="16"/>
                    <w:szCs w:val="18"/>
                  </w:rPr>
                  <w:instrText>5</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4066C936" w14:textId="77777777" w:rsidR="00DE5A65" w:rsidRPr="00CB10D8" w:rsidRDefault="00DE5A65" w:rsidP="00480B3C">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4241E479" w14:textId="77777777" w:rsidR="00DE5A65" w:rsidRPr="00CB10D8" w:rsidRDefault="00DE5A65"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A8197" w14:textId="42CBFD46" w:rsidR="00DE5A65" w:rsidRDefault="00000000">
    <w:pPr>
      <w:pStyle w:val="a4"/>
    </w:pPr>
    <w:r>
      <w:rPr>
        <w:noProof/>
      </w:rPr>
      <w:pict w14:anchorId="26C03CC0">
        <v:shapetype id="_x0000_t202" coordsize="21600,21600" o:spt="202" path="m,l,21600r21600,l21600,xe">
          <v:stroke joinstyle="miter"/>
          <v:path gradientshapeok="t" o:connecttype="rect"/>
        </v:shapetype>
        <v:shape id="MSIPCM9ac94ab4a6da530805512481" o:spid="_x0000_s1053" type="#_x0000_t202" alt="{&quot;HashCode&quot;:1986194136,&quot;Height&quot;:841.0,&quot;Width&quot;:595.0,&quot;Placement&quot;:&quot;Header&quot;,&quot;Index&quot;:&quot;FirstPage&quot;,&quot;Section&quot;:1,&quot;Top&quot;:0.0,&quot;Left&quot;:0.0}" style="position:absolute;left:0;text-align:left;margin-left:0;margin-top:15pt;width:595.35pt;height:21.55pt;z-index:251671552;mso-wrap-style:square;mso-position-horizontal:absolute;mso-position-horizontal-relative:page;mso-position-vertical:absolute;mso-position-vertical-relative:page;v-text-anchor:top" o:allowincell="f" filled="f" stroked="f">
          <v:textbox style="mso-next-textbox:#MSIPCM9ac94ab4a6da530805512481" inset=",0,20pt,0">
            <w:txbxContent>
              <w:p w14:paraId="3FC78330" w14:textId="4B9EB428" w:rsidR="00DE5A65" w:rsidRPr="005C4CCA" w:rsidRDefault="00DE5A65" w:rsidP="005C4CCA">
                <w:pPr>
                  <w:spacing w:before="0" w:after="0"/>
                  <w:jc w:val="right"/>
                  <w:rPr>
                    <w:rFonts w:cs="Calibri"/>
                    <w:color w:val="FF0000"/>
                    <w:sz w:val="24"/>
                  </w:rPr>
                </w:pPr>
                <w:r w:rsidRPr="005C4CCA">
                  <w:rPr>
                    <w:rFonts w:cs="Calibri"/>
                    <w:color w:val="FF0000"/>
                    <w:sz w:val="24"/>
                  </w:rPr>
                  <w:t>Confidential C</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902792" w14:paraId="36EAD318" w14:textId="77777777" w:rsidTr="10853FB9">
      <w:trPr>
        <w:cantSplit/>
        <w:trHeight w:val="905"/>
        <w:tblHeader/>
      </w:trPr>
      <w:tc>
        <w:tcPr>
          <w:tcW w:w="3600" w:type="dxa"/>
          <w:vAlign w:val="center"/>
        </w:tcPr>
        <w:p w14:paraId="33BDEE56" w14:textId="77777777" w:rsidR="00DE5A65" w:rsidRPr="00902792" w:rsidRDefault="00DE5A65" w:rsidP="00DA2CA2">
          <w:pPr>
            <w:keepLines/>
            <w:tabs>
              <w:tab w:val="center" w:pos="4320"/>
              <w:tab w:val="right" w:pos="8640"/>
            </w:tabs>
            <w:snapToGrid/>
            <w:spacing w:line="360" w:lineRule="atLeast"/>
            <w:textAlignment w:val="baseline"/>
            <w:rPr>
              <w:rFonts w:eastAsia="新細明體" w:cs="新細明體"/>
              <w:b/>
              <w:iCs/>
              <w:kern w:val="0"/>
              <w:sz w:val="28"/>
            </w:rPr>
          </w:pPr>
          <w:r w:rsidRPr="00902792">
            <w:rPr>
              <w:rFonts w:cs="新細明體"/>
              <w:b/>
              <w:iCs/>
              <w:noProof/>
              <w:kern w:val="0"/>
              <w:sz w:val="28"/>
            </w:rPr>
            <w:drawing>
              <wp:inline distT="0" distB="0" distL="0" distR="0" wp14:anchorId="58D6A94F" wp14:editId="3E2A1A8F">
                <wp:extent cx="2105660" cy="533400"/>
                <wp:effectExtent l="19050" t="0" r="8890" b="0"/>
                <wp:docPr id="116"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14:paraId="186D25F8" w14:textId="502F8BFF" w:rsidR="00DE5A65" w:rsidRPr="005C0425" w:rsidRDefault="00DE5A65" w:rsidP="10853FB9">
          <w:pPr>
            <w:shd w:val="clear" w:color="auto" w:fill="FFFFFF" w:themeFill="background1"/>
            <w:spacing w:line="240" w:lineRule="auto"/>
            <w:jc w:val="right"/>
            <w:rPr>
              <w:rFonts w:eastAsiaTheme="minorEastAsia"/>
              <w:b/>
              <w:bCs/>
            </w:rPr>
          </w:pPr>
          <w:r w:rsidRPr="10853FB9">
            <w:fldChar w:fldCharType="begin"/>
          </w:r>
          <w:r>
            <w:rPr>
              <w:b/>
              <w:bCs/>
              <w:noProof/>
            </w:rPr>
            <w:instrText xml:space="preserve"> STYLEREF  ZDOCACTIVITY  \* MERGEFORMAT </w:instrText>
          </w:r>
          <w:r w:rsidRPr="10853FB9">
            <w:rPr>
              <w:b/>
              <w:bCs/>
              <w:noProof/>
            </w:rPr>
            <w:fldChar w:fldCharType="separate"/>
          </w:r>
          <w:r w:rsidR="00E55E24">
            <w:rPr>
              <w:b/>
              <w:bCs/>
              <w:noProof/>
            </w:rPr>
            <w:t>Customer Support</w:t>
          </w:r>
          <w:r w:rsidRPr="10853FB9">
            <w:fldChar w:fldCharType="end"/>
          </w:r>
        </w:p>
        <w:p w14:paraId="2E565DEE" w14:textId="77777777" w:rsidR="00DE5A65" w:rsidRPr="007343BD" w:rsidRDefault="00DE5A65" w:rsidP="10853FB9">
          <w:pPr>
            <w:shd w:val="clear" w:color="auto" w:fill="FFFFFF" w:themeFill="background1"/>
            <w:spacing w:line="240" w:lineRule="auto"/>
            <w:jc w:val="right"/>
            <w:rPr>
              <w:rFonts w:eastAsiaTheme="minorEastAsia"/>
              <w:b/>
              <w:bCs/>
            </w:rPr>
          </w:pPr>
          <w:r w:rsidRPr="10853FB9">
            <w:rPr>
              <w:rFonts w:eastAsiaTheme="minorEastAsia"/>
              <w:b/>
              <w:bCs/>
            </w:rPr>
            <w:t>Audio DSP Development Tutorial</w:t>
          </w:r>
        </w:p>
        <w:p w14:paraId="425E4E33" w14:textId="77777777" w:rsidR="00DE5A65" w:rsidRPr="00902792" w:rsidRDefault="00DE5A65" w:rsidP="00FE6A59">
          <w:pPr>
            <w:shd w:val="solid" w:color="FFFFFF" w:fill="FFFFFF"/>
            <w:spacing w:line="240" w:lineRule="auto"/>
            <w:jc w:val="right"/>
            <w:rPr>
              <w:rFonts w:eastAsiaTheme="minorEastAsia"/>
              <w:b/>
              <w:szCs w:val="20"/>
            </w:rPr>
          </w:pPr>
        </w:p>
      </w:tc>
    </w:tr>
  </w:tbl>
  <w:p w14:paraId="69B10E04" w14:textId="77777777" w:rsidR="00DE5A65" w:rsidRDefault="00000000" w:rsidP="004C6665">
    <w:pPr>
      <w:spacing w:before="0" w:after="0" w:line="240" w:lineRule="auto"/>
    </w:pPr>
    <w:r>
      <w:rPr>
        <w:noProof/>
      </w:rPr>
      <w:pict w14:anchorId="7049B823">
        <v:shapetype id="_x0000_t202" coordsize="21600,21600" o:spt="202" path="m,l,21600r21600,l21600,xe">
          <v:stroke joinstyle="miter"/>
          <v:path gradientshapeok="t" o:connecttype="rect"/>
        </v:shapetype>
        <v:shape id="_x0000_s1028" type="#_x0000_t202" style="position:absolute;left:0;text-align:left;margin-left:467.25pt;margin-top:52.35pt;width:51.05pt;height:581.1pt;z-index:251659264;mso-position-horizontal-relative:text;mso-position-vertical-relative:text" filled="f" stroked="f">
          <v:textbox style="layout-flow:vertical-ideographic;mso-next-textbox:#_x0000_s1028">
            <w:txbxContent>
              <w:p w14:paraId="56DB29FA" w14:textId="4EFDD250" w:rsidR="00DE5A65" w:rsidRPr="006D3F07" w:rsidRDefault="00DE5A65" w:rsidP="00DA2CA2">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sidR="00E55E24">
                  <w:rPr>
                    <w:noProof/>
                    <w:color w:val="969696"/>
                    <w:sz w:val="16"/>
                    <w:szCs w:val="18"/>
                  </w:rPr>
                  <w:instrText>10</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ins w:id="1" w:author="Jung-wei Chen (陳榮偉)" w:date="2026-05-21T22:22:00Z">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ins>
                <w:del w:id="2" w:author="Jung-wei Chen (陳榮偉)" w:date="2026-05-21T22:22:00Z">
                  <w:r w:rsidR="00E55E24" w:rsidRPr="00CB10D8" w:rsidDel="00E55E24">
                    <w:rPr>
                      <w:noProof/>
                      <w:color w:val="969696"/>
                      <w:sz w:val="16"/>
                      <w:szCs w:val="18"/>
                    </w:rPr>
                    <w:delInstrText>2014</w:delInstrText>
                  </w:r>
                  <w:r w:rsidR="00E55E24" w:rsidRPr="00CB10D8" w:rsidDel="00E55E24">
                    <w:rPr>
                      <w:rFonts w:eastAsia="新細明體" w:hint="eastAsia"/>
                      <w:noProof/>
                      <w:color w:val="969696"/>
                      <w:sz w:val="16"/>
                      <w:szCs w:val="18"/>
                    </w:rPr>
                    <w:delInstrText xml:space="preserve"> - </w:delInstrText>
                  </w:r>
                  <w:r w:rsidR="00E55E24" w:rsidDel="00E55E24">
                    <w:rPr>
                      <w:noProof/>
                      <w:color w:val="969696"/>
                      <w:sz w:val="16"/>
                      <w:szCs w:val="18"/>
                    </w:rPr>
                    <w:delInstrText>2026</w:delInstrText>
                  </w:r>
                </w:del>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ins w:id="3" w:author="Jung-wei Chen (陳榮偉)" w:date="2026-05-21T22:22:00Z">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ins>
                <w:del w:id="4" w:author="Jung-wei Chen (陳榮偉)" w:date="2026-05-21T22:22:00Z">
                  <w:r w:rsidR="00E55E24" w:rsidRPr="00CB10D8" w:rsidDel="00E55E24">
                    <w:rPr>
                      <w:noProof/>
                      <w:color w:val="969696"/>
                      <w:sz w:val="16"/>
                      <w:szCs w:val="18"/>
                    </w:rPr>
                    <w:delText>2014</w:delText>
                  </w:r>
                  <w:r w:rsidR="00E55E24" w:rsidRPr="00CB10D8" w:rsidDel="00E55E24">
                    <w:rPr>
                      <w:rFonts w:eastAsia="新細明體" w:hint="eastAsia"/>
                      <w:noProof/>
                      <w:color w:val="969696"/>
                      <w:sz w:val="16"/>
                      <w:szCs w:val="18"/>
                    </w:rPr>
                    <w:delText xml:space="preserve"> - </w:delText>
                  </w:r>
                  <w:r w:rsidR="00E55E24" w:rsidDel="00E55E24">
                    <w:rPr>
                      <w:noProof/>
                      <w:color w:val="969696"/>
                      <w:sz w:val="16"/>
                      <w:szCs w:val="18"/>
                    </w:rPr>
                    <w:delText>2026</w:delText>
                  </w:r>
                </w:del>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30E6434C" w14:textId="77777777" w:rsidR="00DE5A65" w:rsidRPr="00CB10D8" w:rsidRDefault="00DE5A65" w:rsidP="00DA2CA2">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0CB08E88" w14:textId="77777777" w:rsidR="00DE5A65" w:rsidRPr="00CB10D8" w:rsidRDefault="00DE5A65"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902792" w14:paraId="13B21F6D" w14:textId="77777777" w:rsidTr="10853FB9">
      <w:trPr>
        <w:cantSplit/>
        <w:trHeight w:val="905"/>
        <w:tblHeader/>
      </w:trPr>
      <w:tc>
        <w:tcPr>
          <w:tcW w:w="3600" w:type="dxa"/>
          <w:vAlign w:val="center"/>
        </w:tcPr>
        <w:p w14:paraId="18157DFE" w14:textId="77777777" w:rsidR="00DE5A65" w:rsidRPr="00902792" w:rsidRDefault="00DE5A65" w:rsidP="00DA2CA2">
          <w:pPr>
            <w:keepLines/>
            <w:tabs>
              <w:tab w:val="center" w:pos="4320"/>
              <w:tab w:val="right" w:pos="8640"/>
            </w:tabs>
            <w:snapToGrid/>
            <w:spacing w:line="360" w:lineRule="atLeast"/>
            <w:textAlignment w:val="baseline"/>
            <w:rPr>
              <w:rFonts w:eastAsia="新細明體" w:cs="新細明體"/>
              <w:b/>
              <w:iCs/>
              <w:kern w:val="0"/>
              <w:sz w:val="28"/>
            </w:rPr>
          </w:pPr>
          <w:r w:rsidRPr="00902792">
            <w:rPr>
              <w:rFonts w:cs="新細明體"/>
              <w:b/>
              <w:iCs/>
              <w:noProof/>
              <w:kern w:val="0"/>
              <w:sz w:val="28"/>
            </w:rPr>
            <w:drawing>
              <wp:inline distT="0" distB="0" distL="0" distR="0" wp14:anchorId="572A0EE6" wp14:editId="038A74E3">
                <wp:extent cx="2105660" cy="533400"/>
                <wp:effectExtent l="19050" t="0" r="8890" b="0"/>
                <wp:docPr id="34"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14:paraId="0B8F342C" w14:textId="61D1BEB5" w:rsidR="00DE5A65" w:rsidRPr="007343BD" w:rsidRDefault="00DE5A65" w:rsidP="10853FB9">
          <w:pPr>
            <w:shd w:val="clear" w:color="auto" w:fill="FFFFFF" w:themeFill="background1"/>
            <w:spacing w:line="240" w:lineRule="auto"/>
            <w:jc w:val="right"/>
            <w:rPr>
              <w:rFonts w:eastAsiaTheme="minorEastAsia"/>
              <w:b/>
              <w:bCs/>
            </w:rPr>
          </w:pPr>
          <w:r w:rsidRPr="10853FB9">
            <w:fldChar w:fldCharType="begin"/>
          </w:r>
          <w:r>
            <w:rPr>
              <w:b/>
              <w:bCs/>
              <w:noProof/>
            </w:rPr>
            <w:instrText xml:space="preserve"> STYLEREF  ZDOCACTIVITY  \* MERGEFORMAT </w:instrText>
          </w:r>
          <w:r w:rsidRPr="10853FB9">
            <w:rPr>
              <w:b/>
              <w:bCs/>
              <w:noProof/>
            </w:rPr>
            <w:fldChar w:fldCharType="separate"/>
          </w:r>
          <w:r w:rsidR="00E55E24">
            <w:rPr>
              <w:b/>
              <w:bCs/>
              <w:noProof/>
            </w:rPr>
            <w:t>Customer Support</w:t>
          </w:r>
          <w:r w:rsidRPr="10853FB9">
            <w:fldChar w:fldCharType="end"/>
          </w:r>
        </w:p>
        <w:p w14:paraId="0FD1269F" w14:textId="6418D733" w:rsidR="00DE5A65" w:rsidRPr="00902792" w:rsidRDefault="00DE5A65" w:rsidP="10853FB9">
          <w:pPr>
            <w:shd w:val="clear" w:color="auto" w:fill="FFFFFF" w:themeFill="background1"/>
            <w:spacing w:line="240" w:lineRule="auto"/>
            <w:jc w:val="right"/>
            <w:rPr>
              <w:rFonts w:eastAsiaTheme="minorEastAsia"/>
              <w:b/>
              <w:bCs/>
            </w:rPr>
          </w:pPr>
          <w:r w:rsidRPr="10853FB9">
            <w:fldChar w:fldCharType="begin"/>
          </w:r>
          <w:r w:rsidRPr="00902792">
            <w:rPr>
              <w:rFonts w:eastAsiaTheme="minorEastAsia"/>
              <w:b/>
              <w:szCs w:val="20"/>
            </w:rPr>
            <w:instrText xml:space="preserve"> STYLEREF  ZDOCCHIPNAME </w:instrText>
          </w:r>
          <w:r w:rsidRPr="10853FB9">
            <w:rPr>
              <w:rFonts w:eastAsiaTheme="minorEastAsia"/>
              <w:b/>
              <w:szCs w:val="20"/>
            </w:rPr>
            <w:fldChar w:fldCharType="separate"/>
          </w:r>
          <w:r w:rsidR="00E55E24">
            <w:rPr>
              <w:rFonts w:eastAsiaTheme="minorEastAsia" w:hint="eastAsia"/>
              <w:bCs/>
              <w:noProof/>
              <w:szCs w:val="20"/>
            </w:rPr>
            <w:t>錯誤</w:t>
          </w:r>
          <w:r w:rsidR="00E55E24">
            <w:rPr>
              <w:rFonts w:eastAsiaTheme="minorEastAsia" w:hint="eastAsia"/>
              <w:bCs/>
              <w:noProof/>
              <w:szCs w:val="20"/>
            </w:rPr>
            <w:t xml:space="preserve">! </w:t>
          </w:r>
          <w:r w:rsidR="00E55E24">
            <w:rPr>
              <w:rFonts w:eastAsiaTheme="minorEastAsia" w:hint="eastAsia"/>
              <w:bCs/>
              <w:noProof/>
              <w:szCs w:val="20"/>
            </w:rPr>
            <w:t>所指定的樣式的文字不存在文件中。</w:t>
          </w:r>
          <w:r w:rsidRPr="10853FB9">
            <w:fldChar w:fldCharType="end"/>
          </w:r>
        </w:p>
        <w:p w14:paraId="65C362CC" w14:textId="550C0AD8" w:rsidR="00DE5A65" w:rsidRPr="00790E07" w:rsidRDefault="00DE5A65" w:rsidP="10853FB9">
          <w:pPr>
            <w:shd w:val="clear" w:color="auto" w:fill="FFFFFF" w:themeFill="background1"/>
            <w:spacing w:line="240" w:lineRule="auto"/>
            <w:jc w:val="right"/>
            <w:rPr>
              <w:rFonts w:eastAsiaTheme="minorEastAsia"/>
              <w:b/>
              <w:bCs/>
              <w:u w:val="single"/>
            </w:rPr>
          </w:pPr>
          <w:r w:rsidRPr="10853FB9">
            <w:fldChar w:fldCharType="begin"/>
          </w:r>
          <w:r w:rsidRPr="00790E07">
            <w:rPr>
              <w:b/>
              <w:u w:val="single"/>
            </w:rPr>
            <w:instrText xml:space="preserve"> STYLEREF  "Titre Sans Numero" </w:instrText>
          </w:r>
          <w:r w:rsidRPr="10853FB9">
            <w:rPr>
              <w:b/>
              <w:u w:val="single"/>
            </w:rPr>
            <w:fldChar w:fldCharType="separate"/>
          </w:r>
          <w:r w:rsidR="00E55E24">
            <w:rPr>
              <w:b/>
              <w:noProof/>
              <w:u w:val="single"/>
            </w:rPr>
            <w:t>Lists of Figures</w:t>
          </w:r>
          <w:r w:rsidRPr="10853FB9">
            <w:fldChar w:fldCharType="end"/>
          </w:r>
        </w:p>
      </w:tc>
    </w:tr>
  </w:tbl>
  <w:p w14:paraId="336C60FB" w14:textId="77777777" w:rsidR="00DE5A65" w:rsidRDefault="00000000" w:rsidP="004C6665">
    <w:pPr>
      <w:spacing w:before="0" w:after="0" w:line="240" w:lineRule="auto"/>
    </w:pPr>
    <w:r>
      <w:rPr>
        <w:noProof/>
      </w:rPr>
      <w:pict w14:anchorId="71B2C815">
        <v:shapetype id="_x0000_t202" coordsize="21600,21600" o:spt="202" path="m,l,21600r21600,l21600,xe">
          <v:stroke joinstyle="miter"/>
          <v:path gradientshapeok="t" o:connecttype="rect"/>
        </v:shapetype>
        <v:shape id="_x0000_s1045" type="#_x0000_t202" style="position:absolute;left:0;text-align:left;margin-left:467.25pt;margin-top:52.35pt;width:51.05pt;height:581.1pt;z-index:251669504;mso-position-horizontal-relative:text;mso-position-vertical-relative:text" filled="f" stroked="f">
          <v:textbox style="layout-flow:vertical-ideographic;mso-next-textbox:#_x0000_s1045">
            <w:txbxContent>
              <w:p w14:paraId="232454CE" w14:textId="3991E20A" w:rsidR="00DE5A65" w:rsidRPr="006D3F07" w:rsidRDefault="00DE5A65" w:rsidP="00DA2CA2">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sidR="00E55E24">
                  <w:rPr>
                    <w:noProof/>
                    <w:color w:val="969696"/>
                    <w:sz w:val="16"/>
                    <w:szCs w:val="18"/>
                  </w:rPr>
                  <w:instrText>10</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ins w:id="9" w:author="Jung-wei Chen (陳榮偉)" w:date="2026-05-21T22:22:00Z">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ins>
                <w:del w:id="10" w:author="Jung-wei Chen (陳榮偉)" w:date="2026-05-21T22:22:00Z">
                  <w:r w:rsidR="00E55E24" w:rsidRPr="00CB10D8" w:rsidDel="00E55E24">
                    <w:rPr>
                      <w:noProof/>
                      <w:color w:val="969696"/>
                      <w:sz w:val="16"/>
                      <w:szCs w:val="18"/>
                    </w:rPr>
                    <w:delInstrText>2014</w:delInstrText>
                  </w:r>
                  <w:r w:rsidR="00E55E24" w:rsidRPr="00CB10D8" w:rsidDel="00E55E24">
                    <w:rPr>
                      <w:rFonts w:eastAsia="新細明體" w:hint="eastAsia"/>
                      <w:noProof/>
                      <w:color w:val="969696"/>
                      <w:sz w:val="16"/>
                      <w:szCs w:val="18"/>
                    </w:rPr>
                    <w:delInstrText xml:space="preserve"> - </w:delInstrText>
                  </w:r>
                  <w:r w:rsidR="00E55E24" w:rsidDel="00E55E24">
                    <w:rPr>
                      <w:noProof/>
                      <w:color w:val="969696"/>
                      <w:sz w:val="16"/>
                      <w:szCs w:val="18"/>
                    </w:rPr>
                    <w:delInstrText>2026</w:delInstrText>
                  </w:r>
                </w:del>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ins w:id="11" w:author="Jung-wei Chen (陳榮偉)" w:date="2026-05-21T22:22:00Z">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ins>
                <w:del w:id="12" w:author="Jung-wei Chen (陳榮偉)" w:date="2026-05-21T22:22:00Z">
                  <w:r w:rsidR="00E55E24" w:rsidRPr="00CB10D8" w:rsidDel="00E55E24">
                    <w:rPr>
                      <w:noProof/>
                      <w:color w:val="969696"/>
                      <w:sz w:val="16"/>
                      <w:szCs w:val="18"/>
                    </w:rPr>
                    <w:delText>2014</w:delText>
                  </w:r>
                  <w:r w:rsidR="00E55E24" w:rsidRPr="00CB10D8" w:rsidDel="00E55E24">
                    <w:rPr>
                      <w:rFonts w:eastAsia="新細明體" w:hint="eastAsia"/>
                      <w:noProof/>
                      <w:color w:val="969696"/>
                      <w:sz w:val="16"/>
                      <w:szCs w:val="18"/>
                    </w:rPr>
                    <w:delText xml:space="preserve"> - </w:delText>
                  </w:r>
                  <w:r w:rsidR="00E55E24" w:rsidDel="00E55E24">
                    <w:rPr>
                      <w:noProof/>
                      <w:color w:val="969696"/>
                      <w:sz w:val="16"/>
                      <w:szCs w:val="18"/>
                    </w:rPr>
                    <w:delText>2026</w:delText>
                  </w:r>
                </w:del>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43D639FA" w14:textId="77777777" w:rsidR="00DE5A65" w:rsidRPr="00CB10D8" w:rsidRDefault="00DE5A65" w:rsidP="00DA2CA2">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0C7B0F2E" w14:textId="77777777" w:rsidR="00DE5A65" w:rsidRPr="00CB10D8" w:rsidRDefault="00DE5A65"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902792" w14:paraId="6AF8BB15" w14:textId="77777777" w:rsidTr="10853FB9">
      <w:trPr>
        <w:cantSplit/>
        <w:trHeight w:val="905"/>
        <w:tblHeader/>
      </w:trPr>
      <w:tc>
        <w:tcPr>
          <w:tcW w:w="3600" w:type="dxa"/>
          <w:vAlign w:val="center"/>
        </w:tcPr>
        <w:p w14:paraId="79F0B649" w14:textId="553C6778" w:rsidR="00DE5A65" w:rsidRPr="00902792" w:rsidRDefault="00000000" w:rsidP="00E3138A">
          <w:pPr>
            <w:keepLines/>
            <w:tabs>
              <w:tab w:val="center" w:pos="4320"/>
              <w:tab w:val="right" w:pos="8640"/>
            </w:tabs>
            <w:snapToGrid/>
            <w:spacing w:line="360" w:lineRule="atLeast"/>
            <w:textAlignment w:val="baseline"/>
            <w:rPr>
              <w:rFonts w:eastAsia="新細明體" w:cs="新細明體"/>
              <w:b/>
              <w:iCs/>
              <w:kern w:val="0"/>
              <w:sz w:val="28"/>
            </w:rPr>
          </w:pPr>
          <w:r>
            <w:rPr>
              <w:rFonts w:cs="新細明體"/>
              <w:b/>
              <w:iCs/>
              <w:noProof/>
              <w:kern w:val="0"/>
              <w:sz w:val="28"/>
            </w:rPr>
            <w:pict w14:anchorId="095A4BE7">
              <v:shapetype id="_x0000_t202" coordsize="21600,21600" o:spt="202" path="m,l,21600r21600,l21600,xe">
                <v:stroke joinstyle="miter"/>
                <v:path gradientshapeok="t" o:connecttype="rect"/>
              </v:shapetype>
              <v:shape id="MSIPCM97014f8bb370f6560d6b496f" o:spid="_x0000_s1055" type="#_x0000_t202" alt="{&quot;HashCode&quot;:1986194136,&quot;Height&quot;:841.0,&quot;Width&quot;:595.0,&quot;Placement&quot;:&quot;Header&quot;,&quot;Index&quot;:&quot;Primary&quot;,&quot;Section&quot;:3,&quot;Top&quot;:0.0,&quot;Left&quot;:0.0}" style="position:absolute;left:0;text-align:left;margin-left:0;margin-top:15pt;width:595.35pt;height:21.55pt;z-index:251673600;mso-wrap-style:square;mso-position-horizontal:absolute;mso-position-horizontal-relative:page;mso-position-vertical:absolute;mso-position-vertical-relative:page;v-text-anchor:top" o:allowincell="f" filled="f" stroked="f">
                <v:textbox inset=",0,20pt,0">
                  <w:txbxContent>
                    <w:p w14:paraId="7529604B" w14:textId="540409D6" w:rsidR="00DE5A65" w:rsidRPr="005C4CCA" w:rsidRDefault="00DE5A65" w:rsidP="005C4CCA">
                      <w:pPr>
                        <w:spacing w:before="0" w:after="0"/>
                        <w:jc w:val="right"/>
                        <w:rPr>
                          <w:rFonts w:cs="Calibri"/>
                          <w:color w:val="FF0000"/>
                          <w:sz w:val="24"/>
                        </w:rPr>
                      </w:pPr>
                      <w:r w:rsidRPr="005C4CCA">
                        <w:rPr>
                          <w:rFonts w:cs="Calibri"/>
                          <w:color w:val="FF0000"/>
                          <w:sz w:val="24"/>
                        </w:rPr>
                        <w:t>Confidential C</w:t>
                      </w:r>
                    </w:p>
                  </w:txbxContent>
                </v:textbox>
                <w10:wrap anchorx="page" anchory="page"/>
              </v:shape>
            </w:pict>
          </w:r>
          <w:r w:rsidR="00DE5A65" w:rsidRPr="00902792">
            <w:rPr>
              <w:rFonts w:cs="新細明體"/>
              <w:b/>
              <w:iCs/>
              <w:noProof/>
              <w:kern w:val="0"/>
              <w:sz w:val="28"/>
            </w:rPr>
            <w:drawing>
              <wp:inline distT="0" distB="0" distL="0" distR="0" wp14:anchorId="72B2C07E" wp14:editId="4E8F8D25">
                <wp:extent cx="2105660" cy="533400"/>
                <wp:effectExtent l="19050" t="0" r="8890" b="0"/>
                <wp:docPr id="35"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14:paraId="228DF88C" w14:textId="39C102FA" w:rsidR="00DE5A65" w:rsidRPr="007343BD" w:rsidRDefault="00DE5A65" w:rsidP="10853FB9">
          <w:pPr>
            <w:shd w:val="clear" w:color="auto" w:fill="FFFFFF" w:themeFill="background1"/>
            <w:spacing w:line="240" w:lineRule="auto"/>
            <w:jc w:val="right"/>
            <w:rPr>
              <w:rFonts w:eastAsiaTheme="minorEastAsia"/>
              <w:b/>
              <w:bCs/>
            </w:rPr>
          </w:pPr>
          <w:r w:rsidRPr="10853FB9">
            <w:fldChar w:fldCharType="begin"/>
          </w:r>
          <w:r>
            <w:rPr>
              <w:b/>
              <w:bCs/>
              <w:noProof/>
            </w:rPr>
            <w:instrText xml:space="preserve"> STYLEREF  ZDOCACTIVITY  \* MERGEFORMAT </w:instrText>
          </w:r>
          <w:r w:rsidRPr="10853FB9">
            <w:rPr>
              <w:b/>
              <w:bCs/>
              <w:noProof/>
            </w:rPr>
            <w:fldChar w:fldCharType="separate"/>
          </w:r>
          <w:r w:rsidR="00E55E24">
            <w:rPr>
              <w:b/>
              <w:bCs/>
              <w:noProof/>
            </w:rPr>
            <w:t>Customer Support</w:t>
          </w:r>
          <w:r w:rsidRPr="10853FB9">
            <w:fldChar w:fldCharType="end"/>
          </w:r>
        </w:p>
        <w:p w14:paraId="3B84C73C" w14:textId="756B9F2A" w:rsidR="00DE5A65" w:rsidRPr="007343BD" w:rsidRDefault="00DE5A65" w:rsidP="10853FB9">
          <w:pPr>
            <w:shd w:val="clear" w:color="auto" w:fill="FFFFFF" w:themeFill="background1"/>
            <w:spacing w:line="240" w:lineRule="auto"/>
            <w:jc w:val="right"/>
            <w:rPr>
              <w:rFonts w:eastAsiaTheme="minorEastAsia"/>
              <w:b/>
              <w:bCs/>
            </w:rPr>
          </w:pPr>
          <w:r w:rsidRPr="10853FB9">
            <w:fldChar w:fldCharType="begin"/>
          </w:r>
          <w:r w:rsidRPr="007343BD">
            <w:rPr>
              <w:rFonts w:eastAsiaTheme="minorEastAsia"/>
              <w:b/>
              <w:szCs w:val="20"/>
            </w:rPr>
            <w:instrText xml:space="preserve"> STYLEREF  ZDOCCHIPNAME </w:instrText>
          </w:r>
          <w:r w:rsidRPr="10853FB9">
            <w:rPr>
              <w:rFonts w:eastAsiaTheme="minorEastAsia"/>
              <w:b/>
              <w:szCs w:val="20"/>
            </w:rPr>
            <w:fldChar w:fldCharType="separate"/>
          </w:r>
          <w:r w:rsidR="00E55E24">
            <w:rPr>
              <w:rFonts w:eastAsiaTheme="minorEastAsia" w:hint="eastAsia"/>
              <w:bCs/>
              <w:noProof/>
              <w:szCs w:val="20"/>
            </w:rPr>
            <w:t>錯誤</w:t>
          </w:r>
          <w:r w:rsidR="00E55E24">
            <w:rPr>
              <w:rFonts w:eastAsiaTheme="minorEastAsia" w:hint="eastAsia"/>
              <w:bCs/>
              <w:noProof/>
              <w:szCs w:val="20"/>
            </w:rPr>
            <w:t xml:space="preserve">! </w:t>
          </w:r>
          <w:r w:rsidR="00E55E24">
            <w:rPr>
              <w:rFonts w:eastAsiaTheme="minorEastAsia" w:hint="eastAsia"/>
              <w:bCs/>
              <w:noProof/>
              <w:szCs w:val="20"/>
            </w:rPr>
            <w:t>所指定的樣式的文字不存在文件中。</w:t>
          </w:r>
          <w:r w:rsidRPr="10853FB9">
            <w:fldChar w:fldCharType="end"/>
          </w:r>
        </w:p>
        <w:p w14:paraId="6FDC215C" w14:textId="1245B7B9" w:rsidR="00DE5A65" w:rsidRPr="00790E07" w:rsidRDefault="00DE5A65" w:rsidP="10853FB9">
          <w:pPr>
            <w:shd w:val="clear" w:color="auto" w:fill="FFFFFF" w:themeFill="background1"/>
            <w:spacing w:line="240" w:lineRule="auto"/>
            <w:jc w:val="right"/>
            <w:rPr>
              <w:rFonts w:eastAsiaTheme="minorEastAsia"/>
              <w:b/>
              <w:bCs/>
              <w:u w:val="single"/>
            </w:rPr>
          </w:pPr>
          <w:r w:rsidRPr="10853FB9">
            <w:fldChar w:fldCharType="begin"/>
          </w:r>
          <w:r w:rsidRPr="00790E07">
            <w:rPr>
              <w:b/>
              <w:u w:val="single"/>
            </w:rPr>
            <w:instrText xml:space="preserve"> STYLEREF  "Titre Sans Numero"</w:instrText>
          </w:r>
          <w:r w:rsidRPr="10853FB9">
            <w:rPr>
              <w:b/>
              <w:u w:val="single"/>
            </w:rPr>
            <w:fldChar w:fldCharType="separate"/>
          </w:r>
          <w:r w:rsidR="00E55E24">
            <w:rPr>
              <w:b/>
              <w:noProof/>
              <w:u w:val="single"/>
            </w:rPr>
            <w:t>Lists of Tables</w:t>
          </w:r>
          <w:r w:rsidRPr="10853FB9">
            <w:fldChar w:fldCharType="end"/>
          </w:r>
        </w:p>
      </w:tc>
    </w:tr>
  </w:tbl>
  <w:p w14:paraId="632E0DC9" w14:textId="77777777" w:rsidR="00DE5A65" w:rsidRPr="000F623C" w:rsidRDefault="00000000" w:rsidP="007A2808">
    <w:pPr>
      <w:spacing w:before="0" w:after="0" w:line="240" w:lineRule="auto"/>
      <w:rPr>
        <w:rFonts w:eastAsia="新細明體"/>
      </w:rPr>
    </w:pPr>
    <w:r>
      <w:rPr>
        <w:noProof/>
        <w:kern w:val="0"/>
      </w:rPr>
      <w:pict w14:anchorId="7426A984">
        <v:shape id="_x0000_s1044" type="#_x0000_t202" style="position:absolute;left:0;text-align:left;margin-left:-69pt;margin-top:52.35pt;width:48.75pt;height:581.95pt;z-index:251667456;mso-position-horizontal-relative:text;mso-position-vertical-relative:text" filled="f" stroked="f">
          <v:textbox style="layout-flow:vertical-ideographic;mso-next-textbox:#_x0000_s1044">
            <w:txbxContent>
              <w:p w14:paraId="309F4BAE" w14:textId="398584D5" w:rsidR="00DE5A65" w:rsidRPr="00CB10D8" w:rsidRDefault="00DE5A65" w:rsidP="00167300">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sidR="00E55E24">
                  <w:rPr>
                    <w:noProof/>
                    <w:color w:val="969696"/>
                    <w:sz w:val="16"/>
                    <w:szCs w:val="18"/>
                  </w:rPr>
                  <w:instrText>10</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ins w:id="13" w:author="Jung-wei Chen (陳榮偉)" w:date="2026-05-21T22:22:00Z">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ins>
                <w:del w:id="14" w:author="Jung-wei Chen (陳榮偉)" w:date="2026-05-21T22:22:00Z">
                  <w:r w:rsidR="00E55E24" w:rsidRPr="00CB10D8" w:rsidDel="00E55E24">
                    <w:rPr>
                      <w:noProof/>
                      <w:color w:val="969696"/>
                      <w:sz w:val="16"/>
                      <w:szCs w:val="18"/>
                    </w:rPr>
                    <w:delInstrText>2014</w:delInstrText>
                  </w:r>
                  <w:r w:rsidR="00E55E24" w:rsidRPr="00CB10D8" w:rsidDel="00E55E24">
                    <w:rPr>
                      <w:rFonts w:eastAsia="新細明體" w:hint="eastAsia"/>
                      <w:noProof/>
                      <w:color w:val="969696"/>
                      <w:sz w:val="16"/>
                      <w:szCs w:val="18"/>
                    </w:rPr>
                    <w:delInstrText xml:space="preserve"> - </w:delInstrText>
                  </w:r>
                  <w:r w:rsidR="00E55E24" w:rsidDel="00E55E24">
                    <w:rPr>
                      <w:noProof/>
                      <w:color w:val="969696"/>
                      <w:sz w:val="16"/>
                      <w:szCs w:val="18"/>
                    </w:rPr>
                    <w:delInstrText>2026</w:delInstrText>
                  </w:r>
                </w:del>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ins w:id="15" w:author="Jung-wei Chen (陳榮偉)" w:date="2026-05-21T22:22:00Z">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ins>
                <w:del w:id="16" w:author="Jung-wei Chen (陳榮偉)" w:date="2026-05-21T22:22:00Z">
                  <w:r w:rsidR="00E55E24" w:rsidRPr="00CB10D8" w:rsidDel="00E55E24">
                    <w:rPr>
                      <w:noProof/>
                      <w:color w:val="969696"/>
                      <w:sz w:val="16"/>
                      <w:szCs w:val="18"/>
                    </w:rPr>
                    <w:delText>2014</w:delText>
                  </w:r>
                  <w:r w:rsidR="00E55E24" w:rsidRPr="00CB10D8" w:rsidDel="00E55E24">
                    <w:rPr>
                      <w:rFonts w:eastAsia="新細明體" w:hint="eastAsia"/>
                      <w:noProof/>
                      <w:color w:val="969696"/>
                      <w:sz w:val="16"/>
                      <w:szCs w:val="18"/>
                    </w:rPr>
                    <w:delText xml:space="preserve"> - </w:delText>
                  </w:r>
                  <w:r w:rsidR="00E55E24" w:rsidDel="00E55E24">
                    <w:rPr>
                      <w:noProof/>
                      <w:color w:val="969696"/>
                      <w:sz w:val="16"/>
                      <w:szCs w:val="18"/>
                    </w:rPr>
                    <w:delText>2026</w:delText>
                  </w:r>
                </w:del>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6A2729A6" w14:textId="77777777" w:rsidR="00DE5A65" w:rsidRPr="00CB10D8" w:rsidRDefault="00DE5A65" w:rsidP="00480B3C">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7B75C488" w14:textId="77777777" w:rsidR="00DE5A65" w:rsidRPr="00CB10D8" w:rsidRDefault="00DE5A65"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902792" w14:paraId="052D0989" w14:textId="77777777" w:rsidTr="10853FB9">
      <w:trPr>
        <w:cantSplit/>
        <w:trHeight w:val="905"/>
        <w:tblHeader/>
      </w:trPr>
      <w:tc>
        <w:tcPr>
          <w:tcW w:w="3600" w:type="dxa"/>
          <w:vAlign w:val="center"/>
        </w:tcPr>
        <w:p w14:paraId="19848AB5" w14:textId="77777777" w:rsidR="00DE5A65" w:rsidRPr="00902792" w:rsidRDefault="00DE5A65" w:rsidP="00DA2CA2">
          <w:pPr>
            <w:keepLines/>
            <w:tabs>
              <w:tab w:val="center" w:pos="4320"/>
              <w:tab w:val="right" w:pos="8640"/>
            </w:tabs>
            <w:snapToGrid/>
            <w:spacing w:line="360" w:lineRule="atLeast"/>
            <w:textAlignment w:val="baseline"/>
            <w:rPr>
              <w:rFonts w:eastAsia="新細明體" w:cs="新細明體"/>
              <w:b/>
              <w:iCs/>
              <w:kern w:val="0"/>
              <w:sz w:val="28"/>
            </w:rPr>
          </w:pPr>
          <w:r w:rsidRPr="00902792">
            <w:rPr>
              <w:rFonts w:cs="新細明體"/>
              <w:b/>
              <w:iCs/>
              <w:noProof/>
              <w:kern w:val="0"/>
              <w:sz w:val="28"/>
            </w:rPr>
            <w:drawing>
              <wp:inline distT="0" distB="0" distL="0" distR="0" wp14:anchorId="0A422E6F" wp14:editId="27FC0702">
                <wp:extent cx="2105660" cy="533400"/>
                <wp:effectExtent l="19050" t="0" r="8890" b="0"/>
                <wp:docPr id="8"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14:paraId="0CC9FF80" w14:textId="2DC2838F" w:rsidR="00DE5A65" w:rsidRPr="00371D3C" w:rsidRDefault="00DE5A65" w:rsidP="10853FB9">
          <w:pPr>
            <w:shd w:val="clear" w:color="auto" w:fill="FFFFFF" w:themeFill="background1"/>
            <w:spacing w:line="240" w:lineRule="auto"/>
            <w:jc w:val="right"/>
            <w:rPr>
              <w:rFonts w:eastAsiaTheme="minorEastAsia"/>
              <w:b/>
              <w:bCs/>
            </w:rPr>
          </w:pPr>
          <w:r w:rsidRPr="10853FB9">
            <w:fldChar w:fldCharType="begin"/>
          </w:r>
          <w:r>
            <w:rPr>
              <w:b/>
              <w:bCs/>
              <w:noProof/>
            </w:rPr>
            <w:instrText xml:space="preserve"> STYLEREF  ZDOCACTIVITY  \* MERGEFORMAT </w:instrText>
          </w:r>
          <w:r w:rsidRPr="10853FB9">
            <w:rPr>
              <w:b/>
              <w:bCs/>
              <w:noProof/>
            </w:rPr>
            <w:fldChar w:fldCharType="separate"/>
          </w:r>
          <w:r w:rsidR="00E55E24">
            <w:rPr>
              <w:b/>
              <w:bCs/>
              <w:noProof/>
            </w:rPr>
            <w:t>Customer Support</w:t>
          </w:r>
          <w:r w:rsidRPr="10853FB9">
            <w:fldChar w:fldCharType="end"/>
          </w:r>
        </w:p>
        <w:p w14:paraId="3C5B7863" w14:textId="07A62972" w:rsidR="00DE5A65" w:rsidRPr="00902792" w:rsidRDefault="00DE5A65" w:rsidP="10853FB9">
          <w:pPr>
            <w:shd w:val="clear" w:color="auto" w:fill="FFFFFF" w:themeFill="background1"/>
            <w:spacing w:line="240" w:lineRule="auto"/>
            <w:jc w:val="right"/>
            <w:rPr>
              <w:rFonts w:eastAsiaTheme="minorEastAsia"/>
              <w:b/>
              <w:bCs/>
            </w:rPr>
          </w:pPr>
          <w:r w:rsidRPr="10853FB9">
            <w:fldChar w:fldCharType="begin"/>
          </w:r>
          <w:r w:rsidRPr="00902792">
            <w:rPr>
              <w:rFonts w:eastAsiaTheme="minorEastAsia"/>
              <w:b/>
              <w:szCs w:val="20"/>
            </w:rPr>
            <w:instrText xml:space="preserve"> STYLEREF  ZDOCCHIPNAME </w:instrText>
          </w:r>
          <w:r w:rsidRPr="10853FB9">
            <w:rPr>
              <w:rFonts w:eastAsiaTheme="minorEastAsia"/>
              <w:b/>
              <w:szCs w:val="20"/>
            </w:rPr>
            <w:fldChar w:fldCharType="separate"/>
          </w:r>
          <w:r w:rsidR="00E55E24">
            <w:rPr>
              <w:rFonts w:eastAsiaTheme="minorEastAsia" w:hint="eastAsia"/>
              <w:bCs/>
              <w:noProof/>
              <w:szCs w:val="20"/>
            </w:rPr>
            <w:t>錯誤</w:t>
          </w:r>
          <w:r w:rsidR="00E55E24">
            <w:rPr>
              <w:rFonts w:eastAsiaTheme="minorEastAsia" w:hint="eastAsia"/>
              <w:bCs/>
              <w:noProof/>
              <w:szCs w:val="20"/>
            </w:rPr>
            <w:t xml:space="preserve">! </w:t>
          </w:r>
          <w:r w:rsidR="00E55E24">
            <w:rPr>
              <w:rFonts w:eastAsiaTheme="minorEastAsia" w:hint="eastAsia"/>
              <w:bCs/>
              <w:noProof/>
              <w:szCs w:val="20"/>
            </w:rPr>
            <w:t>所指定的樣式的文字不存在文件中。</w:t>
          </w:r>
          <w:r w:rsidRPr="10853FB9">
            <w:fldChar w:fldCharType="end"/>
          </w:r>
        </w:p>
        <w:p w14:paraId="1C265239" w14:textId="105E6732" w:rsidR="00DE5A65" w:rsidRPr="00371D3C" w:rsidRDefault="00DE5A65" w:rsidP="10853FB9">
          <w:pPr>
            <w:shd w:val="clear" w:color="auto" w:fill="FFFFFF" w:themeFill="background1"/>
            <w:spacing w:line="240" w:lineRule="auto"/>
            <w:jc w:val="right"/>
            <w:rPr>
              <w:rFonts w:eastAsiaTheme="minorEastAsia"/>
              <w:b/>
              <w:bCs/>
              <w:u w:val="single"/>
            </w:rPr>
          </w:pPr>
          <w:r w:rsidRPr="10853FB9">
            <w:fldChar w:fldCharType="begin"/>
          </w:r>
          <w:r>
            <w:rPr>
              <w:b/>
              <w:noProof/>
              <w:u w:val="single"/>
            </w:rPr>
            <w:instrText xml:space="preserve"> STYLEREF  1 \r \w  \* MERGEFORMAT </w:instrText>
          </w:r>
          <w:r w:rsidRPr="10853FB9">
            <w:rPr>
              <w:b/>
              <w:noProof/>
              <w:u w:val="single"/>
            </w:rPr>
            <w:fldChar w:fldCharType="separate"/>
          </w:r>
          <w:r w:rsidR="00E55E24" w:rsidRPr="00E55E24">
            <w:rPr>
              <w:b/>
              <w:bCs/>
              <w:noProof/>
              <w:u w:val="single"/>
            </w:rPr>
            <w:t>5</w:t>
          </w:r>
          <w:r w:rsidRPr="10853FB9">
            <w:fldChar w:fldCharType="end"/>
          </w:r>
          <w:r w:rsidRPr="10853FB9">
            <w:fldChar w:fldCharType="begin"/>
          </w:r>
          <w:r w:rsidRPr="00371D3C">
            <w:rPr>
              <w:b/>
              <w:u w:val="single"/>
            </w:rPr>
            <w:instrText xml:space="preserve"> STYLEREF  1 </w:instrText>
          </w:r>
          <w:r w:rsidRPr="10853FB9">
            <w:rPr>
              <w:b/>
              <w:u w:val="single"/>
            </w:rPr>
            <w:fldChar w:fldCharType="separate"/>
          </w:r>
          <w:r w:rsidR="00E55E24">
            <w:rPr>
              <w:b/>
              <w:noProof/>
              <w:u w:val="single"/>
            </w:rPr>
            <w:t>Integration Guideline</w:t>
          </w:r>
          <w:r w:rsidRPr="10853FB9">
            <w:fldChar w:fldCharType="end"/>
          </w:r>
        </w:p>
      </w:tc>
    </w:tr>
  </w:tbl>
  <w:p w14:paraId="2BD3826B" w14:textId="77777777" w:rsidR="00DE5A65" w:rsidRDefault="00000000" w:rsidP="007A2808">
    <w:pPr>
      <w:spacing w:before="0" w:after="0" w:line="240" w:lineRule="auto"/>
    </w:pPr>
    <w:r>
      <w:rPr>
        <w:rFonts w:eastAsia="新細明體"/>
        <w:noProof/>
        <w:sz w:val="18"/>
        <w:szCs w:val="18"/>
      </w:rPr>
      <w:pict w14:anchorId="0AA5916D">
        <v:shapetype id="_x0000_t202" coordsize="21600,21600" o:spt="202" path="m,l,21600r21600,l21600,xe">
          <v:stroke joinstyle="miter"/>
          <v:path gradientshapeok="t" o:connecttype="rect"/>
        </v:shapetype>
        <v:shape id="_x0000_s1039" type="#_x0000_t202" style="position:absolute;left:0;text-align:left;margin-left:465.75pt;margin-top:52.35pt;width:51.05pt;height:581.1pt;z-index:251665408;mso-position-horizontal-relative:text;mso-position-vertical-relative:text" filled="f" stroked="f">
          <v:textbox style="layout-flow:vertical-ideographic;mso-next-textbox:#_x0000_s1039">
            <w:txbxContent>
              <w:p w14:paraId="04883972" w14:textId="387A077F" w:rsidR="00DE5A65" w:rsidRPr="006D3F07" w:rsidRDefault="00DE5A65" w:rsidP="0005056E">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sidR="00E55E24">
                  <w:rPr>
                    <w:noProof/>
                    <w:color w:val="969696"/>
                    <w:sz w:val="16"/>
                    <w:szCs w:val="18"/>
                  </w:rPr>
                  <w:instrText>10</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79107472" w14:textId="77777777" w:rsidR="00DE5A65" w:rsidRPr="00CB10D8" w:rsidRDefault="00DE5A65" w:rsidP="0005056E">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075035CC" w14:textId="77777777" w:rsidR="00DE5A65" w:rsidRPr="00CB10D8" w:rsidRDefault="00DE5A65"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3600"/>
      <w:gridCol w:w="5940"/>
    </w:tblGrid>
    <w:tr w:rsidR="00DE5A65" w:rsidRPr="00902792" w14:paraId="1860E307" w14:textId="77777777" w:rsidTr="10853FB9">
      <w:trPr>
        <w:cantSplit/>
        <w:trHeight w:val="905"/>
        <w:tblHeader/>
      </w:trPr>
      <w:tc>
        <w:tcPr>
          <w:tcW w:w="3600" w:type="dxa"/>
          <w:vAlign w:val="center"/>
        </w:tcPr>
        <w:p w14:paraId="4C8DC02B" w14:textId="08A9F6B4" w:rsidR="00DE5A65" w:rsidRPr="00902792" w:rsidRDefault="00000000" w:rsidP="00E3138A">
          <w:pPr>
            <w:keepLines/>
            <w:tabs>
              <w:tab w:val="center" w:pos="4320"/>
              <w:tab w:val="right" w:pos="8640"/>
            </w:tabs>
            <w:snapToGrid/>
            <w:spacing w:line="360" w:lineRule="atLeast"/>
            <w:textAlignment w:val="baseline"/>
            <w:rPr>
              <w:rFonts w:eastAsia="新細明體" w:cs="新細明體"/>
              <w:b/>
              <w:iCs/>
              <w:kern w:val="0"/>
              <w:sz w:val="28"/>
            </w:rPr>
          </w:pPr>
          <w:r>
            <w:rPr>
              <w:rFonts w:cs="新細明體"/>
              <w:b/>
              <w:iCs/>
              <w:noProof/>
              <w:kern w:val="0"/>
              <w:sz w:val="28"/>
            </w:rPr>
            <w:pict w14:anchorId="7B6A1F3E">
              <v:shapetype id="_x0000_t202" coordsize="21600,21600" o:spt="202" path="m,l,21600r21600,l21600,xe">
                <v:stroke joinstyle="miter"/>
                <v:path gradientshapeok="t" o:connecttype="rect"/>
              </v:shapetype>
              <v:shape id="MSIPCMbb5b4e4d9753fb7d307f574d" o:spid="_x0000_s1064" type="#_x0000_t202" alt="{&quot;HashCode&quot;:1986194136,&quot;Height&quot;:841.0,&quot;Width&quot;:595.0,&quot;Placement&quot;:&quot;Header&quot;,&quot;Index&quot;:&quot;Primary&quot;,&quot;Section&quot;:4,&quot;Top&quot;:0.0,&quot;Left&quot;:0.0}" style="position:absolute;left:0;text-align:left;margin-left:0;margin-top:15pt;width:595.35pt;height:21.55pt;z-index:251674624;mso-wrap-style:square;mso-position-horizontal:absolute;mso-position-horizontal-relative:page;mso-position-vertical:absolute;mso-position-vertical-relative:page;v-text-anchor:top" o:allowincell="f" filled="f" stroked="f">
                <v:textbox inset=",0,20pt,0">
                  <w:txbxContent>
                    <w:p w14:paraId="228F7D97" w14:textId="7F4A3B86" w:rsidR="00DE5A65" w:rsidRPr="00FE5A1E" w:rsidRDefault="00DE5A65" w:rsidP="00FE5A1E">
                      <w:pPr>
                        <w:spacing w:before="0" w:after="0"/>
                        <w:jc w:val="right"/>
                        <w:rPr>
                          <w:rFonts w:cs="Calibri"/>
                          <w:color w:val="FF0000"/>
                          <w:sz w:val="24"/>
                        </w:rPr>
                      </w:pPr>
                      <w:r w:rsidRPr="00FE5A1E">
                        <w:rPr>
                          <w:rFonts w:cs="Calibri"/>
                          <w:color w:val="FF0000"/>
                          <w:sz w:val="24"/>
                        </w:rPr>
                        <w:t>Confidential C</w:t>
                      </w:r>
                    </w:p>
                  </w:txbxContent>
                </v:textbox>
                <w10:wrap anchorx="page" anchory="page"/>
              </v:shape>
            </w:pict>
          </w:r>
          <w:r w:rsidR="00DE5A65" w:rsidRPr="00902792">
            <w:rPr>
              <w:rFonts w:cs="新細明體"/>
              <w:b/>
              <w:iCs/>
              <w:noProof/>
              <w:kern w:val="0"/>
              <w:sz w:val="28"/>
            </w:rPr>
            <w:drawing>
              <wp:inline distT="0" distB="0" distL="0" distR="0" wp14:anchorId="0CC8B0D5" wp14:editId="0A3491A1">
                <wp:extent cx="2105660" cy="533400"/>
                <wp:effectExtent l="19050" t="0" r="8890" b="0"/>
                <wp:docPr id="7"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14:paraId="75120ADC" w14:textId="34D0CCC7" w:rsidR="00DE5A65" w:rsidRPr="00371D3C" w:rsidRDefault="00DE5A65" w:rsidP="10853FB9">
          <w:pPr>
            <w:shd w:val="clear" w:color="auto" w:fill="FFFFFF" w:themeFill="background1"/>
            <w:spacing w:line="240" w:lineRule="auto"/>
            <w:jc w:val="right"/>
            <w:rPr>
              <w:rFonts w:eastAsiaTheme="minorEastAsia"/>
              <w:b/>
              <w:bCs/>
            </w:rPr>
          </w:pPr>
          <w:r w:rsidRPr="10853FB9">
            <w:fldChar w:fldCharType="begin"/>
          </w:r>
          <w:r>
            <w:rPr>
              <w:b/>
              <w:bCs/>
              <w:noProof/>
            </w:rPr>
            <w:instrText xml:space="preserve"> STYLEREF  ZDOCACTIVITY  \* MERGEFORMAT </w:instrText>
          </w:r>
          <w:r w:rsidRPr="10853FB9">
            <w:rPr>
              <w:b/>
              <w:bCs/>
              <w:noProof/>
            </w:rPr>
            <w:fldChar w:fldCharType="separate"/>
          </w:r>
          <w:r w:rsidR="00E55E24">
            <w:rPr>
              <w:b/>
              <w:bCs/>
              <w:noProof/>
            </w:rPr>
            <w:t>Customer Support</w:t>
          </w:r>
          <w:r w:rsidRPr="10853FB9">
            <w:fldChar w:fldCharType="end"/>
          </w:r>
        </w:p>
        <w:p w14:paraId="50378093" w14:textId="2C58A0EB" w:rsidR="00DE5A65" w:rsidRPr="00902792" w:rsidRDefault="00DE5A65" w:rsidP="10853FB9">
          <w:pPr>
            <w:shd w:val="clear" w:color="auto" w:fill="FFFFFF" w:themeFill="background1"/>
            <w:spacing w:line="240" w:lineRule="auto"/>
            <w:jc w:val="right"/>
            <w:rPr>
              <w:rFonts w:eastAsiaTheme="minorEastAsia"/>
              <w:b/>
              <w:bCs/>
            </w:rPr>
          </w:pPr>
          <w:r w:rsidRPr="10853FB9">
            <w:fldChar w:fldCharType="begin"/>
          </w:r>
          <w:r w:rsidRPr="00902792">
            <w:rPr>
              <w:rFonts w:eastAsiaTheme="minorEastAsia"/>
              <w:b/>
              <w:szCs w:val="20"/>
            </w:rPr>
            <w:instrText xml:space="preserve"> STYLEREF  ZDOCCHIPNAME </w:instrText>
          </w:r>
          <w:r w:rsidRPr="10853FB9">
            <w:rPr>
              <w:rFonts w:eastAsiaTheme="minorEastAsia"/>
              <w:b/>
              <w:szCs w:val="20"/>
            </w:rPr>
            <w:fldChar w:fldCharType="separate"/>
          </w:r>
          <w:r w:rsidR="00E55E24">
            <w:rPr>
              <w:rFonts w:eastAsiaTheme="minorEastAsia" w:hint="eastAsia"/>
              <w:bCs/>
              <w:noProof/>
              <w:szCs w:val="20"/>
            </w:rPr>
            <w:t>錯誤</w:t>
          </w:r>
          <w:r w:rsidR="00E55E24">
            <w:rPr>
              <w:rFonts w:eastAsiaTheme="minorEastAsia" w:hint="eastAsia"/>
              <w:bCs/>
              <w:noProof/>
              <w:szCs w:val="20"/>
            </w:rPr>
            <w:t xml:space="preserve">! </w:t>
          </w:r>
          <w:r w:rsidR="00E55E24">
            <w:rPr>
              <w:rFonts w:eastAsiaTheme="minorEastAsia" w:hint="eastAsia"/>
              <w:bCs/>
              <w:noProof/>
              <w:szCs w:val="20"/>
            </w:rPr>
            <w:t>所指定的樣式的文字不存在文件中。</w:t>
          </w:r>
          <w:r w:rsidRPr="10853FB9">
            <w:fldChar w:fldCharType="end"/>
          </w:r>
        </w:p>
        <w:p w14:paraId="7C4C5B8B" w14:textId="24DF4475" w:rsidR="00DE5A65" w:rsidRPr="00371D3C" w:rsidRDefault="00DE5A65" w:rsidP="10853FB9">
          <w:pPr>
            <w:shd w:val="clear" w:color="auto" w:fill="FFFFFF" w:themeFill="background1"/>
            <w:spacing w:line="240" w:lineRule="auto"/>
            <w:jc w:val="right"/>
            <w:rPr>
              <w:rFonts w:eastAsiaTheme="minorEastAsia"/>
              <w:b/>
              <w:bCs/>
              <w:u w:val="single"/>
            </w:rPr>
          </w:pPr>
          <w:r w:rsidRPr="10853FB9">
            <w:fldChar w:fldCharType="begin"/>
          </w:r>
          <w:r>
            <w:rPr>
              <w:b/>
              <w:noProof/>
              <w:u w:val="single"/>
            </w:rPr>
            <w:instrText xml:space="preserve"> STYLEREF  1 \r \w  \* MERGEFORMAT </w:instrText>
          </w:r>
          <w:r w:rsidRPr="10853FB9">
            <w:rPr>
              <w:b/>
              <w:noProof/>
              <w:u w:val="single"/>
            </w:rPr>
            <w:fldChar w:fldCharType="separate"/>
          </w:r>
          <w:r w:rsidR="00E55E24" w:rsidRPr="00E55E24">
            <w:rPr>
              <w:b/>
              <w:bCs/>
              <w:noProof/>
              <w:u w:val="single"/>
            </w:rPr>
            <w:t>5</w:t>
          </w:r>
          <w:r w:rsidRPr="10853FB9">
            <w:fldChar w:fldCharType="end"/>
          </w:r>
          <w:r w:rsidRPr="10853FB9">
            <w:fldChar w:fldCharType="begin"/>
          </w:r>
          <w:r w:rsidRPr="00371D3C">
            <w:rPr>
              <w:b/>
              <w:u w:val="single"/>
            </w:rPr>
            <w:instrText xml:space="preserve"> STYLEREF  1 </w:instrText>
          </w:r>
          <w:r w:rsidRPr="10853FB9">
            <w:rPr>
              <w:b/>
              <w:u w:val="single"/>
            </w:rPr>
            <w:fldChar w:fldCharType="separate"/>
          </w:r>
          <w:r w:rsidR="00E55E24">
            <w:rPr>
              <w:b/>
              <w:noProof/>
              <w:u w:val="single"/>
            </w:rPr>
            <w:t>Integration Guideline</w:t>
          </w:r>
          <w:r w:rsidRPr="10853FB9">
            <w:fldChar w:fldCharType="end"/>
          </w:r>
        </w:p>
      </w:tc>
    </w:tr>
  </w:tbl>
  <w:p w14:paraId="57F23D03" w14:textId="77777777" w:rsidR="00DE5A65" w:rsidRPr="000F623C" w:rsidRDefault="00000000" w:rsidP="007A2808">
    <w:pPr>
      <w:spacing w:before="0" w:after="0" w:line="240" w:lineRule="auto"/>
      <w:rPr>
        <w:rFonts w:eastAsia="新細明體"/>
      </w:rPr>
    </w:pPr>
    <w:r>
      <w:rPr>
        <w:rFonts w:eastAsia="新細明體" w:cs="Arial"/>
        <w:noProof/>
        <w:kern w:val="0"/>
        <w:sz w:val="16"/>
        <w:szCs w:val="18"/>
      </w:rPr>
      <w:pict w14:anchorId="1DC39473">
        <v:shape id="_x0000_s1038" type="#_x0000_t202" style="position:absolute;left:0;text-align:left;margin-left:-68.25pt;margin-top:52.35pt;width:48.75pt;height:581.95pt;z-index:251664384;mso-position-horizontal-relative:text;mso-position-vertical-relative:text" filled="f" stroked="f">
          <v:textbox style="layout-flow:vertical-ideographic;mso-next-textbox:#_x0000_s1038">
            <w:txbxContent>
              <w:p w14:paraId="69365781" w14:textId="1A8C1045" w:rsidR="00DE5A65" w:rsidRPr="00CB10D8" w:rsidRDefault="00DE5A65" w:rsidP="0005056E">
                <w:pPr>
                  <w:pStyle w:val="a5"/>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新細明體"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新細明體" w:cs="Arial"/>
                    <w:color w:val="969696"/>
                    <w:kern w:val="0"/>
                    <w:sz w:val="16"/>
                    <w:szCs w:val="18"/>
                  </w:rPr>
                  <w:t>©</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 \@ "yyyy"</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fldChar w:fldCharType="separate"/>
                </w:r>
                <w:r w:rsidR="00E55E24">
                  <w:rPr>
                    <w:noProof/>
                    <w:color w:val="969696"/>
                    <w:sz w:val="16"/>
                    <w:szCs w:val="18"/>
                  </w:rPr>
                  <w:instrText>10</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新細明體"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新細明體" w:hint="eastAsia"/>
                    <w:color w:val="969696"/>
                    <w:sz w:val="16"/>
                    <w:szCs w:val="18"/>
                  </w:rPr>
                  <w:instrText xml:space="preserve"> - </w:instrText>
                </w:r>
                <w:r w:rsidRPr="00CB10D8">
                  <w:rPr>
                    <w:color w:val="969696"/>
                    <w:sz w:val="16"/>
                    <w:szCs w:val="18"/>
                  </w:rPr>
                  <w:fldChar w:fldCharType="begin"/>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00E55E24">
                  <w:rPr>
                    <w:noProof/>
                    <w:color w:val="969696"/>
                    <w:sz w:val="16"/>
                    <w:szCs w:val="18"/>
                  </w:rPr>
                  <w:instrText>2026</w:instrText>
                </w:r>
                <w:r w:rsidRPr="00CB10D8">
                  <w:rPr>
                    <w:color w:val="969696"/>
                    <w:sz w:val="16"/>
                    <w:szCs w:val="18"/>
                  </w:rPr>
                  <w:fldChar w:fldCharType="end"/>
                </w:r>
                <w:r w:rsidRPr="00CB10D8">
                  <w:rPr>
                    <w:rFonts w:eastAsia="新細明體" w:hint="eastAsia"/>
                    <w:color w:val="969696"/>
                    <w:sz w:val="16"/>
                    <w:szCs w:val="18"/>
                  </w:rPr>
                  <w:instrText>"</w:instrText>
                </w:r>
                <w:r w:rsidRPr="00CB10D8">
                  <w:rPr>
                    <w:color w:val="969696"/>
                    <w:sz w:val="16"/>
                    <w:szCs w:val="18"/>
                  </w:rPr>
                  <w:fldChar w:fldCharType="separate"/>
                </w:r>
                <w:r w:rsidR="00E55E24" w:rsidRPr="00CB10D8">
                  <w:rPr>
                    <w:noProof/>
                    <w:color w:val="969696"/>
                    <w:sz w:val="16"/>
                    <w:szCs w:val="18"/>
                  </w:rPr>
                  <w:instrText>2014</w:instrText>
                </w:r>
                <w:r w:rsidR="00E55E24" w:rsidRPr="00CB10D8">
                  <w:rPr>
                    <w:rFonts w:eastAsia="新細明體" w:hint="eastAsia"/>
                    <w:noProof/>
                    <w:color w:val="969696"/>
                    <w:sz w:val="16"/>
                    <w:szCs w:val="18"/>
                  </w:rPr>
                  <w:instrText xml:space="preserve"> - </w:instrText>
                </w:r>
                <w:r w:rsidR="00E55E24">
                  <w:rPr>
                    <w:noProof/>
                    <w:color w:val="969696"/>
                    <w:sz w:val="16"/>
                    <w:szCs w:val="18"/>
                  </w:rPr>
                  <w:instrText>2026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E55E24" w:rsidRPr="00CB10D8">
                  <w:rPr>
                    <w:noProof/>
                    <w:color w:val="969696"/>
                    <w:sz w:val="16"/>
                    <w:szCs w:val="18"/>
                  </w:rPr>
                  <w:t>2014</w:t>
                </w:r>
                <w:r w:rsidR="00E55E24" w:rsidRPr="00CB10D8">
                  <w:rPr>
                    <w:rFonts w:eastAsia="新細明體" w:hint="eastAsia"/>
                    <w:noProof/>
                    <w:color w:val="969696"/>
                    <w:sz w:val="16"/>
                    <w:szCs w:val="18"/>
                  </w:rPr>
                  <w:t xml:space="preserve"> - </w:t>
                </w:r>
                <w:r w:rsidR="00E55E24">
                  <w:rPr>
                    <w:noProof/>
                    <w:color w:val="969696"/>
                    <w:sz w:val="16"/>
                    <w:szCs w:val="18"/>
                  </w:rPr>
                  <w:t>2026</w:t>
                </w:r>
                <w:r w:rsidRPr="00CB10D8">
                  <w:rPr>
                    <w:color w:val="969696"/>
                    <w:sz w:val="16"/>
                    <w:szCs w:val="18"/>
                  </w:rPr>
                  <w:fldChar w:fldCharType="end"/>
                </w:r>
                <w:r w:rsidRPr="00CB10D8">
                  <w:rPr>
                    <w:rFonts w:eastAsia="新細明體"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r>
                  <w:rPr>
                    <w:rFonts w:eastAsiaTheme="minorEastAsia" w:cs="Arial"/>
                    <w:noProof/>
                    <w:color w:val="969696"/>
                    <w:kern w:val="0"/>
                    <w:sz w:val="16"/>
                    <w:szCs w:val="18"/>
                  </w:rPr>
                  <w:fldChar w:fldCharType="begin"/>
                </w:r>
                <w:r>
                  <w:rPr>
                    <w:rFonts w:eastAsiaTheme="minorEastAsia" w:cs="Arial"/>
                    <w:noProof/>
                    <w:color w:val="969696"/>
                    <w:kern w:val="0"/>
                    <w:sz w:val="16"/>
                    <w:szCs w:val="18"/>
                  </w:rPr>
                  <w:instrText xml:space="preserve"> STYLEREF  ZDOCINFOCLASS  \* MERGEFORMAT </w:instrText>
                </w:r>
                <w:r>
                  <w:rPr>
                    <w:rFonts w:eastAsiaTheme="minorEastAsia" w:cs="Arial"/>
                    <w:noProof/>
                    <w:color w:val="969696"/>
                    <w:kern w:val="0"/>
                    <w:sz w:val="16"/>
                    <w:szCs w:val="18"/>
                  </w:rPr>
                  <w:fldChar w:fldCharType="end"/>
                </w:r>
              </w:p>
              <w:p w14:paraId="64C7D158" w14:textId="77777777" w:rsidR="00DE5A65" w:rsidRPr="00CB10D8" w:rsidRDefault="00DE5A65" w:rsidP="0005056E">
                <w:pPr>
                  <w:pStyle w:val="a5"/>
                  <w:tabs>
                    <w:tab w:val="clear" w:pos="4153"/>
                    <w:tab w:val="clear" w:pos="8306"/>
                  </w:tabs>
                  <w:spacing w:before="0" w:after="0" w:line="240" w:lineRule="auto"/>
                  <w:jc w:val="center"/>
                  <w:rPr>
                    <w:rFonts w:eastAsia="新細明體"/>
                    <w:color w:val="969696"/>
                    <w:kern w:val="0"/>
                    <w:sz w:val="14"/>
                    <w:szCs w:val="14"/>
                  </w:rPr>
                </w:pPr>
                <w:r w:rsidRPr="00CB10D8">
                  <w:rPr>
                    <w:color w:val="969696"/>
                    <w:kern w:val="0"/>
                    <w:sz w:val="14"/>
                    <w:szCs w:val="14"/>
                  </w:rPr>
                  <w:t>This document contains information that is proprietary to MediaTek Inc.</w:t>
                </w:r>
              </w:p>
              <w:p w14:paraId="60B702DF" w14:textId="77777777" w:rsidR="00DE5A65" w:rsidRPr="00CB10D8" w:rsidRDefault="00DE5A65"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08A"/>
    <w:multiLevelType w:val="hybridMultilevel"/>
    <w:tmpl w:val="DD40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F6CC8"/>
    <w:multiLevelType w:val="hybridMultilevel"/>
    <w:tmpl w:val="26B8CD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 w15:restartNumberingAfterBreak="0">
    <w:nsid w:val="06E112BD"/>
    <w:multiLevelType w:val="hybridMultilevel"/>
    <w:tmpl w:val="55E48F4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85377B0"/>
    <w:multiLevelType w:val="hybridMultilevel"/>
    <w:tmpl w:val="D6FC18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細明體"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16BE3204"/>
    <w:multiLevelType w:val="hybridMultilevel"/>
    <w:tmpl w:val="1D9A1DF0"/>
    <w:lvl w:ilvl="0" w:tplc="CD8CE824">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AE87812"/>
    <w:multiLevelType w:val="hybridMultilevel"/>
    <w:tmpl w:val="42FC1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43E38"/>
    <w:multiLevelType w:val="hybridMultilevel"/>
    <w:tmpl w:val="914EFFC4"/>
    <w:lvl w:ilvl="0" w:tplc="C9D221BA">
      <w:start w:val="1"/>
      <w:numFmt w:val="decimal"/>
      <w:lvlText w:val="%1."/>
      <w:lvlJc w:val="left"/>
      <w:pPr>
        <w:ind w:left="720" w:hanging="360"/>
      </w:pPr>
      <w:rPr>
        <w:rFonts w:asciiTheme="majorHAnsi" w:eastAsiaTheme="minorEastAsia" w:hAnsi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868DD"/>
    <w:multiLevelType w:val="hybridMultilevel"/>
    <w:tmpl w:val="D1D6AB40"/>
    <w:lvl w:ilvl="0" w:tplc="0409000B">
      <w:start w:val="1"/>
      <w:numFmt w:val="bullet"/>
      <w:lvlText w:val=""/>
      <w:lvlJc w:val="left"/>
      <w:pPr>
        <w:tabs>
          <w:tab w:val="num" w:pos="720"/>
        </w:tabs>
        <w:ind w:left="720" w:hanging="360"/>
      </w:pPr>
      <w:rPr>
        <w:rFonts w:ascii="Wingdings" w:hAnsi="Wingdings" w:hint="default"/>
      </w:rPr>
    </w:lvl>
    <w:lvl w:ilvl="1" w:tplc="58D8BB9E">
      <w:numFmt w:val="bullet"/>
      <w:lvlText w:val="•"/>
      <w:lvlJc w:val="left"/>
      <w:pPr>
        <w:tabs>
          <w:tab w:val="num" w:pos="1440"/>
        </w:tabs>
        <w:ind w:left="1440" w:hanging="360"/>
      </w:pPr>
      <w:rPr>
        <w:rFonts w:ascii="Arial" w:hAnsi="Arial" w:hint="default"/>
      </w:rPr>
    </w:lvl>
    <w:lvl w:ilvl="2" w:tplc="17103A2A" w:tentative="1">
      <w:start w:val="1"/>
      <w:numFmt w:val="bullet"/>
      <w:lvlText w:val="•"/>
      <w:lvlJc w:val="left"/>
      <w:pPr>
        <w:tabs>
          <w:tab w:val="num" w:pos="2160"/>
        </w:tabs>
        <w:ind w:left="2160" w:hanging="360"/>
      </w:pPr>
      <w:rPr>
        <w:rFonts w:ascii="Arial" w:hAnsi="Arial" w:hint="default"/>
      </w:rPr>
    </w:lvl>
    <w:lvl w:ilvl="3" w:tplc="EAD0EC0A" w:tentative="1">
      <w:start w:val="1"/>
      <w:numFmt w:val="bullet"/>
      <w:lvlText w:val="•"/>
      <w:lvlJc w:val="left"/>
      <w:pPr>
        <w:tabs>
          <w:tab w:val="num" w:pos="2880"/>
        </w:tabs>
        <w:ind w:left="2880" w:hanging="360"/>
      </w:pPr>
      <w:rPr>
        <w:rFonts w:ascii="Arial" w:hAnsi="Arial" w:hint="default"/>
      </w:rPr>
    </w:lvl>
    <w:lvl w:ilvl="4" w:tplc="01D6D67E" w:tentative="1">
      <w:start w:val="1"/>
      <w:numFmt w:val="bullet"/>
      <w:lvlText w:val="•"/>
      <w:lvlJc w:val="left"/>
      <w:pPr>
        <w:tabs>
          <w:tab w:val="num" w:pos="3600"/>
        </w:tabs>
        <w:ind w:left="3600" w:hanging="360"/>
      </w:pPr>
      <w:rPr>
        <w:rFonts w:ascii="Arial" w:hAnsi="Arial" w:hint="default"/>
      </w:rPr>
    </w:lvl>
    <w:lvl w:ilvl="5" w:tplc="36BC4BDC" w:tentative="1">
      <w:start w:val="1"/>
      <w:numFmt w:val="bullet"/>
      <w:lvlText w:val="•"/>
      <w:lvlJc w:val="left"/>
      <w:pPr>
        <w:tabs>
          <w:tab w:val="num" w:pos="4320"/>
        </w:tabs>
        <w:ind w:left="4320" w:hanging="360"/>
      </w:pPr>
      <w:rPr>
        <w:rFonts w:ascii="Arial" w:hAnsi="Arial" w:hint="default"/>
      </w:rPr>
    </w:lvl>
    <w:lvl w:ilvl="6" w:tplc="B58C58F4" w:tentative="1">
      <w:start w:val="1"/>
      <w:numFmt w:val="bullet"/>
      <w:lvlText w:val="•"/>
      <w:lvlJc w:val="left"/>
      <w:pPr>
        <w:tabs>
          <w:tab w:val="num" w:pos="5040"/>
        </w:tabs>
        <w:ind w:left="5040" w:hanging="360"/>
      </w:pPr>
      <w:rPr>
        <w:rFonts w:ascii="Arial" w:hAnsi="Arial" w:hint="default"/>
      </w:rPr>
    </w:lvl>
    <w:lvl w:ilvl="7" w:tplc="1F229CD2" w:tentative="1">
      <w:start w:val="1"/>
      <w:numFmt w:val="bullet"/>
      <w:lvlText w:val="•"/>
      <w:lvlJc w:val="left"/>
      <w:pPr>
        <w:tabs>
          <w:tab w:val="num" w:pos="5760"/>
        </w:tabs>
        <w:ind w:left="5760" w:hanging="360"/>
      </w:pPr>
      <w:rPr>
        <w:rFonts w:ascii="Arial" w:hAnsi="Arial" w:hint="default"/>
      </w:rPr>
    </w:lvl>
    <w:lvl w:ilvl="8" w:tplc="B2C01CE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031FE6"/>
    <w:multiLevelType w:val="hybridMultilevel"/>
    <w:tmpl w:val="B4ACB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95D7B"/>
    <w:multiLevelType w:val="hybridMultilevel"/>
    <w:tmpl w:val="8AD6C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245D0A"/>
    <w:multiLevelType w:val="hybridMultilevel"/>
    <w:tmpl w:val="396AE258"/>
    <w:lvl w:ilvl="0" w:tplc="FFFFFFFF">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F787841"/>
    <w:multiLevelType w:val="hybridMultilevel"/>
    <w:tmpl w:val="704A49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22642AA"/>
    <w:multiLevelType w:val="hybridMultilevel"/>
    <w:tmpl w:val="8892ACE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4A75C7F"/>
    <w:multiLevelType w:val="hybridMultilevel"/>
    <w:tmpl w:val="0734C9F4"/>
    <w:lvl w:ilvl="0" w:tplc="04090001">
      <w:start w:val="1"/>
      <w:numFmt w:val="bullet"/>
      <w:lvlText w:val=""/>
      <w:lvlJc w:val="left"/>
      <w:pPr>
        <w:ind w:left="480" w:hanging="480"/>
      </w:pPr>
      <w:rPr>
        <w:rFonts w:ascii="Symbol" w:hAnsi="Symbol" w:hint="default"/>
      </w:rPr>
    </w:lvl>
    <w:lvl w:ilvl="1" w:tplc="0409000B">
      <w:start w:val="1"/>
      <w:numFmt w:val="bullet"/>
      <w:lvlText w:val=""/>
      <w:lvlJc w:val="left"/>
      <w:pPr>
        <w:ind w:left="84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15:restartNumberingAfterBreak="0">
    <w:nsid w:val="260012A1"/>
    <w:multiLevelType w:val="hybridMultilevel"/>
    <w:tmpl w:val="5CB29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54CDD"/>
    <w:multiLevelType w:val="hybridMultilevel"/>
    <w:tmpl w:val="EEE8E9C8"/>
    <w:lvl w:ilvl="0" w:tplc="04090001">
      <w:start w:val="1"/>
      <w:numFmt w:val="bullet"/>
      <w:lvlText w:val=""/>
      <w:lvlJc w:val="left"/>
      <w:pPr>
        <w:ind w:left="1319" w:hanging="360"/>
      </w:pPr>
      <w:rPr>
        <w:rFonts w:ascii="Symbol" w:hAnsi="Symbol" w:hint="default"/>
      </w:rPr>
    </w:lvl>
    <w:lvl w:ilvl="1" w:tplc="04090003" w:tentative="1">
      <w:start w:val="1"/>
      <w:numFmt w:val="bullet"/>
      <w:lvlText w:val="o"/>
      <w:lvlJc w:val="left"/>
      <w:pPr>
        <w:ind w:left="2039" w:hanging="360"/>
      </w:pPr>
      <w:rPr>
        <w:rFonts w:ascii="Courier New" w:hAnsi="Courier New" w:cs="Courier New" w:hint="default"/>
      </w:rPr>
    </w:lvl>
    <w:lvl w:ilvl="2" w:tplc="04090005" w:tentative="1">
      <w:start w:val="1"/>
      <w:numFmt w:val="bullet"/>
      <w:lvlText w:val=""/>
      <w:lvlJc w:val="left"/>
      <w:pPr>
        <w:ind w:left="2759" w:hanging="360"/>
      </w:pPr>
      <w:rPr>
        <w:rFonts w:ascii="Wingdings" w:hAnsi="Wingdings" w:hint="default"/>
      </w:rPr>
    </w:lvl>
    <w:lvl w:ilvl="3" w:tplc="04090001" w:tentative="1">
      <w:start w:val="1"/>
      <w:numFmt w:val="bullet"/>
      <w:lvlText w:val=""/>
      <w:lvlJc w:val="left"/>
      <w:pPr>
        <w:ind w:left="3479" w:hanging="360"/>
      </w:pPr>
      <w:rPr>
        <w:rFonts w:ascii="Symbol" w:hAnsi="Symbol" w:hint="default"/>
      </w:rPr>
    </w:lvl>
    <w:lvl w:ilvl="4" w:tplc="04090003" w:tentative="1">
      <w:start w:val="1"/>
      <w:numFmt w:val="bullet"/>
      <w:lvlText w:val="o"/>
      <w:lvlJc w:val="left"/>
      <w:pPr>
        <w:ind w:left="4199" w:hanging="360"/>
      </w:pPr>
      <w:rPr>
        <w:rFonts w:ascii="Courier New" w:hAnsi="Courier New" w:cs="Courier New" w:hint="default"/>
      </w:rPr>
    </w:lvl>
    <w:lvl w:ilvl="5" w:tplc="04090005" w:tentative="1">
      <w:start w:val="1"/>
      <w:numFmt w:val="bullet"/>
      <w:lvlText w:val=""/>
      <w:lvlJc w:val="left"/>
      <w:pPr>
        <w:ind w:left="4919" w:hanging="360"/>
      </w:pPr>
      <w:rPr>
        <w:rFonts w:ascii="Wingdings" w:hAnsi="Wingdings" w:hint="default"/>
      </w:rPr>
    </w:lvl>
    <w:lvl w:ilvl="6" w:tplc="04090001" w:tentative="1">
      <w:start w:val="1"/>
      <w:numFmt w:val="bullet"/>
      <w:lvlText w:val=""/>
      <w:lvlJc w:val="left"/>
      <w:pPr>
        <w:ind w:left="5639" w:hanging="360"/>
      </w:pPr>
      <w:rPr>
        <w:rFonts w:ascii="Symbol" w:hAnsi="Symbol" w:hint="default"/>
      </w:rPr>
    </w:lvl>
    <w:lvl w:ilvl="7" w:tplc="04090003" w:tentative="1">
      <w:start w:val="1"/>
      <w:numFmt w:val="bullet"/>
      <w:lvlText w:val="o"/>
      <w:lvlJc w:val="left"/>
      <w:pPr>
        <w:ind w:left="6359" w:hanging="360"/>
      </w:pPr>
      <w:rPr>
        <w:rFonts w:ascii="Courier New" w:hAnsi="Courier New" w:cs="Courier New" w:hint="default"/>
      </w:rPr>
    </w:lvl>
    <w:lvl w:ilvl="8" w:tplc="04090005" w:tentative="1">
      <w:start w:val="1"/>
      <w:numFmt w:val="bullet"/>
      <w:lvlText w:val=""/>
      <w:lvlJc w:val="left"/>
      <w:pPr>
        <w:ind w:left="7079" w:hanging="360"/>
      </w:pPr>
      <w:rPr>
        <w:rFonts w:ascii="Wingdings" w:hAnsi="Wingdings" w:hint="default"/>
      </w:rPr>
    </w:lvl>
  </w:abstractNum>
  <w:abstractNum w:abstractNumId="17" w15:restartNumberingAfterBreak="0">
    <w:nsid w:val="29100AC3"/>
    <w:multiLevelType w:val="hybridMultilevel"/>
    <w:tmpl w:val="0A280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F43295"/>
    <w:multiLevelType w:val="hybridMultilevel"/>
    <w:tmpl w:val="7F623A2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B46A7E"/>
    <w:multiLevelType w:val="hybridMultilevel"/>
    <w:tmpl w:val="D520A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C3110"/>
    <w:multiLevelType w:val="hybridMultilevel"/>
    <w:tmpl w:val="1E40D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1B67D6"/>
    <w:multiLevelType w:val="hybridMultilevel"/>
    <w:tmpl w:val="C40A5F42"/>
    <w:lvl w:ilvl="0" w:tplc="0409000B">
      <w:start w:val="1"/>
      <w:numFmt w:val="bullet"/>
      <w:lvlText w:val=""/>
      <w:lvlJc w:val="left"/>
      <w:pPr>
        <w:ind w:left="96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22" w15:restartNumberingAfterBreak="0">
    <w:nsid w:val="382526F5"/>
    <w:multiLevelType w:val="multilevel"/>
    <w:tmpl w:val="2E7CBE50"/>
    <w:lvl w:ilvl="0">
      <w:start w:val="1"/>
      <w:numFmt w:val="decimal"/>
      <w:pStyle w:val="1"/>
      <w:lvlText w:val="%1"/>
      <w:lvlJc w:val="left"/>
      <w:pPr>
        <w:tabs>
          <w:tab w:val="num" w:pos="680"/>
        </w:tabs>
        <w:ind w:left="680" w:hanging="680"/>
      </w:pPr>
      <w:rPr>
        <w:rFonts w:ascii="Arial" w:hAnsi="Arial" w:hint="default"/>
        <w:b/>
        <w:i w:val="0"/>
        <w:color w:val="006EBC"/>
        <w:sz w:val="32"/>
      </w:rPr>
    </w:lvl>
    <w:lvl w:ilvl="1">
      <w:start w:val="1"/>
      <w:numFmt w:val="decimal"/>
      <w:pStyle w:val="2"/>
      <w:lvlText w:val="%1.%2"/>
      <w:lvlJc w:val="left"/>
      <w:pPr>
        <w:tabs>
          <w:tab w:val="num" w:pos="1502"/>
        </w:tabs>
        <w:ind w:left="1502" w:hanging="1077"/>
      </w:pPr>
      <w:rPr>
        <w:rFonts w:ascii="Arial" w:hAnsi="Arial" w:hint="default"/>
        <w:b/>
        <w:i w:val="0"/>
        <w:caps w:val="0"/>
        <w:strike w:val="0"/>
        <w:dstrike w:val="0"/>
        <w:outline w:val="0"/>
        <w:shadow w:val="0"/>
        <w:emboss w:val="0"/>
        <w:imprint w:val="0"/>
        <w:vanish w:val="0"/>
        <w:color w:val="006EBC"/>
        <w:sz w:val="28"/>
        <w:u w:val="none"/>
        <w:vertAlign w:val="baseline"/>
      </w:rPr>
    </w:lvl>
    <w:lvl w:ilvl="2">
      <w:start w:val="1"/>
      <w:numFmt w:val="decimal"/>
      <w:pStyle w:val="3"/>
      <w:lvlText w:val="%1.%2.%3"/>
      <w:lvlJc w:val="left"/>
      <w:pPr>
        <w:tabs>
          <w:tab w:val="num" w:pos="1077"/>
        </w:tabs>
        <w:ind w:left="1077" w:hanging="1077"/>
      </w:pPr>
      <w:rPr>
        <w:rFonts w:ascii="Arial" w:hAnsi="Arial" w:hint="default"/>
        <w:b/>
        <w:i w:val="0"/>
        <w:caps w:val="0"/>
        <w:strike w:val="0"/>
        <w:dstrike w:val="0"/>
        <w:outline w:val="0"/>
        <w:shadow w:val="0"/>
        <w:emboss w:val="0"/>
        <w:imprint w:val="0"/>
        <w:vanish w:val="0"/>
        <w:color w:val="006EBC"/>
        <w:sz w:val="24"/>
        <w:u w:val="none"/>
        <w:vertAlign w:val="baseline"/>
      </w:rPr>
    </w:lvl>
    <w:lvl w:ilvl="3">
      <w:start w:val="1"/>
      <w:numFmt w:val="decimal"/>
      <w:pStyle w:val="4"/>
      <w:lvlText w:val="%1.%2.%3.%4"/>
      <w:lvlJc w:val="left"/>
      <w:pPr>
        <w:tabs>
          <w:tab w:val="num" w:pos="1077"/>
        </w:tabs>
        <w:ind w:left="1077" w:hanging="1077"/>
      </w:pPr>
      <w:rPr>
        <w:rFonts w:ascii="Arial" w:hAnsi="Arial" w:hint="default"/>
        <w:b/>
        <w:i w:val="0"/>
        <w:color w:val="006EBC"/>
        <w:sz w:val="22"/>
      </w:rPr>
    </w:lvl>
    <w:lvl w:ilvl="4">
      <w:start w:val="1"/>
      <w:numFmt w:val="decimal"/>
      <w:pStyle w:val="5"/>
      <w:lvlText w:val="%1.%2.%3.%4.%5"/>
      <w:lvlJc w:val="left"/>
      <w:pPr>
        <w:tabs>
          <w:tab w:val="num" w:pos="1077"/>
        </w:tabs>
        <w:ind w:left="1077" w:hanging="1077"/>
      </w:pPr>
      <w:rPr>
        <w:rFonts w:ascii="Arial" w:hAnsi="Arial" w:hint="default"/>
        <w:color w:val="006EBC"/>
        <w:sz w:val="20"/>
      </w:rPr>
    </w:lvl>
    <w:lvl w:ilvl="5">
      <w:start w:val="1"/>
      <w:numFmt w:val="decimal"/>
      <w:pStyle w:val="6"/>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23" w15:restartNumberingAfterBreak="0">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A24C42"/>
    <w:multiLevelType w:val="hybridMultilevel"/>
    <w:tmpl w:val="54DA8B00"/>
    <w:lvl w:ilvl="0" w:tplc="341A49CA">
      <w:start w:val="2"/>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6C81F34"/>
    <w:multiLevelType w:val="hybridMultilevel"/>
    <w:tmpl w:val="07664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1B4CE2"/>
    <w:multiLevelType w:val="hybridMultilevel"/>
    <w:tmpl w:val="F35CA93A"/>
    <w:lvl w:ilvl="0" w:tplc="04090001">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start w:val="1"/>
      <w:numFmt w:val="bullet"/>
      <w:lvlText w:val=""/>
      <w:lvlJc w:val="left"/>
      <w:pPr>
        <w:ind w:left="2640" w:hanging="480"/>
      </w:pPr>
      <w:rPr>
        <w:rFonts w:ascii="Wingdings" w:hAnsi="Wingdings" w:hint="default"/>
      </w:rPr>
    </w:lvl>
    <w:lvl w:ilvl="4" w:tplc="04090003">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7" w15:restartNumberingAfterBreak="0">
    <w:nsid w:val="544359F6"/>
    <w:multiLevelType w:val="hybridMultilevel"/>
    <w:tmpl w:val="D520A6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030151"/>
    <w:multiLevelType w:val="hybridMultilevel"/>
    <w:tmpl w:val="76F2B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8D20FD"/>
    <w:multiLevelType w:val="hybridMultilevel"/>
    <w:tmpl w:val="A6DE0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B34262"/>
    <w:multiLevelType w:val="hybridMultilevel"/>
    <w:tmpl w:val="47AE68E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1" w15:restartNumberingAfterBreak="0">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5AEE2197"/>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36C7852"/>
    <w:multiLevelType w:val="hybridMultilevel"/>
    <w:tmpl w:val="16F89466"/>
    <w:lvl w:ilvl="0" w:tplc="91AAB0B6">
      <w:start w:val="1"/>
      <w:numFmt w:val="decimal"/>
      <w:lvlText w:val="%1."/>
      <w:lvlJc w:val="left"/>
      <w:pPr>
        <w:ind w:left="560" w:hanging="360"/>
      </w:pPr>
      <w:rPr>
        <w:rFonts w:hint="default"/>
      </w:rPr>
    </w:lvl>
    <w:lvl w:ilvl="1" w:tplc="04090001">
      <w:start w:val="1"/>
      <w:numFmt w:val="bullet"/>
      <w:lvlText w:val=""/>
      <w:lvlJc w:val="left"/>
      <w:pPr>
        <w:ind w:left="1280" w:hanging="360"/>
      </w:pPr>
      <w:rPr>
        <w:rFonts w:ascii="Symbol" w:hAnsi="Symbol" w:hint="default"/>
      </w:r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4" w15:restartNumberingAfterBreak="0">
    <w:nsid w:val="6D1E6679"/>
    <w:multiLevelType w:val="hybridMultilevel"/>
    <w:tmpl w:val="AA2AB950"/>
    <w:lvl w:ilvl="0" w:tplc="C74AF0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07E6994"/>
    <w:multiLevelType w:val="hybridMultilevel"/>
    <w:tmpl w:val="9DE4A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6346C3"/>
    <w:multiLevelType w:val="hybridMultilevel"/>
    <w:tmpl w:val="D50497EC"/>
    <w:lvl w:ilvl="0" w:tplc="04090011">
      <w:start w:val="1"/>
      <w:numFmt w:val="upperLetter"/>
      <w:lvlText w:val="%1."/>
      <w:lvlJc w:val="left"/>
      <w:pPr>
        <w:ind w:left="1200" w:hanging="480"/>
      </w:pPr>
    </w:lvl>
    <w:lvl w:ilvl="1" w:tplc="04090001">
      <w:start w:val="1"/>
      <w:numFmt w:val="bullet"/>
      <w:lvlText w:val=""/>
      <w:lvlJc w:val="left"/>
      <w:pPr>
        <w:ind w:left="1680" w:hanging="480"/>
      </w:pPr>
      <w:rPr>
        <w:rFonts w:ascii="Wingdings" w:hAnsi="Wingdings" w:hint="default"/>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7" w15:restartNumberingAfterBreak="0">
    <w:nsid w:val="76A90FF6"/>
    <w:multiLevelType w:val="hybridMultilevel"/>
    <w:tmpl w:val="FAD0B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新細明體"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新細明體"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新細明體"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7BC16204"/>
    <w:multiLevelType w:val="hybridMultilevel"/>
    <w:tmpl w:val="F65CB058"/>
    <w:lvl w:ilvl="0" w:tplc="1648241E">
      <w:start w:val="1"/>
      <w:numFmt w:val="bullet"/>
      <w:lvlText w:val=""/>
      <w:lvlJc w:val="left"/>
      <w:pPr>
        <w:tabs>
          <w:tab w:val="num" w:pos="227"/>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0" w15:restartNumberingAfterBreak="0">
    <w:nsid w:val="7E1E1B2B"/>
    <w:multiLevelType w:val="hybridMultilevel"/>
    <w:tmpl w:val="BDBC748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306445">
    <w:abstractNumId w:val="22"/>
  </w:num>
  <w:num w:numId="2" w16cid:durableId="666594814">
    <w:abstractNumId w:val="23"/>
  </w:num>
  <w:num w:numId="3" w16cid:durableId="1736319091">
    <w:abstractNumId w:val="31"/>
    <w:lvlOverride w:ilvl="0">
      <w:startOverride w:val="1"/>
    </w:lvlOverride>
  </w:num>
  <w:num w:numId="4" w16cid:durableId="493646034">
    <w:abstractNumId w:val="4"/>
  </w:num>
  <w:num w:numId="5" w16cid:durableId="1578979351">
    <w:abstractNumId w:val="38"/>
  </w:num>
  <w:num w:numId="6" w16cid:durableId="1157956595">
    <w:abstractNumId w:val="6"/>
  </w:num>
  <w:num w:numId="7" w16cid:durableId="1246721553">
    <w:abstractNumId w:val="39"/>
  </w:num>
  <w:num w:numId="8" w16cid:durableId="558521190">
    <w:abstractNumId w:val="32"/>
  </w:num>
  <w:num w:numId="9" w16cid:durableId="1073815541">
    <w:abstractNumId w:val="9"/>
  </w:num>
  <w:num w:numId="10" w16cid:durableId="1577083864">
    <w:abstractNumId w:val="19"/>
  </w:num>
  <w:num w:numId="11" w16cid:durableId="1408989329">
    <w:abstractNumId w:val="40"/>
  </w:num>
  <w:num w:numId="12" w16cid:durableId="1373534783">
    <w:abstractNumId w:val="33"/>
  </w:num>
  <w:num w:numId="13" w16cid:durableId="1877499183">
    <w:abstractNumId w:val="16"/>
  </w:num>
  <w:num w:numId="14" w16cid:durableId="57363730">
    <w:abstractNumId w:val="3"/>
  </w:num>
  <w:num w:numId="15" w16cid:durableId="252324593">
    <w:abstractNumId w:val="1"/>
  </w:num>
  <w:num w:numId="16" w16cid:durableId="962616441">
    <w:abstractNumId w:val="0"/>
  </w:num>
  <w:num w:numId="17" w16cid:durableId="1049458662">
    <w:abstractNumId w:val="35"/>
  </w:num>
  <w:num w:numId="18" w16cid:durableId="1441072150">
    <w:abstractNumId w:val="7"/>
  </w:num>
  <w:num w:numId="19" w16cid:durableId="240801103">
    <w:abstractNumId w:val="10"/>
  </w:num>
  <w:num w:numId="20" w16cid:durableId="1578124453">
    <w:abstractNumId w:val="28"/>
  </w:num>
  <w:num w:numId="21" w16cid:durableId="1855152115">
    <w:abstractNumId w:val="15"/>
  </w:num>
  <w:num w:numId="22" w16cid:durableId="1938363623">
    <w:abstractNumId w:val="25"/>
  </w:num>
  <w:num w:numId="23" w16cid:durableId="125784177">
    <w:abstractNumId w:val="8"/>
  </w:num>
  <w:num w:numId="24" w16cid:durableId="90200000">
    <w:abstractNumId w:val="17"/>
  </w:num>
  <w:num w:numId="25" w16cid:durableId="2036079191">
    <w:abstractNumId w:val="37"/>
  </w:num>
  <w:num w:numId="26" w16cid:durableId="587033181">
    <w:abstractNumId w:val="29"/>
  </w:num>
  <w:num w:numId="27" w16cid:durableId="1768960606">
    <w:abstractNumId w:val="12"/>
  </w:num>
  <w:num w:numId="28" w16cid:durableId="1297102469">
    <w:abstractNumId w:val="36"/>
  </w:num>
  <w:num w:numId="29" w16cid:durableId="307905450">
    <w:abstractNumId w:val="13"/>
  </w:num>
  <w:num w:numId="30" w16cid:durableId="205408073">
    <w:abstractNumId w:val="18"/>
  </w:num>
  <w:num w:numId="31" w16cid:durableId="336885629">
    <w:abstractNumId w:val="26"/>
  </w:num>
  <w:num w:numId="32" w16cid:durableId="1755126898">
    <w:abstractNumId w:val="20"/>
  </w:num>
  <w:num w:numId="33" w16cid:durableId="986200355">
    <w:abstractNumId w:val="34"/>
  </w:num>
  <w:num w:numId="34" w16cid:durableId="411121665">
    <w:abstractNumId w:val="39"/>
  </w:num>
  <w:num w:numId="35" w16cid:durableId="1682780725">
    <w:abstractNumId w:val="6"/>
  </w:num>
  <w:num w:numId="36" w16cid:durableId="13278297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5608062">
    <w:abstractNumId w:val="21"/>
  </w:num>
  <w:num w:numId="38" w16cid:durableId="1975523071">
    <w:abstractNumId w:val="14"/>
  </w:num>
  <w:num w:numId="39" w16cid:durableId="1326398851">
    <w:abstractNumId w:val="40"/>
  </w:num>
  <w:num w:numId="40" w16cid:durableId="1151751336">
    <w:abstractNumId w:val="39"/>
  </w:num>
  <w:num w:numId="41" w16cid:durableId="516233702">
    <w:abstractNumId w:val="6"/>
  </w:num>
  <w:num w:numId="42" w16cid:durableId="196281957">
    <w:abstractNumId w:val="27"/>
  </w:num>
  <w:num w:numId="43" w16cid:durableId="744104837">
    <w:abstractNumId w:val="30"/>
  </w:num>
  <w:num w:numId="44" w16cid:durableId="1625304764">
    <w:abstractNumId w:val="11"/>
  </w:num>
  <w:num w:numId="45" w16cid:durableId="297616293">
    <w:abstractNumId w:val="24"/>
  </w:num>
  <w:num w:numId="46" w16cid:durableId="470177958">
    <w:abstractNumId w:val="5"/>
  </w:num>
  <w:num w:numId="47" w16cid:durableId="1730496448">
    <w:abstractNumId w:val="40"/>
  </w:num>
  <w:num w:numId="48" w16cid:durableId="20067846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29727592">
    <w:abstractNumId w:val="2"/>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ng-wei Chen (陳榮偉)">
    <w15:presenceInfo w15:providerId="AD" w15:userId="S::jung-wei.chen@mediatek.com::e0ff4693-d006-42bf-86ed-32f7d9034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a7"/>
  <w:evenAndOddHeaders/>
  <w:drawingGridHorizontalSpacing w:val="100"/>
  <w:displayHorizontalDrawingGridEvery w:val="2"/>
  <w:noPunctuationKerning/>
  <w:characterSpacingControl w:val="doNotCompress"/>
  <w:hdrShapeDefaults>
    <o:shapedefaults v:ext="edit" spidmax="2274" fill="f" fillcolor="white" stroke="f">
      <v:fill color="white" on="f"/>
      <v:stroke on="f"/>
    </o:shapedefaults>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4959DA"/>
    <w:rsid w:val="00000315"/>
    <w:rsid w:val="00001E48"/>
    <w:rsid w:val="00003BCF"/>
    <w:rsid w:val="00004C25"/>
    <w:rsid w:val="000052B7"/>
    <w:rsid w:val="00005766"/>
    <w:rsid w:val="00005C5E"/>
    <w:rsid w:val="00010A69"/>
    <w:rsid w:val="00010B53"/>
    <w:rsid w:val="00014FEF"/>
    <w:rsid w:val="0001637F"/>
    <w:rsid w:val="00020E7F"/>
    <w:rsid w:val="00023601"/>
    <w:rsid w:val="00026337"/>
    <w:rsid w:val="0003038B"/>
    <w:rsid w:val="000303C4"/>
    <w:rsid w:val="00030B03"/>
    <w:rsid w:val="00031E51"/>
    <w:rsid w:val="0003211E"/>
    <w:rsid w:val="000321BF"/>
    <w:rsid w:val="00033CCC"/>
    <w:rsid w:val="00034278"/>
    <w:rsid w:val="00034315"/>
    <w:rsid w:val="00035B9F"/>
    <w:rsid w:val="00036CCE"/>
    <w:rsid w:val="00042D3C"/>
    <w:rsid w:val="00043B54"/>
    <w:rsid w:val="00044BFE"/>
    <w:rsid w:val="00045D84"/>
    <w:rsid w:val="00045E78"/>
    <w:rsid w:val="0005056E"/>
    <w:rsid w:val="00050949"/>
    <w:rsid w:val="00052FCE"/>
    <w:rsid w:val="00053B15"/>
    <w:rsid w:val="00053C72"/>
    <w:rsid w:val="00054174"/>
    <w:rsid w:val="00054288"/>
    <w:rsid w:val="00054E0C"/>
    <w:rsid w:val="00056D6A"/>
    <w:rsid w:val="00063318"/>
    <w:rsid w:val="00063519"/>
    <w:rsid w:val="00063D2C"/>
    <w:rsid w:val="0006445D"/>
    <w:rsid w:val="00064922"/>
    <w:rsid w:val="000653F1"/>
    <w:rsid w:val="00067BA3"/>
    <w:rsid w:val="00070742"/>
    <w:rsid w:val="000758D5"/>
    <w:rsid w:val="00081446"/>
    <w:rsid w:val="0008253B"/>
    <w:rsid w:val="00082BAD"/>
    <w:rsid w:val="00084C07"/>
    <w:rsid w:val="00086C6A"/>
    <w:rsid w:val="00086E23"/>
    <w:rsid w:val="000904DB"/>
    <w:rsid w:val="000924DC"/>
    <w:rsid w:val="00093130"/>
    <w:rsid w:val="00093168"/>
    <w:rsid w:val="000934B7"/>
    <w:rsid w:val="00094623"/>
    <w:rsid w:val="00096530"/>
    <w:rsid w:val="00096CF3"/>
    <w:rsid w:val="00097B52"/>
    <w:rsid w:val="000A0284"/>
    <w:rsid w:val="000A16B3"/>
    <w:rsid w:val="000A19F7"/>
    <w:rsid w:val="000A4C9B"/>
    <w:rsid w:val="000A5A1A"/>
    <w:rsid w:val="000B13E1"/>
    <w:rsid w:val="000B2353"/>
    <w:rsid w:val="000B24EA"/>
    <w:rsid w:val="000B35B5"/>
    <w:rsid w:val="000B51A4"/>
    <w:rsid w:val="000B58D4"/>
    <w:rsid w:val="000B69CF"/>
    <w:rsid w:val="000B7B96"/>
    <w:rsid w:val="000C04D2"/>
    <w:rsid w:val="000C1182"/>
    <w:rsid w:val="000C5170"/>
    <w:rsid w:val="000C58B7"/>
    <w:rsid w:val="000C67D0"/>
    <w:rsid w:val="000C7228"/>
    <w:rsid w:val="000C7A19"/>
    <w:rsid w:val="000C7CF4"/>
    <w:rsid w:val="000D061C"/>
    <w:rsid w:val="000D1A98"/>
    <w:rsid w:val="000D1E30"/>
    <w:rsid w:val="000D209A"/>
    <w:rsid w:val="000D3856"/>
    <w:rsid w:val="000D3E0E"/>
    <w:rsid w:val="000D42AE"/>
    <w:rsid w:val="000D4E3E"/>
    <w:rsid w:val="000D697D"/>
    <w:rsid w:val="000D6D5D"/>
    <w:rsid w:val="000D74DC"/>
    <w:rsid w:val="000E0822"/>
    <w:rsid w:val="000E1CEA"/>
    <w:rsid w:val="000E486F"/>
    <w:rsid w:val="000E640B"/>
    <w:rsid w:val="000E72A0"/>
    <w:rsid w:val="000E755C"/>
    <w:rsid w:val="000F0A47"/>
    <w:rsid w:val="000F0E0D"/>
    <w:rsid w:val="000F1160"/>
    <w:rsid w:val="000F25D0"/>
    <w:rsid w:val="000F623C"/>
    <w:rsid w:val="000F6A28"/>
    <w:rsid w:val="0010050A"/>
    <w:rsid w:val="00104D29"/>
    <w:rsid w:val="001066C5"/>
    <w:rsid w:val="001075A2"/>
    <w:rsid w:val="00121349"/>
    <w:rsid w:val="00121573"/>
    <w:rsid w:val="001230EB"/>
    <w:rsid w:val="00123490"/>
    <w:rsid w:val="00123974"/>
    <w:rsid w:val="00123A01"/>
    <w:rsid w:val="00123C59"/>
    <w:rsid w:val="0012421B"/>
    <w:rsid w:val="001246F2"/>
    <w:rsid w:val="00124A31"/>
    <w:rsid w:val="00125D6C"/>
    <w:rsid w:val="00126873"/>
    <w:rsid w:val="00126B26"/>
    <w:rsid w:val="00126F35"/>
    <w:rsid w:val="00130E12"/>
    <w:rsid w:val="00134DC8"/>
    <w:rsid w:val="0013502E"/>
    <w:rsid w:val="0013649B"/>
    <w:rsid w:val="00136D10"/>
    <w:rsid w:val="00142456"/>
    <w:rsid w:val="00142CAB"/>
    <w:rsid w:val="00142F6A"/>
    <w:rsid w:val="001462AD"/>
    <w:rsid w:val="001464D1"/>
    <w:rsid w:val="001466B0"/>
    <w:rsid w:val="001472EE"/>
    <w:rsid w:val="001477BF"/>
    <w:rsid w:val="00150408"/>
    <w:rsid w:val="00151BB1"/>
    <w:rsid w:val="00153106"/>
    <w:rsid w:val="00153FE1"/>
    <w:rsid w:val="00155A82"/>
    <w:rsid w:val="00155C3F"/>
    <w:rsid w:val="00156F03"/>
    <w:rsid w:val="0015711F"/>
    <w:rsid w:val="00160F03"/>
    <w:rsid w:val="001614CA"/>
    <w:rsid w:val="00167300"/>
    <w:rsid w:val="001713A5"/>
    <w:rsid w:val="00174D81"/>
    <w:rsid w:val="00175ADA"/>
    <w:rsid w:val="001806BB"/>
    <w:rsid w:val="001855EE"/>
    <w:rsid w:val="001870B2"/>
    <w:rsid w:val="00190D75"/>
    <w:rsid w:val="00191B4D"/>
    <w:rsid w:val="00192A03"/>
    <w:rsid w:val="001959F0"/>
    <w:rsid w:val="0019621D"/>
    <w:rsid w:val="00197463"/>
    <w:rsid w:val="001A2EE1"/>
    <w:rsid w:val="001A3FC6"/>
    <w:rsid w:val="001A6C78"/>
    <w:rsid w:val="001A7D1E"/>
    <w:rsid w:val="001B1610"/>
    <w:rsid w:val="001B1EA1"/>
    <w:rsid w:val="001C0053"/>
    <w:rsid w:val="001C08D4"/>
    <w:rsid w:val="001C1527"/>
    <w:rsid w:val="001C1C69"/>
    <w:rsid w:val="001C1F7F"/>
    <w:rsid w:val="001C2E53"/>
    <w:rsid w:val="001C5467"/>
    <w:rsid w:val="001C6CD2"/>
    <w:rsid w:val="001C706A"/>
    <w:rsid w:val="001D0150"/>
    <w:rsid w:val="001D0504"/>
    <w:rsid w:val="001D09FE"/>
    <w:rsid w:val="001D1690"/>
    <w:rsid w:val="001D2E1B"/>
    <w:rsid w:val="001D7029"/>
    <w:rsid w:val="001E0A54"/>
    <w:rsid w:val="001E2C78"/>
    <w:rsid w:val="001E36AC"/>
    <w:rsid w:val="001E520F"/>
    <w:rsid w:val="001E6E33"/>
    <w:rsid w:val="001F23F9"/>
    <w:rsid w:val="001F4E42"/>
    <w:rsid w:val="001F51FC"/>
    <w:rsid w:val="001F5E02"/>
    <w:rsid w:val="001F6230"/>
    <w:rsid w:val="001F6F93"/>
    <w:rsid w:val="0020157B"/>
    <w:rsid w:val="00201FA8"/>
    <w:rsid w:val="00203BC6"/>
    <w:rsid w:val="00204466"/>
    <w:rsid w:val="00206F89"/>
    <w:rsid w:val="0020766B"/>
    <w:rsid w:val="002103AB"/>
    <w:rsid w:val="00211EF4"/>
    <w:rsid w:val="00213B24"/>
    <w:rsid w:val="00213DB8"/>
    <w:rsid w:val="00214285"/>
    <w:rsid w:val="0021545E"/>
    <w:rsid w:val="00216518"/>
    <w:rsid w:val="00217846"/>
    <w:rsid w:val="00221214"/>
    <w:rsid w:val="0022226C"/>
    <w:rsid w:val="00223E02"/>
    <w:rsid w:val="00225F42"/>
    <w:rsid w:val="00226C22"/>
    <w:rsid w:val="0022774C"/>
    <w:rsid w:val="00227D28"/>
    <w:rsid w:val="00230139"/>
    <w:rsid w:val="002306FC"/>
    <w:rsid w:val="00231683"/>
    <w:rsid w:val="002319AA"/>
    <w:rsid w:val="00232466"/>
    <w:rsid w:val="002328E7"/>
    <w:rsid w:val="00233499"/>
    <w:rsid w:val="002340A5"/>
    <w:rsid w:val="002353DD"/>
    <w:rsid w:val="002359D3"/>
    <w:rsid w:val="00236E4B"/>
    <w:rsid w:val="0023726E"/>
    <w:rsid w:val="00237760"/>
    <w:rsid w:val="00240E3E"/>
    <w:rsid w:val="0024465B"/>
    <w:rsid w:val="00245432"/>
    <w:rsid w:val="002471CB"/>
    <w:rsid w:val="002512FC"/>
    <w:rsid w:val="00253C9F"/>
    <w:rsid w:val="00253E13"/>
    <w:rsid w:val="0026024F"/>
    <w:rsid w:val="00264EE4"/>
    <w:rsid w:val="002652EA"/>
    <w:rsid w:val="00265325"/>
    <w:rsid w:val="002664E2"/>
    <w:rsid w:val="002675F8"/>
    <w:rsid w:val="0027030E"/>
    <w:rsid w:val="002705D1"/>
    <w:rsid w:val="00272296"/>
    <w:rsid w:val="00272DC3"/>
    <w:rsid w:val="00273BC3"/>
    <w:rsid w:val="00275FA6"/>
    <w:rsid w:val="0027667A"/>
    <w:rsid w:val="00276AF6"/>
    <w:rsid w:val="00276BB9"/>
    <w:rsid w:val="00277BC7"/>
    <w:rsid w:val="002806FD"/>
    <w:rsid w:val="00286B99"/>
    <w:rsid w:val="002874C0"/>
    <w:rsid w:val="0028771B"/>
    <w:rsid w:val="002879D1"/>
    <w:rsid w:val="0029283A"/>
    <w:rsid w:val="00293AE8"/>
    <w:rsid w:val="002952BB"/>
    <w:rsid w:val="00297B3A"/>
    <w:rsid w:val="002A0313"/>
    <w:rsid w:val="002A0A4E"/>
    <w:rsid w:val="002A0BBB"/>
    <w:rsid w:val="002A3F3F"/>
    <w:rsid w:val="002A495A"/>
    <w:rsid w:val="002A641A"/>
    <w:rsid w:val="002A7595"/>
    <w:rsid w:val="002B054C"/>
    <w:rsid w:val="002B0787"/>
    <w:rsid w:val="002B07A3"/>
    <w:rsid w:val="002B0F77"/>
    <w:rsid w:val="002B2049"/>
    <w:rsid w:val="002B2058"/>
    <w:rsid w:val="002B2882"/>
    <w:rsid w:val="002B3376"/>
    <w:rsid w:val="002B35D5"/>
    <w:rsid w:val="002B39FA"/>
    <w:rsid w:val="002B48E2"/>
    <w:rsid w:val="002B4DFC"/>
    <w:rsid w:val="002B65DA"/>
    <w:rsid w:val="002C043D"/>
    <w:rsid w:val="002C1745"/>
    <w:rsid w:val="002C3DA1"/>
    <w:rsid w:val="002C55AE"/>
    <w:rsid w:val="002D2FD9"/>
    <w:rsid w:val="002E0FAC"/>
    <w:rsid w:val="002E41BF"/>
    <w:rsid w:val="002E5E95"/>
    <w:rsid w:val="002E6DDE"/>
    <w:rsid w:val="002F13E3"/>
    <w:rsid w:val="002F1629"/>
    <w:rsid w:val="002F1713"/>
    <w:rsid w:val="002F1876"/>
    <w:rsid w:val="002F2E48"/>
    <w:rsid w:val="002F407B"/>
    <w:rsid w:val="002F6BDC"/>
    <w:rsid w:val="00301F3C"/>
    <w:rsid w:val="00302E4B"/>
    <w:rsid w:val="00304C39"/>
    <w:rsid w:val="00305C3B"/>
    <w:rsid w:val="00306828"/>
    <w:rsid w:val="00306C52"/>
    <w:rsid w:val="0030778B"/>
    <w:rsid w:val="00310CE6"/>
    <w:rsid w:val="003113C9"/>
    <w:rsid w:val="00311C77"/>
    <w:rsid w:val="003129E3"/>
    <w:rsid w:val="00312AC9"/>
    <w:rsid w:val="0031787A"/>
    <w:rsid w:val="00320151"/>
    <w:rsid w:val="00320CFD"/>
    <w:rsid w:val="003217DB"/>
    <w:rsid w:val="003238D7"/>
    <w:rsid w:val="00324394"/>
    <w:rsid w:val="0032495D"/>
    <w:rsid w:val="00326E71"/>
    <w:rsid w:val="003278C2"/>
    <w:rsid w:val="00330474"/>
    <w:rsid w:val="00331FB7"/>
    <w:rsid w:val="003328AD"/>
    <w:rsid w:val="00334F3C"/>
    <w:rsid w:val="00335E36"/>
    <w:rsid w:val="0034011B"/>
    <w:rsid w:val="003416C9"/>
    <w:rsid w:val="003450F0"/>
    <w:rsid w:val="00346A64"/>
    <w:rsid w:val="0035142E"/>
    <w:rsid w:val="003515FE"/>
    <w:rsid w:val="00352F7B"/>
    <w:rsid w:val="00357AFC"/>
    <w:rsid w:val="00361670"/>
    <w:rsid w:val="003637C9"/>
    <w:rsid w:val="00364524"/>
    <w:rsid w:val="00367626"/>
    <w:rsid w:val="0037021E"/>
    <w:rsid w:val="00370817"/>
    <w:rsid w:val="00371D3C"/>
    <w:rsid w:val="0037394A"/>
    <w:rsid w:val="00374DF4"/>
    <w:rsid w:val="0038165D"/>
    <w:rsid w:val="00381853"/>
    <w:rsid w:val="0038437B"/>
    <w:rsid w:val="00386249"/>
    <w:rsid w:val="00386F37"/>
    <w:rsid w:val="003874A5"/>
    <w:rsid w:val="003878D2"/>
    <w:rsid w:val="00391044"/>
    <w:rsid w:val="003931CC"/>
    <w:rsid w:val="003946FA"/>
    <w:rsid w:val="0039545E"/>
    <w:rsid w:val="003971B0"/>
    <w:rsid w:val="00397CB3"/>
    <w:rsid w:val="003A020E"/>
    <w:rsid w:val="003A3B73"/>
    <w:rsid w:val="003A5CF6"/>
    <w:rsid w:val="003A6E64"/>
    <w:rsid w:val="003A71B3"/>
    <w:rsid w:val="003B0807"/>
    <w:rsid w:val="003B091F"/>
    <w:rsid w:val="003B1AF6"/>
    <w:rsid w:val="003B2EEF"/>
    <w:rsid w:val="003B5A67"/>
    <w:rsid w:val="003C072C"/>
    <w:rsid w:val="003C0E58"/>
    <w:rsid w:val="003C2E41"/>
    <w:rsid w:val="003C3DF3"/>
    <w:rsid w:val="003C417F"/>
    <w:rsid w:val="003C4BA5"/>
    <w:rsid w:val="003C4DA1"/>
    <w:rsid w:val="003C6AC5"/>
    <w:rsid w:val="003C70D3"/>
    <w:rsid w:val="003D33F2"/>
    <w:rsid w:val="003D363A"/>
    <w:rsid w:val="003D3AB4"/>
    <w:rsid w:val="003D3D7F"/>
    <w:rsid w:val="003D5151"/>
    <w:rsid w:val="003D536A"/>
    <w:rsid w:val="003D5F54"/>
    <w:rsid w:val="003D62EC"/>
    <w:rsid w:val="003E3E82"/>
    <w:rsid w:val="003E67D3"/>
    <w:rsid w:val="003E7189"/>
    <w:rsid w:val="003F0838"/>
    <w:rsid w:val="003F22C5"/>
    <w:rsid w:val="003F299E"/>
    <w:rsid w:val="003F3539"/>
    <w:rsid w:val="003F3A3D"/>
    <w:rsid w:val="003F3C41"/>
    <w:rsid w:val="003F55C8"/>
    <w:rsid w:val="003F5AA3"/>
    <w:rsid w:val="003F626C"/>
    <w:rsid w:val="0040094A"/>
    <w:rsid w:val="00401486"/>
    <w:rsid w:val="00401B49"/>
    <w:rsid w:val="0040433D"/>
    <w:rsid w:val="004066FA"/>
    <w:rsid w:val="004100D4"/>
    <w:rsid w:val="0041028F"/>
    <w:rsid w:val="00410E09"/>
    <w:rsid w:val="004117D7"/>
    <w:rsid w:val="0041396D"/>
    <w:rsid w:val="00415587"/>
    <w:rsid w:val="004158D9"/>
    <w:rsid w:val="004176C4"/>
    <w:rsid w:val="00417979"/>
    <w:rsid w:val="00420E0F"/>
    <w:rsid w:val="004220C8"/>
    <w:rsid w:val="0042414D"/>
    <w:rsid w:val="004253EB"/>
    <w:rsid w:val="00425C9D"/>
    <w:rsid w:val="00426773"/>
    <w:rsid w:val="00426BAB"/>
    <w:rsid w:val="00427117"/>
    <w:rsid w:val="00430250"/>
    <w:rsid w:val="00431C1D"/>
    <w:rsid w:val="00432898"/>
    <w:rsid w:val="0043304E"/>
    <w:rsid w:val="00434125"/>
    <w:rsid w:val="00434750"/>
    <w:rsid w:val="00435352"/>
    <w:rsid w:val="0043580F"/>
    <w:rsid w:val="004366A5"/>
    <w:rsid w:val="00436EDB"/>
    <w:rsid w:val="004376C1"/>
    <w:rsid w:val="00441857"/>
    <w:rsid w:val="00441FD6"/>
    <w:rsid w:val="00442E51"/>
    <w:rsid w:val="004430E1"/>
    <w:rsid w:val="00443449"/>
    <w:rsid w:val="0044436D"/>
    <w:rsid w:val="00445608"/>
    <w:rsid w:val="0045148B"/>
    <w:rsid w:val="004519A5"/>
    <w:rsid w:val="0045463D"/>
    <w:rsid w:val="00455536"/>
    <w:rsid w:val="00455A70"/>
    <w:rsid w:val="0045640F"/>
    <w:rsid w:val="00456CD2"/>
    <w:rsid w:val="00457D82"/>
    <w:rsid w:val="0046051E"/>
    <w:rsid w:val="00463D71"/>
    <w:rsid w:val="00464043"/>
    <w:rsid w:val="00464405"/>
    <w:rsid w:val="00464C0E"/>
    <w:rsid w:val="00470075"/>
    <w:rsid w:val="004712C3"/>
    <w:rsid w:val="00472924"/>
    <w:rsid w:val="004739B6"/>
    <w:rsid w:val="00474041"/>
    <w:rsid w:val="004741C9"/>
    <w:rsid w:val="00480033"/>
    <w:rsid w:val="00480B3C"/>
    <w:rsid w:val="00480E2A"/>
    <w:rsid w:val="00481B7A"/>
    <w:rsid w:val="00482485"/>
    <w:rsid w:val="00482DC6"/>
    <w:rsid w:val="00482DE7"/>
    <w:rsid w:val="00483008"/>
    <w:rsid w:val="00483242"/>
    <w:rsid w:val="0048377B"/>
    <w:rsid w:val="004869AE"/>
    <w:rsid w:val="0048733E"/>
    <w:rsid w:val="00487C7B"/>
    <w:rsid w:val="00487CDE"/>
    <w:rsid w:val="004914F4"/>
    <w:rsid w:val="00491E1C"/>
    <w:rsid w:val="00493B1C"/>
    <w:rsid w:val="004959DA"/>
    <w:rsid w:val="004A01CC"/>
    <w:rsid w:val="004A0BC4"/>
    <w:rsid w:val="004A1540"/>
    <w:rsid w:val="004A2E4C"/>
    <w:rsid w:val="004A4075"/>
    <w:rsid w:val="004A43BE"/>
    <w:rsid w:val="004A63F5"/>
    <w:rsid w:val="004A68B6"/>
    <w:rsid w:val="004A697D"/>
    <w:rsid w:val="004B020B"/>
    <w:rsid w:val="004B11FD"/>
    <w:rsid w:val="004B280E"/>
    <w:rsid w:val="004B4F94"/>
    <w:rsid w:val="004B604C"/>
    <w:rsid w:val="004C140A"/>
    <w:rsid w:val="004C306B"/>
    <w:rsid w:val="004C31C3"/>
    <w:rsid w:val="004C51BB"/>
    <w:rsid w:val="004C573F"/>
    <w:rsid w:val="004C5904"/>
    <w:rsid w:val="004C6572"/>
    <w:rsid w:val="004C6665"/>
    <w:rsid w:val="004C6C35"/>
    <w:rsid w:val="004D124E"/>
    <w:rsid w:val="004D1B56"/>
    <w:rsid w:val="004D2A8A"/>
    <w:rsid w:val="004D5DFF"/>
    <w:rsid w:val="004D725E"/>
    <w:rsid w:val="004E2711"/>
    <w:rsid w:val="004E65BB"/>
    <w:rsid w:val="004F01ED"/>
    <w:rsid w:val="004F188B"/>
    <w:rsid w:val="004F1BEE"/>
    <w:rsid w:val="00500450"/>
    <w:rsid w:val="0050199A"/>
    <w:rsid w:val="00501DF4"/>
    <w:rsid w:val="00502F18"/>
    <w:rsid w:val="00503D32"/>
    <w:rsid w:val="00504C08"/>
    <w:rsid w:val="00505582"/>
    <w:rsid w:val="0050580D"/>
    <w:rsid w:val="00507464"/>
    <w:rsid w:val="0050747C"/>
    <w:rsid w:val="005075C7"/>
    <w:rsid w:val="0050781B"/>
    <w:rsid w:val="00515295"/>
    <w:rsid w:val="00520088"/>
    <w:rsid w:val="00521A03"/>
    <w:rsid w:val="0052230D"/>
    <w:rsid w:val="005255E6"/>
    <w:rsid w:val="005259BA"/>
    <w:rsid w:val="00525E74"/>
    <w:rsid w:val="00530E41"/>
    <w:rsid w:val="00532263"/>
    <w:rsid w:val="00533F67"/>
    <w:rsid w:val="005347C4"/>
    <w:rsid w:val="00535355"/>
    <w:rsid w:val="00536648"/>
    <w:rsid w:val="00536CB8"/>
    <w:rsid w:val="00537412"/>
    <w:rsid w:val="00540223"/>
    <w:rsid w:val="00545E01"/>
    <w:rsid w:val="00545FA3"/>
    <w:rsid w:val="005463C9"/>
    <w:rsid w:val="00546E3D"/>
    <w:rsid w:val="0055001A"/>
    <w:rsid w:val="00550AA8"/>
    <w:rsid w:val="005537F8"/>
    <w:rsid w:val="00553CC0"/>
    <w:rsid w:val="005565E6"/>
    <w:rsid w:val="005568D2"/>
    <w:rsid w:val="00556939"/>
    <w:rsid w:val="005606CF"/>
    <w:rsid w:val="00562243"/>
    <w:rsid w:val="005627FC"/>
    <w:rsid w:val="00562EE0"/>
    <w:rsid w:val="00566042"/>
    <w:rsid w:val="00567943"/>
    <w:rsid w:val="00570AC8"/>
    <w:rsid w:val="00572C99"/>
    <w:rsid w:val="00573A15"/>
    <w:rsid w:val="00574002"/>
    <w:rsid w:val="005759D2"/>
    <w:rsid w:val="00580820"/>
    <w:rsid w:val="0058096A"/>
    <w:rsid w:val="005814DD"/>
    <w:rsid w:val="00583A2F"/>
    <w:rsid w:val="005844D8"/>
    <w:rsid w:val="00584C27"/>
    <w:rsid w:val="00584CC4"/>
    <w:rsid w:val="00586D61"/>
    <w:rsid w:val="00587944"/>
    <w:rsid w:val="00590DAB"/>
    <w:rsid w:val="00591E55"/>
    <w:rsid w:val="0059385E"/>
    <w:rsid w:val="0059510B"/>
    <w:rsid w:val="00595B58"/>
    <w:rsid w:val="00596125"/>
    <w:rsid w:val="005A15DC"/>
    <w:rsid w:val="005A2495"/>
    <w:rsid w:val="005A32F6"/>
    <w:rsid w:val="005A4380"/>
    <w:rsid w:val="005A4772"/>
    <w:rsid w:val="005A6D6C"/>
    <w:rsid w:val="005A7E91"/>
    <w:rsid w:val="005B41D4"/>
    <w:rsid w:val="005B540D"/>
    <w:rsid w:val="005B6DC6"/>
    <w:rsid w:val="005C00EB"/>
    <w:rsid w:val="005C0425"/>
    <w:rsid w:val="005C0FE8"/>
    <w:rsid w:val="005C1273"/>
    <w:rsid w:val="005C2072"/>
    <w:rsid w:val="005C2E92"/>
    <w:rsid w:val="005C3ED6"/>
    <w:rsid w:val="005C4244"/>
    <w:rsid w:val="005C43CD"/>
    <w:rsid w:val="005C4501"/>
    <w:rsid w:val="005C46B1"/>
    <w:rsid w:val="005C4CCA"/>
    <w:rsid w:val="005C5487"/>
    <w:rsid w:val="005C565A"/>
    <w:rsid w:val="005C73BE"/>
    <w:rsid w:val="005C771A"/>
    <w:rsid w:val="005D082C"/>
    <w:rsid w:val="005D73B0"/>
    <w:rsid w:val="005D73CB"/>
    <w:rsid w:val="005E0751"/>
    <w:rsid w:val="005E0BE9"/>
    <w:rsid w:val="005E5237"/>
    <w:rsid w:val="005E5DE4"/>
    <w:rsid w:val="005E6957"/>
    <w:rsid w:val="005E738A"/>
    <w:rsid w:val="005E75F8"/>
    <w:rsid w:val="005F15AF"/>
    <w:rsid w:val="005F2DB6"/>
    <w:rsid w:val="005F4946"/>
    <w:rsid w:val="005F5E36"/>
    <w:rsid w:val="005F5F6D"/>
    <w:rsid w:val="005F63AF"/>
    <w:rsid w:val="005F7C5B"/>
    <w:rsid w:val="00600418"/>
    <w:rsid w:val="00601E55"/>
    <w:rsid w:val="006029C1"/>
    <w:rsid w:val="006045AD"/>
    <w:rsid w:val="00604688"/>
    <w:rsid w:val="00604BE6"/>
    <w:rsid w:val="00604D8D"/>
    <w:rsid w:val="00604DD5"/>
    <w:rsid w:val="00604E70"/>
    <w:rsid w:val="006055D9"/>
    <w:rsid w:val="006056FA"/>
    <w:rsid w:val="006057FF"/>
    <w:rsid w:val="006115F6"/>
    <w:rsid w:val="0061255C"/>
    <w:rsid w:val="0061395A"/>
    <w:rsid w:val="00615909"/>
    <w:rsid w:val="00617AD3"/>
    <w:rsid w:val="00620AAF"/>
    <w:rsid w:val="0062129D"/>
    <w:rsid w:val="006217C7"/>
    <w:rsid w:val="00622AB0"/>
    <w:rsid w:val="0062416A"/>
    <w:rsid w:val="00624B68"/>
    <w:rsid w:val="00624E28"/>
    <w:rsid w:val="006258F1"/>
    <w:rsid w:val="00625BCA"/>
    <w:rsid w:val="00630831"/>
    <w:rsid w:val="00631EBF"/>
    <w:rsid w:val="0063317F"/>
    <w:rsid w:val="00633F84"/>
    <w:rsid w:val="00640B6A"/>
    <w:rsid w:val="00642B1A"/>
    <w:rsid w:val="00642F0F"/>
    <w:rsid w:val="0064362E"/>
    <w:rsid w:val="00643B05"/>
    <w:rsid w:val="0064472D"/>
    <w:rsid w:val="0065064F"/>
    <w:rsid w:val="00651973"/>
    <w:rsid w:val="0065228A"/>
    <w:rsid w:val="0065267E"/>
    <w:rsid w:val="00655578"/>
    <w:rsid w:val="0065565C"/>
    <w:rsid w:val="0065631F"/>
    <w:rsid w:val="00657C5B"/>
    <w:rsid w:val="0066111A"/>
    <w:rsid w:val="00662CBC"/>
    <w:rsid w:val="00664048"/>
    <w:rsid w:val="006662CC"/>
    <w:rsid w:val="006667E5"/>
    <w:rsid w:val="00667365"/>
    <w:rsid w:val="00672417"/>
    <w:rsid w:val="00674888"/>
    <w:rsid w:val="00675121"/>
    <w:rsid w:val="00675A9F"/>
    <w:rsid w:val="0067606C"/>
    <w:rsid w:val="0067659E"/>
    <w:rsid w:val="0068080B"/>
    <w:rsid w:val="00681D45"/>
    <w:rsid w:val="00683969"/>
    <w:rsid w:val="00684D72"/>
    <w:rsid w:val="00685D51"/>
    <w:rsid w:val="00692432"/>
    <w:rsid w:val="00692A40"/>
    <w:rsid w:val="00694389"/>
    <w:rsid w:val="00694CB7"/>
    <w:rsid w:val="00695D24"/>
    <w:rsid w:val="00696D97"/>
    <w:rsid w:val="006A0D6D"/>
    <w:rsid w:val="006A170D"/>
    <w:rsid w:val="006A18D9"/>
    <w:rsid w:val="006A2814"/>
    <w:rsid w:val="006A6587"/>
    <w:rsid w:val="006A78C7"/>
    <w:rsid w:val="006B2F8F"/>
    <w:rsid w:val="006B3156"/>
    <w:rsid w:val="006B45C6"/>
    <w:rsid w:val="006B56AF"/>
    <w:rsid w:val="006B7FB2"/>
    <w:rsid w:val="006C1026"/>
    <w:rsid w:val="006C25AC"/>
    <w:rsid w:val="006C3B3B"/>
    <w:rsid w:val="006C404A"/>
    <w:rsid w:val="006D00E4"/>
    <w:rsid w:val="006D1FB5"/>
    <w:rsid w:val="006D356A"/>
    <w:rsid w:val="006D37CB"/>
    <w:rsid w:val="006D3F07"/>
    <w:rsid w:val="006E01E3"/>
    <w:rsid w:val="006E13CF"/>
    <w:rsid w:val="006E1766"/>
    <w:rsid w:val="006E229E"/>
    <w:rsid w:val="006E3C08"/>
    <w:rsid w:val="006E5AA2"/>
    <w:rsid w:val="006E5F0E"/>
    <w:rsid w:val="006E60C8"/>
    <w:rsid w:val="006E66AA"/>
    <w:rsid w:val="006F06AE"/>
    <w:rsid w:val="006F33E6"/>
    <w:rsid w:val="006F4A42"/>
    <w:rsid w:val="006F5B2E"/>
    <w:rsid w:val="00700617"/>
    <w:rsid w:val="00700739"/>
    <w:rsid w:val="007007B7"/>
    <w:rsid w:val="007010B6"/>
    <w:rsid w:val="007023D1"/>
    <w:rsid w:val="007029F0"/>
    <w:rsid w:val="00702F63"/>
    <w:rsid w:val="0070560B"/>
    <w:rsid w:val="00707CB5"/>
    <w:rsid w:val="00712A1A"/>
    <w:rsid w:val="007142CF"/>
    <w:rsid w:val="00717386"/>
    <w:rsid w:val="00717C63"/>
    <w:rsid w:val="0072123C"/>
    <w:rsid w:val="00721557"/>
    <w:rsid w:val="00722324"/>
    <w:rsid w:val="00724552"/>
    <w:rsid w:val="0072457E"/>
    <w:rsid w:val="0072522B"/>
    <w:rsid w:val="00731A19"/>
    <w:rsid w:val="00731DEA"/>
    <w:rsid w:val="00732398"/>
    <w:rsid w:val="00733334"/>
    <w:rsid w:val="007343BD"/>
    <w:rsid w:val="00736134"/>
    <w:rsid w:val="00737FD6"/>
    <w:rsid w:val="00741CAB"/>
    <w:rsid w:val="007462E1"/>
    <w:rsid w:val="007478DC"/>
    <w:rsid w:val="00752360"/>
    <w:rsid w:val="00752727"/>
    <w:rsid w:val="007527DF"/>
    <w:rsid w:val="00753219"/>
    <w:rsid w:val="00753526"/>
    <w:rsid w:val="007537CE"/>
    <w:rsid w:val="00754732"/>
    <w:rsid w:val="007550D4"/>
    <w:rsid w:val="00755B67"/>
    <w:rsid w:val="00757EB3"/>
    <w:rsid w:val="00757FB0"/>
    <w:rsid w:val="007600E0"/>
    <w:rsid w:val="00764048"/>
    <w:rsid w:val="00765C73"/>
    <w:rsid w:val="007666C5"/>
    <w:rsid w:val="0077058F"/>
    <w:rsid w:val="00771639"/>
    <w:rsid w:val="00771FEC"/>
    <w:rsid w:val="00776B2E"/>
    <w:rsid w:val="00776C62"/>
    <w:rsid w:val="00777661"/>
    <w:rsid w:val="00781BFA"/>
    <w:rsid w:val="007856F4"/>
    <w:rsid w:val="007863CB"/>
    <w:rsid w:val="00790E06"/>
    <w:rsid w:val="00790E07"/>
    <w:rsid w:val="0079125A"/>
    <w:rsid w:val="00793238"/>
    <w:rsid w:val="007937D9"/>
    <w:rsid w:val="00794B88"/>
    <w:rsid w:val="00794E47"/>
    <w:rsid w:val="007962F3"/>
    <w:rsid w:val="00796626"/>
    <w:rsid w:val="00797733"/>
    <w:rsid w:val="007A2808"/>
    <w:rsid w:val="007A2ACE"/>
    <w:rsid w:val="007A4F2B"/>
    <w:rsid w:val="007A6910"/>
    <w:rsid w:val="007A6FE3"/>
    <w:rsid w:val="007A7860"/>
    <w:rsid w:val="007A7F2E"/>
    <w:rsid w:val="007B230B"/>
    <w:rsid w:val="007B2912"/>
    <w:rsid w:val="007B39EF"/>
    <w:rsid w:val="007B42D5"/>
    <w:rsid w:val="007B5094"/>
    <w:rsid w:val="007B6972"/>
    <w:rsid w:val="007C1562"/>
    <w:rsid w:val="007C18BE"/>
    <w:rsid w:val="007C1C44"/>
    <w:rsid w:val="007C2108"/>
    <w:rsid w:val="007C2833"/>
    <w:rsid w:val="007C4C86"/>
    <w:rsid w:val="007C5407"/>
    <w:rsid w:val="007C5E62"/>
    <w:rsid w:val="007C67D2"/>
    <w:rsid w:val="007C6A6F"/>
    <w:rsid w:val="007C7C85"/>
    <w:rsid w:val="007D3AD7"/>
    <w:rsid w:val="007D42FF"/>
    <w:rsid w:val="007D4693"/>
    <w:rsid w:val="007D740F"/>
    <w:rsid w:val="007D7A50"/>
    <w:rsid w:val="007D7CE0"/>
    <w:rsid w:val="007DC2A2"/>
    <w:rsid w:val="007E1DE3"/>
    <w:rsid w:val="007E2504"/>
    <w:rsid w:val="007E373D"/>
    <w:rsid w:val="007E6947"/>
    <w:rsid w:val="007E7A81"/>
    <w:rsid w:val="007F161C"/>
    <w:rsid w:val="007F220B"/>
    <w:rsid w:val="007F6E54"/>
    <w:rsid w:val="007F6FB6"/>
    <w:rsid w:val="007F75BB"/>
    <w:rsid w:val="008014CB"/>
    <w:rsid w:val="008029E1"/>
    <w:rsid w:val="00803F47"/>
    <w:rsid w:val="0080492B"/>
    <w:rsid w:val="008053A9"/>
    <w:rsid w:val="00805BAF"/>
    <w:rsid w:val="0080602C"/>
    <w:rsid w:val="00807D0E"/>
    <w:rsid w:val="00810645"/>
    <w:rsid w:val="00813D22"/>
    <w:rsid w:val="00814456"/>
    <w:rsid w:val="00814B3B"/>
    <w:rsid w:val="00816292"/>
    <w:rsid w:val="00816E21"/>
    <w:rsid w:val="008176A5"/>
    <w:rsid w:val="008207A8"/>
    <w:rsid w:val="00823025"/>
    <w:rsid w:val="008231F5"/>
    <w:rsid w:val="00823AB1"/>
    <w:rsid w:val="00823E4A"/>
    <w:rsid w:val="0082485D"/>
    <w:rsid w:val="00825275"/>
    <w:rsid w:val="00825A03"/>
    <w:rsid w:val="0082714A"/>
    <w:rsid w:val="00827525"/>
    <w:rsid w:val="00830C79"/>
    <w:rsid w:val="00831E86"/>
    <w:rsid w:val="0083239D"/>
    <w:rsid w:val="00832852"/>
    <w:rsid w:val="0083364D"/>
    <w:rsid w:val="008336B9"/>
    <w:rsid w:val="00833FD5"/>
    <w:rsid w:val="00835B5A"/>
    <w:rsid w:val="0083713D"/>
    <w:rsid w:val="0084008F"/>
    <w:rsid w:val="0084255C"/>
    <w:rsid w:val="00844B07"/>
    <w:rsid w:val="00845897"/>
    <w:rsid w:val="00845B24"/>
    <w:rsid w:val="0084641A"/>
    <w:rsid w:val="008507B1"/>
    <w:rsid w:val="0085186A"/>
    <w:rsid w:val="00851952"/>
    <w:rsid w:val="008533FA"/>
    <w:rsid w:val="00856EB5"/>
    <w:rsid w:val="00857BFA"/>
    <w:rsid w:val="00861A79"/>
    <w:rsid w:val="00861B9D"/>
    <w:rsid w:val="00866528"/>
    <w:rsid w:val="00866C02"/>
    <w:rsid w:val="00867BCE"/>
    <w:rsid w:val="00871626"/>
    <w:rsid w:val="00872917"/>
    <w:rsid w:val="008778D7"/>
    <w:rsid w:val="008803F0"/>
    <w:rsid w:val="00881DED"/>
    <w:rsid w:val="0088417E"/>
    <w:rsid w:val="00884595"/>
    <w:rsid w:val="00884C0F"/>
    <w:rsid w:val="00886411"/>
    <w:rsid w:val="0088698C"/>
    <w:rsid w:val="00887243"/>
    <w:rsid w:val="00887ADA"/>
    <w:rsid w:val="00894086"/>
    <w:rsid w:val="00897274"/>
    <w:rsid w:val="00897697"/>
    <w:rsid w:val="00897E48"/>
    <w:rsid w:val="008A047D"/>
    <w:rsid w:val="008A0FF6"/>
    <w:rsid w:val="008A142E"/>
    <w:rsid w:val="008A23A7"/>
    <w:rsid w:val="008A283B"/>
    <w:rsid w:val="008A297C"/>
    <w:rsid w:val="008A37A4"/>
    <w:rsid w:val="008A6828"/>
    <w:rsid w:val="008B00B5"/>
    <w:rsid w:val="008B0948"/>
    <w:rsid w:val="008B12BF"/>
    <w:rsid w:val="008B156A"/>
    <w:rsid w:val="008B1F51"/>
    <w:rsid w:val="008B24D6"/>
    <w:rsid w:val="008B25F2"/>
    <w:rsid w:val="008B6721"/>
    <w:rsid w:val="008C0970"/>
    <w:rsid w:val="008C0DFB"/>
    <w:rsid w:val="008C1DDB"/>
    <w:rsid w:val="008C2DF9"/>
    <w:rsid w:val="008C70A5"/>
    <w:rsid w:val="008C7926"/>
    <w:rsid w:val="008C7E5D"/>
    <w:rsid w:val="008D021A"/>
    <w:rsid w:val="008D1124"/>
    <w:rsid w:val="008D17D2"/>
    <w:rsid w:val="008D1FCB"/>
    <w:rsid w:val="008D2A60"/>
    <w:rsid w:val="008D3ED9"/>
    <w:rsid w:val="008D4405"/>
    <w:rsid w:val="008D54C5"/>
    <w:rsid w:val="008E14BB"/>
    <w:rsid w:val="008E253D"/>
    <w:rsid w:val="008E5DD1"/>
    <w:rsid w:val="008E6793"/>
    <w:rsid w:val="008F11B9"/>
    <w:rsid w:val="008F2517"/>
    <w:rsid w:val="008F261C"/>
    <w:rsid w:val="008F2EFC"/>
    <w:rsid w:val="008F3F46"/>
    <w:rsid w:val="008F42D8"/>
    <w:rsid w:val="008F5932"/>
    <w:rsid w:val="009019FC"/>
    <w:rsid w:val="00901A14"/>
    <w:rsid w:val="00902792"/>
    <w:rsid w:val="00902876"/>
    <w:rsid w:val="009037B4"/>
    <w:rsid w:val="00904165"/>
    <w:rsid w:val="00906509"/>
    <w:rsid w:val="00906DDE"/>
    <w:rsid w:val="00910AF6"/>
    <w:rsid w:val="00913103"/>
    <w:rsid w:val="00914331"/>
    <w:rsid w:val="00914BED"/>
    <w:rsid w:val="009160A2"/>
    <w:rsid w:val="00920304"/>
    <w:rsid w:val="0092035E"/>
    <w:rsid w:val="00920F2C"/>
    <w:rsid w:val="00921C27"/>
    <w:rsid w:val="00922BFB"/>
    <w:rsid w:val="009274C5"/>
    <w:rsid w:val="00927504"/>
    <w:rsid w:val="00927752"/>
    <w:rsid w:val="00937728"/>
    <w:rsid w:val="00937F13"/>
    <w:rsid w:val="0094117B"/>
    <w:rsid w:val="009411BA"/>
    <w:rsid w:val="0094383B"/>
    <w:rsid w:val="00945002"/>
    <w:rsid w:val="009464E5"/>
    <w:rsid w:val="00946CFB"/>
    <w:rsid w:val="0095144A"/>
    <w:rsid w:val="00951EA0"/>
    <w:rsid w:val="009528B4"/>
    <w:rsid w:val="00953796"/>
    <w:rsid w:val="00954059"/>
    <w:rsid w:val="0095610E"/>
    <w:rsid w:val="00956706"/>
    <w:rsid w:val="00956D5D"/>
    <w:rsid w:val="00960486"/>
    <w:rsid w:val="00960B4E"/>
    <w:rsid w:val="00961140"/>
    <w:rsid w:val="0096385B"/>
    <w:rsid w:val="00964E15"/>
    <w:rsid w:val="00965D72"/>
    <w:rsid w:val="00966B30"/>
    <w:rsid w:val="00967025"/>
    <w:rsid w:val="00973AF0"/>
    <w:rsid w:val="00976F6F"/>
    <w:rsid w:val="009772AB"/>
    <w:rsid w:val="009772F2"/>
    <w:rsid w:val="00981893"/>
    <w:rsid w:val="00981DD5"/>
    <w:rsid w:val="0098214D"/>
    <w:rsid w:val="00982328"/>
    <w:rsid w:val="009838BF"/>
    <w:rsid w:val="009839B0"/>
    <w:rsid w:val="00983BB7"/>
    <w:rsid w:val="00983FE2"/>
    <w:rsid w:val="009842E6"/>
    <w:rsid w:val="00984506"/>
    <w:rsid w:val="009875EA"/>
    <w:rsid w:val="00990BC9"/>
    <w:rsid w:val="009919C7"/>
    <w:rsid w:val="0099482E"/>
    <w:rsid w:val="00994DAE"/>
    <w:rsid w:val="009A0D4D"/>
    <w:rsid w:val="009A1EA9"/>
    <w:rsid w:val="009A2854"/>
    <w:rsid w:val="009A40B5"/>
    <w:rsid w:val="009A44CC"/>
    <w:rsid w:val="009A61F2"/>
    <w:rsid w:val="009A6CE2"/>
    <w:rsid w:val="009B1E2B"/>
    <w:rsid w:val="009B21EC"/>
    <w:rsid w:val="009B35DE"/>
    <w:rsid w:val="009B361B"/>
    <w:rsid w:val="009B5AE5"/>
    <w:rsid w:val="009B7FBA"/>
    <w:rsid w:val="009C08BF"/>
    <w:rsid w:val="009C1C47"/>
    <w:rsid w:val="009C61C8"/>
    <w:rsid w:val="009C6831"/>
    <w:rsid w:val="009C7BA5"/>
    <w:rsid w:val="009C7DD0"/>
    <w:rsid w:val="009C7ED0"/>
    <w:rsid w:val="009D1CFC"/>
    <w:rsid w:val="009D23E0"/>
    <w:rsid w:val="009D24DD"/>
    <w:rsid w:val="009D25E2"/>
    <w:rsid w:val="009D3574"/>
    <w:rsid w:val="009D3E29"/>
    <w:rsid w:val="009D4785"/>
    <w:rsid w:val="009D71B3"/>
    <w:rsid w:val="009E1DA8"/>
    <w:rsid w:val="009E2E48"/>
    <w:rsid w:val="009E382A"/>
    <w:rsid w:val="009E3C2F"/>
    <w:rsid w:val="009E4409"/>
    <w:rsid w:val="009E443D"/>
    <w:rsid w:val="009E68E9"/>
    <w:rsid w:val="009E6ED6"/>
    <w:rsid w:val="009E75F3"/>
    <w:rsid w:val="009F00CD"/>
    <w:rsid w:val="009F0B52"/>
    <w:rsid w:val="009F12AB"/>
    <w:rsid w:val="009F287C"/>
    <w:rsid w:val="009F2B70"/>
    <w:rsid w:val="009F4265"/>
    <w:rsid w:val="009F4266"/>
    <w:rsid w:val="009F4866"/>
    <w:rsid w:val="009F68A2"/>
    <w:rsid w:val="009F7B99"/>
    <w:rsid w:val="009F7D86"/>
    <w:rsid w:val="00A001D0"/>
    <w:rsid w:val="00A00F39"/>
    <w:rsid w:val="00A019D7"/>
    <w:rsid w:val="00A0235B"/>
    <w:rsid w:val="00A02425"/>
    <w:rsid w:val="00A026C2"/>
    <w:rsid w:val="00A0517D"/>
    <w:rsid w:val="00A05803"/>
    <w:rsid w:val="00A05855"/>
    <w:rsid w:val="00A104D6"/>
    <w:rsid w:val="00A15D8A"/>
    <w:rsid w:val="00A16CF2"/>
    <w:rsid w:val="00A16E73"/>
    <w:rsid w:val="00A16E82"/>
    <w:rsid w:val="00A1729D"/>
    <w:rsid w:val="00A179F2"/>
    <w:rsid w:val="00A220F5"/>
    <w:rsid w:val="00A224B9"/>
    <w:rsid w:val="00A22B4E"/>
    <w:rsid w:val="00A23665"/>
    <w:rsid w:val="00A247B6"/>
    <w:rsid w:val="00A32C1D"/>
    <w:rsid w:val="00A3342A"/>
    <w:rsid w:val="00A340C7"/>
    <w:rsid w:val="00A341E5"/>
    <w:rsid w:val="00A35498"/>
    <w:rsid w:val="00A35EDE"/>
    <w:rsid w:val="00A3682F"/>
    <w:rsid w:val="00A40DFE"/>
    <w:rsid w:val="00A4323B"/>
    <w:rsid w:val="00A4543D"/>
    <w:rsid w:val="00A4559F"/>
    <w:rsid w:val="00A47548"/>
    <w:rsid w:val="00A50F69"/>
    <w:rsid w:val="00A518F0"/>
    <w:rsid w:val="00A52D30"/>
    <w:rsid w:val="00A56094"/>
    <w:rsid w:val="00A56372"/>
    <w:rsid w:val="00A56F3E"/>
    <w:rsid w:val="00A61840"/>
    <w:rsid w:val="00A62AC2"/>
    <w:rsid w:val="00A62D28"/>
    <w:rsid w:val="00A642E8"/>
    <w:rsid w:val="00A663A0"/>
    <w:rsid w:val="00A66E97"/>
    <w:rsid w:val="00A7023C"/>
    <w:rsid w:val="00A70F83"/>
    <w:rsid w:val="00A728A6"/>
    <w:rsid w:val="00A73186"/>
    <w:rsid w:val="00A75452"/>
    <w:rsid w:val="00A81C4F"/>
    <w:rsid w:val="00A82084"/>
    <w:rsid w:val="00A83E28"/>
    <w:rsid w:val="00A8422A"/>
    <w:rsid w:val="00A84680"/>
    <w:rsid w:val="00A85A04"/>
    <w:rsid w:val="00A90E1C"/>
    <w:rsid w:val="00A916F7"/>
    <w:rsid w:val="00A94FD8"/>
    <w:rsid w:val="00A95E3C"/>
    <w:rsid w:val="00A9674A"/>
    <w:rsid w:val="00AA32BF"/>
    <w:rsid w:val="00AA5C0F"/>
    <w:rsid w:val="00AA6013"/>
    <w:rsid w:val="00AA6F14"/>
    <w:rsid w:val="00AA759F"/>
    <w:rsid w:val="00AB1681"/>
    <w:rsid w:val="00AB1BB8"/>
    <w:rsid w:val="00AB6CA0"/>
    <w:rsid w:val="00AB7773"/>
    <w:rsid w:val="00AC2656"/>
    <w:rsid w:val="00AC4AF1"/>
    <w:rsid w:val="00AC4BB8"/>
    <w:rsid w:val="00AC5E2B"/>
    <w:rsid w:val="00AC5F89"/>
    <w:rsid w:val="00AD0E04"/>
    <w:rsid w:val="00AD10FE"/>
    <w:rsid w:val="00AD4C6F"/>
    <w:rsid w:val="00AD61F9"/>
    <w:rsid w:val="00AE0460"/>
    <w:rsid w:val="00AE0AC8"/>
    <w:rsid w:val="00AE2237"/>
    <w:rsid w:val="00AF01FE"/>
    <w:rsid w:val="00AF09B3"/>
    <w:rsid w:val="00AF143F"/>
    <w:rsid w:val="00AF2550"/>
    <w:rsid w:val="00AF39D5"/>
    <w:rsid w:val="00AF5CE2"/>
    <w:rsid w:val="00AF7945"/>
    <w:rsid w:val="00AF7D51"/>
    <w:rsid w:val="00B00A92"/>
    <w:rsid w:val="00B01652"/>
    <w:rsid w:val="00B01D8C"/>
    <w:rsid w:val="00B061C6"/>
    <w:rsid w:val="00B0745A"/>
    <w:rsid w:val="00B1079E"/>
    <w:rsid w:val="00B10AF2"/>
    <w:rsid w:val="00B10DD1"/>
    <w:rsid w:val="00B11312"/>
    <w:rsid w:val="00B12829"/>
    <w:rsid w:val="00B1353F"/>
    <w:rsid w:val="00B1358D"/>
    <w:rsid w:val="00B135DC"/>
    <w:rsid w:val="00B225AD"/>
    <w:rsid w:val="00B23939"/>
    <w:rsid w:val="00B246E0"/>
    <w:rsid w:val="00B2477C"/>
    <w:rsid w:val="00B25560"/>
    <w:rsid w:val="00B255D0"/>
    <w:rsid w:val="00B260FC"/>
    <w:rsid w:val="00B26A12"/>
    <w:rsid w:val="00B31192"/>
    <w:rsid w:val="00B33351"/>
    <w:rsid w:val="00B33FB8"/>
    <w:rsid w:val="00B36997"/>
    <w:rsid w:val="00B36E2C"/>
    <w:rsid w:val="00B37DCF"/>
    <w:rsid w:val="00B4148A"/>
    <w:rsid w:val="00B41A21"/>
    <w:rsid w:val="00B44226"/>
    <w:rsid w:val="00B461DB"/>
    <w:rsid w:val="00B46847"/>
    <w:rsid w:val="00B50220"/>
    <w:rsid w:val="00B50669"/>
    <w:rsid w:val="00B506A9"/>
    <w:rsid w:val="00B5112D"/>
    <w:rsid w:val="00B51654"/>
    <w:rsid w:val="00B51B7B"/>
    <w:rsid w:val="00B525D3"/>
    <w:rsid w:val="00B52B72"/>
    <w:rsid w:val="00B52C41"/>
    <w:rsid w:val="00B53484"/>
    <w:rsid w:val="00B53E5C"/>
    <w:rsid w:val="00B54CD9"/>
    <w:rsid w:val="00B55251"/>
    <w:rsid w:val="00B5642D"/>
    <w:rsid w:val="00B573F6"/>
    <w:rsid w:val="00B62CD0"/>
    <w:rsid w:val="00B63C87"/>
    <w:rsid w:val="00B63CC9"/>
    <w:rsid w:val="00B644D2"/>
    <w:rsid w:val="00B6741E"/>
    <w:rsid w:val="00B73DF5"/>
    <w:rsid w:val="00B74995"/>
    <w:rsid w:val="00B74ECE"/>
    <w:rsid w:val="00B75428"/>
    <w:rsid w:val="00B76EF1"/>
    <w:rsid w:val="00B829D1"/>
    <w:rsid w:val="00B84634"/>
    <w:rsid w:val="00B85541"/>
    <w:rsid w:val="00B906A6"/>
    <w:rsid w:val="00B916AB"/>
    <w:rsid w:val="00B9178C"/>
    <w:rsid w:val="00B9229B"/>
    <w:rsid w:val="00B942CC"/>
    <w:rsid w:val="00B95BA7"/>
    <w:rsid w:val="00B95FF3"/>
    <w:rsid w:val="00B96C0D"/>
    <w:rsid w:val="00B96E16"/>
    <w:rsid w:val="00B979D6"/>
    <w:rsid w:val="00BA230C"/>
    <w:rsid w:val="00BA3C76"/>
    <w:rsid w:val="00BA7A3F"/>
    <w:rsid w:val="00BB1852"/>
    <w:rsid w:val="00BB1A45"/>
    <w:rsid w:val="00BB2406"/>
    <w:rsid w:val="00BB2B45"/>
    <w:rsid w:val="00BB2D13"/>
    <w:rsid w:val="00BB2E4F"/>
    <w:rsid w:val="00BB44DD"/>
    <w:rsid w:val="00BB7FD0"/>
    <w:rsid w:val="00BC0A6C"/>
    <w:rsid w:val="00BC22DD"/>
    <w:rsid w:val="00BC2C18"/>
    <w:rsid w:val="00BC4DB7"/>
    <w:rsid w:val="00BC63AB"/>
    <w:rsid w:val="00BD0F96"/>
    <w:rsid w:val="00BD16B0"/>
    <w:rsid w:val="00BD20D9"/>
    <w:rsid w:val="00BD2392"/>
    <w:rsid w:val="00BD2DB9"/>
    <w:rsid w:val="00BD30AC"/>
    <w:rsid w:val="00BD6829"/>
    <w:rsid w:val="00BE0221"/>
    <w:rsid w:val="00BE0BB2"/>
    <w:rsid w:val="00BE0CD4"/>
    <w:rsid w:val="00BE19A3"/>
    <w:rsid w:val="00BE22DA"/>
    <w:rsid w:val="00BE3120"/>
    <w:rsid w:val="00BE5B27"/>
    <w:rsid w:val="00BE6945"/>
    <w:rsid w:val="00BE6B6E"/>
    <w:rsid w:val="00BE73E6"/>
    <w:rsid w:val="00BF18FE"/>
    <w:rsid w:val="00BF2664"/>
    <w:rsid w:val="00BF2926"/>
    <w:rsid w:val="00BF2DD7"/>
    <w:rsid w:val="00BF3287"/>
    <w:rsid w:val="00BF413E"/>
    <w:rsid w:val="00BF605C"/>
    <w:rsid w:val="00BF639D"/>
    <w:rsid w:val="00BF728B"/>
    <w:rsid w:val="00BF757C"/>
    <w:rsid w:val="00BF7A9F"/>
    <w:rsid w:val="00BF7C0C"/>
    <w:rsid w:val="00C00651"/>
    <w:rsid w:val="00C00B2C"/>
    <w:rsid w:val="00C02180"/>
    <w:rsid w:val="00C02F34"/>
    <w:rsid w:val="00C076F2"/>
    <w:rsid w:val="00C10301"/>
    <w:rsid w:val="00C13040"/>
    <w:rsid w:val="00C145C1"/>
    <w:rsid w:val="00C208B2"/>
    <w:rsid w:val="00C2097F"/>
    <w:rsid w:val="00C21800"/>
    <w:rsid w:val="00C249D5"/>
    <w:rsid w:val="00C25F2C"/>
    <w:rsid w:val="00C26088"/>
    <w:rsid w:val="00C265E4"/>
    <w:rsid w:val="00C27AF3"/>
    <w:rsid w:val="00C300D5"/>
    <w:rsid w:val="00C32107"/>
    <w:rsid w:val="00C352E7"/>
    <w:rsid w:val="00C3596E"/>
    <w:rsid w:val="00C40105"/>
    <w:rsid w:val="00C4045E"/>
    <w:rsid w:val="00C415C1"/>
    <w:rsid w:val="00C41A31"/>
    <w:rsid w:val="00C42119"/>
    <w:rsid w:val="00C45B15"/>
    <w:rsid w:val="00C50D8F"/>
    <w:rsid w:val="00C51105"/>
    <w:rsid w:val="00C51EB7"/>
    <w:rsid w:val="00C543E7"/>
    <w:rsid w:val="00C54B7F"/>
    <w:rsid w:val="00C554D0"/>
    <w:rsid w:val="00C57226"/>
    <w:rsid w:val="00C604C1"/>
    <w:rsid w:val="00C60745"/>
    <w:rsid w:val="00C6296E"/>
    <w:rsid w:val="00C62F03"/>
    <w:rsid w:val="00C63533"/>
    <w:rsid w:val="00C635BD"/>
    <w:rsid w:val="00C64CD2"/>
    <w:rsid w:val="00C66305"/>
    <w:rsid w:val="00C70633"/>
    <w:rsid w:val="00C72D79"/>
    <w:rsid w:val="00C767FE"/>
    <w:rsid w:val="00C7797B"/>
    <w:rsid w:val="00C800ED"/>
    <w:rsid w:val="00C80B2D"/>
    <w:rsid w:val="00C81149"/>
    <w:rsid w:val="00C81C07"/>
    <w:rsid w:val="00C825F4"/>
    <w:rsid w:val="00C838DF"/>
    <w:rsid w:val="00C91DD4"/>
    <w:rsid w:val="00C9319D"/>
    <w:rsid w:val="00C93964"/>
    <w:rsid w:val="00C93C37"/>
    <w:rsid w:val="00C93C64"/>
    <w:rsid w:val="00C9429A"/>
    <w:rsid w:val="00C94FF4"/>
    <w:rsid w:val="00C961E3"/>
    <w:rsid w:val="00C96ABC"/>
    <w:rsid w:val="00C97330"/>
    <w:rsid w:val="00CA3406"/>
    <w:rsid w:val="00CA36AE"/>
    <w:rsid w:val="00CA6C8E"/>
    <w:rsid w:val="00CA7177"/>
    <w:rsid w:val="00CA71D8"/>
    <w:rsid w:val="00CB01EA"/>
    <w:rsid w:val="00CB10D8"/>
    <w:rsid w:val="00CB11B8"/>
    <w:rsid w:val="00CB20B4"/>
    <w:rsid w:val="00CB2357"/>
    <w:rsid w:val="00CB3109"/>
    <w:rsid w:val="00CB3207"/>
    <w:rsid w:val="00CB32CC"/>
    <w:rsid w:val="00CB46F0"/>
    <w:rsid w:val="00CB4EF4"/>
    <w:rsid w:val="00CB61F4"/>
    <w:rsid w:val="00CB74B0"/>
    <w:rsid w:val="00CBECDB"/>
    <w:rsid w:val="00CC06DA"/>
    <w:rsid w:val="00CC270A"/>
    <w:rsid w:val="00CC2A8A"/>
    <w:rsid w:val="00CC3621"/>
    <w:rsid w:val="00CC3DE0"/>
    <w:rsid w:val="00CC464A"/>
    <w:rsid w:val="00CC49AD"/>
    <w:rsid w:val="00CC6437"/>
    <w:rsid w:val="00CC6963"/>
    <w:rsid w:val="00CD063A"/>
    <w:rsid w:val="00CD0715"/>
    <w:rsid w:val="00CD178D"/>
    <w:rsid w:val="00CD1F42"/>
    <w:rsid w:val="00CD34AA"/>
    <w:rsid w:val="00CD3EFA"/>
    <w:rsid w:val="00CD44E9"/>
    <w:rsid w:val="00CD44F4"/>
    <w:rsid w:val="00CD476D"/>
    <w:rsid w:val="00CD57DA"/>
    <w:rsid w:val="00CD7AA3"/>
    <w:rsid w:val="00CE1237"/>
    <w:rsid w:val="00CE22A1"/>
    <w:rsid w:val="00CE24AC"/>
    <w:rsid w:val="00CE350A"/>
    <w:rsid w:val="00CE42E6"/>
    <w:rsid w:val="00CE4F2D"/>
    <w:rsid w:val="00CE5626"/>
    <w:rsid w:val="00CE5BB2"/>
    <w:rsid w:val="00CE7416"/>
    <w:rsid w:val="00CE74CF"/>
    <w:rsid w:val="00CF26FE"/>
    <w:rsid w:val="00CF34E0"/>
    <w:rsid w:val="00CF358E"/>
    <w:rsid w:val="00CF3902"/>
    <w:rsid w:val="00CF3E7B"/>
    <w:rsid w:val="00CF468D"/>
    <w:rsid w:val="00CF580D"/>
    <w:rsid w:val="00CF5B97"/>
    <w:rsid w:val="00CF62F7"/>
    <w:rsid w:val="00CF6364"/>
    <w:rsid w:val="00D00127"/>
    <w:rsid w:val="00D00FCB"/>
    <w:rsid w:val="00D01DB4"/>
    <w:rsid w:val="00D02870"/>
    <w:rsid w:val="00D02A3E"/>
    <w:rsid w:val="00D03290"/>
    <w:rsid w:val="00D03355"/>
    <w:rsid w:val="00D04099"/>
    <w:rsid w:val="00D0451F"/>
    <w:rsid w:val="00D07F1A"/>
    <w:rsid w:val="00D1021B"/>
    <w:rsid w:val="00D10BAD"/>
    <w:rsid w:val="00D12AF1"/>
    <w:rsid w:val="00D1301E"/>
    <w:rsid w:val="00D14601"/>
    <w:rsid w:val="00D14A4E"/>
    <w:rsid w:val="00D17183"/>
    <w:rsid w:val="00D20934"/>
    <w:rsid w:val="00D20C03"/>
    <w:rsid w:val="00D220B3"/>
    <w:rsid w:val="00D22191"/>
    <w:rsid w:val="00D2282C"/>
    <w:rsid w:val="00D22F64"/>
    <w:rsid w:val="00D30BE1"/>
    <w:rsid w:val="00D31005"/>
    <w:rsid w:val="00D314DA"/>
    <w:rsid w:val="00D327C9"/>
    <w:rsid w:val="00D333E1"/>
    <w:rsid w:val="00D342CC"/>
    <w:rsid w:val="00D3468B"/>
    <w:rsid w:val="00D34D82"/>
    <w:rsid w:val="00D359FC"/>
    <w:rsid w:val="00D412C7"/>
    <w:rsid w:val="00D41BD1"/>
    <w:rsid w:val="00D44F2A"/>
    <w:rsid w:val="00D47559"/>
    <w:rsid w:val="00D50270"/>
    <w:rsid w:val="00D50994"/>
    <w:rsid w:val="00D509CF"/>
    <w:rsid w:val="00D5100B"/>
    <w:rsid w:val="00D5540A"/>
    <w:rsid w:val="00D56F6F"/>
    <w:rsid w:val="00D603BF"/>
    <w:rsid w:val="00D638E0"/>
    <w:rsid w:val="00D64171"/>
    <w:rsid w:val="00D64819"/>
    <w:rsid w:val="00D64F51"/>
    <w:rsid w:val="00D650AE"/>
    <w:rsid w:val="00D651FA"/>
    <w:rsid w:val="00D676B4"/>
    <w:rsid w:val="00D678A3"/>
    <w:rsid w:val="00D70ADB"/>
    <w:rsid w:val="00D72AEB"/>
    <w:rsid w:val="00D72AFF"/>
    <w:rsid w:val="00D762CC"/>
    <w:rsid w:val="00D80582"/>
    <w:rsid w:val="00D805D8"/>
    <w:rsid w:val="00D80FFF"/>
    <w:rsid w:val="00D843E3"/>
    <w:rsid w:val="00D85797"/>
    <w:rsid w:val="00D87387"/>
    <w:rsid w:val="00D90C21"/>
    <w:rsid w:val="00D918B8"/>
    <w:rsid w:val="00D91F72"/>
    <w:rsid w:val="00D9378D"/>
    <w:rsid w:val="00D97D0D"/>
    <w:rsid w:val="00DA1B89"/>
    <w:rsid w:val="00DA2CA2"/>
    <w:rsid w:val="00DA5FAD"/>
    <w:rsid w:val="00DB28A8"/>
    <w:rsid w:val="00DB2CA0"/>
    <w:rsid w:val="00DB388D"/>
    <w:rsid w:val="00DB399D"/>
    <w:rsid w:val="00DB42BB"/>
    <w:rsid w:val="00DB6501"/>
    <w:rsid w:val="00DC0681"/>
    <w:rsid w:val="00DC1BCA"/>
    <w:rsid w:val="00DC1F34"/>
    <w:rsid w:val="00DC24FB"/>
    <w:rsid w:val="00DC26E7"/>
    <w:rsid w:val="00DC2EA1"/>
    <w:rsid w:val="00DC33C8"/>
    <w:rsid w:val="00DC4C44"/>
    <w:rsid w:val="00DD0BD0"/>
    <w:rsid w:val="00DD2BB2"/>
    <w:rsid w:val="00DD3B9F"/>
    <w:rsid w:val="00DD40CD"/>
    <w:rsid w:val="00DD49C8"/>
    <w:rsid w:val="00DD5516"/>
    <w:rsid w:val="00DD7AE8"/>
    <w:rsid w:val="00DE019C"/>
    <w:rsid w:val="00DE14E0"/>
    <w:rsid w:val="00DE199B"/>
    <w:rsid w:val="00DE1EBA"/>
    <w:rsid w:val="00DE1EFC"/>
    <w:rsid w:val="00DE2904"/>
    <w:rsid w:val="00DE3C0E"/>
    <w:rsid w:val="00DE5A65"/>
    <w:rsid w:val="00DF064E"/>
    <w:rsid w:val="00DF33B0"/>
    <w:rsid w:val="00DF4028"/>
    <w:rsid w:val="00DF675A"/>
    <w:rsid w:val="00DF6B3C"/>
    <w:rsid w:val="00E00266"/>
    <w:rsid w:val="00E019D9"/>
    <w:rsid w:val="00E029D4"/>
    <w:rsid w:val="00E03E17"/>
    <w:rsid w:val="00E048A0"/>
    <w:rsid w:val="00E0738B"/>
    <w:rsid w:val="00E111CF"/>
    <w:rsid w:val="00E114C2"/>
    <w:rsid w:val="00E1398D"/>
    <w:rsid w:val="00E14DB3"/>
    <w:rsid w:val="00E1698F"/>
    <w:rsid w:val="00E17C66"/>
    <w:rsid w:val="00E202F7"/>
    <w:rsid w:val="00E226F0"/>
    <w:rsid w:val="00E22E61"/>
    <w:rsid w:val="00E22F05"/>
    <w:rsid w:val="00E25176"/>
    <w:rsid w:val="00E25613"/>
    <w:rsid w:val="00E30EDD"/>
    <w:rsid w:val="00E3138A"/>
    <w:rsid w:val="00E318F5"/>
    <w:rsid w:val="00E325F4"/>
    <w:rsid w:val="00E338D8"/>
    <w:rsid w:val="00E342C8"/>
    <w:rsid w:val="00E347F6"/>
    <w:rsid w:val="00E35159"/>
    <w:rsid w:val="00E35C60"/>
    <w:rsid w:val="00E37407"/>
    <w:rsid w:val="00E37BC4"/>
    <w:rsid w:val="00E40ADB"/>
    <w:rsid w:val="00E4179E"/>
    <w:rsid w:val="00E46857"/>
    <w:rsid w:val="00E46CF7"/>
    <w:rsid w:val="00E478E9"/>
    <w:rsid w:val="00E52269"/>
    <w:rsid w:val="00E52431"/>
    <w:rsid w:val="00E549F3"/>
    <w:rsid w:val="00E552CE"/>
    <w:rsid w:val="00E55392"/>
    <w:rsid w:val="00E55E24"/>
    <w:rsid w:val="00E577A6"/>
    <w:rsid w:val="00E57AF8"/>
    <w:rsid w:val="00E6127E"/>
    <w:rsid w:val="00E62344"/>
    <w:rsid w:val="00E62B20"/>
    <w:rsid w:val="00E63BBB"/>
    <w:rsid w:val="00E65E7E"/>
    <w:rsid w:val="00E70444"/>
    <w:rsid w:val="00E709A5"/>
    <w:rsid w:val="00E7211D"/>
    <w:rsid w:val="00E734FF"/>
    <w:rsid w:val="00E73948"/>
    <w:rsid w:val="00E76035"/>
    <w:rsid w:val="00E768BA"/>
    <w:rsid w:val="00E8015B"/>
    <w:rsid w:val="00E80339"/>
    <w:rsid w:val="00E83DB8"/>
    <w:rsid w:val="00E84581"/>
    <w:rsid w:val="00E84E3F"/>
    <w:rsid w:val="00E8678D"/>
    <w:rsid w:val="00E86B09"/>
    <w:rsid w:val="00E90C0F"/>
    <w:rsid w:val="00E912A9"/>
    <w:rsid w:val="00E92E49"/>
    <w:rsid w:val="00E93406"/>
    <w:rsid w:val="00E93599"/>
    <w:rsid w:val="00E93CF8"/>
    <w:rsid w:val="00E9675F"/>
    <w:rsid w:val="00E9761A"/>
    <w:rsid w:val="00EA12B0"/>
    <w:rsid w:val="00EA1AA7"/>
    <w:rsid w:val="00EA4A3D"/>
    <w:rsid w:val="00EA611C"/>
    <w:rsid w:val="00EA62F2"/>
    <w:rsid w:val="00EB1E47"/>
    <w:rsid w:val="00EB362C"/>
    <w:rsid w:val="00EB39D8"/>
    <w:rsid w:val="00EB58F3"/>
    <w:rsid w:val="00EB6A60"/>
    <w:rsid w:val="00EC31DD"/>
    <w:rsid w:val="00EC452F"/>
    <w:rsid w:val="00EC4B28"/>
    <w:rsid w:val="00EC5143"/>
    <w:rsid w:val="00EC5D4B"/>
    <w:rsid w:val="00EC6BEA"/>
    <w:rsid w:val="00EC7EA2"/>
    <w:rsid w:val="00ED20EB"/>
    <w:rsid w:val="00ED210C"/>
    <w:rsid w:val="00ED294C"/>
    <w:rsid w:val="00ED6084"/>
    <w:rsid w:val="00ED7339"/>
    <w:rsid w:val="00ED7D8B"/>
    <w:rsid w:val="00EE080D"/>
    <w:rsid w:val="00EE0FB1"/>
    <w:rsid w:val="00EE20FE"/>
    <w:rsid w:val="00EE5434"/>
    <w:rsid w:val="00EE60CF"/>
    <w:rsid w:val="00EE761A"/>
    <w:rsid w:val="00EE78AA"/>
    <w:rsid w:val="00EE7977"/>
    <w:rsid w:val="00EF1DC3"/>
    <w:rsid w:val="00EF2FE7"/>
    <w:rsid w:val="00EF391E"/>
    <w:rsid w:val="00EF4059"/>
    <w:rsid w:val="00F00401"/>
    <w:rsid w:val="00F00654"/>
    <w:rsid w:val="00F066E3"/>
    <w:rsid w:val="00F07654"/>
    <w:rsid w:val="00F113D7"/>
    <w:rsid w:val="00F1352D"/>
    <w:rsid w:val="00F13E0D"/>
    <w:rsid w:val="00F148F1"/>
    <w:rsid w:val="00F204AE"/>
    <w:rsid w:val="00F21CB9"/>
    <w:rsid w:val="00F3132D"/>
    <w:rsid w:val="00F32D99"/>
    <w:rsid w:val="00F33903"/>
    <w:rsid w:val="00F34358"/>
    <w:rsid w:val="00F363BB"/>
    <w:rsid w:val="00F36FEC"/>
    <w:rsid w:val="00F404B0"/>
    <w:rsid w:val="00F40B1C"/>
    <w:rsid w:val="00F40EAC"/>
    <w:rsid w:val="00F415E4"/>
    <w:rsid w:val="00F4642C"/>
    <w:rsid w:val="00F477A5"/>
    <w:rsid w:val="00F52D46"/>
    <w:rsid w:val="00F5335A"/>
    <w:rsid w:val="00F61EF5"/>
    <w:rsid w:val="00F635AB"/>
    <w:rsid w:val="00F67752"/>
    <w:rsid w:val="00F76102"/>
    <w:rsid w:val="00F80F01"/>
    <w:rsid w:val="00F84262"/>
    <w:rsid w:val="00F85492"/>
    <w:rsid w:val="00F858F4"/>
    <w:rsid w:val="00F8731A"/>
    <w:rsid w:val="00F875EC"/>
    <w:rsid w:val="00F913C8"/>
    <w:rsid w:val="00F921C9"/>
    <w:rsid w:val="00F93C83"/>
    <w:rsid w:val="00F94D06"/>
    <w:rsid w:val="00F94E88"/>
    <w:rsid w:val="00F95187"/>
    <w:rsid w:val="00F96FF3"/>
    <w:rsid w:val="00F97523"/>
    <w:rsid w:val="00FA24B1"/>
    <w:rsid w:val="00FA2570"/>
    <w:rsid w:val="00FA25DB"/>
    <w:rsid w:val="00FA2E94"/>
    <w:rsid w:val="00FA3147"/>
    <w:rsid w:val="00FA3325"/>
    <w:rsid w:val="00FA4688"/>
    <w:rsid w:val="00FA48E0"/>
    <w:rsid w:val="00FA58C6"/>
    <w:rsid w:val="00FA61BC"/>
    <w:rsid w:val="00FA6402"/>
    <w:rsid w:val="00FA6E4C"/>
    <w:rsid w:val="00FA6F2D"/>
    <w:rsid w:val="00FA7F02"/>
    <w:rsid w:val="00FB09FD"/>
    <w:rsid w:val="00FB182D"/>
    <w:rsid w:val="00FB1F68"/>
    <w:rsid w:val="00FB296F"/>
    <w:rsid w:val="00FB2C58"/>
    <w:rsid w:val="00FB44D1"/>
    <w:rsid w:val="00FB58A5"/>
    <w:rsid w:val="00FC1135"/>
    <w:rsid w:val="00FC2265"/>
    <w:rsid w:val="00FC23B3"/>
    <w:rsid w:val="00FC2E28"/>
    <w:rsid w:val="00FC3CCC"/>
    <w:rsid w:val="00FC42E9"/>
    <w:rsid w:val="00FC5367"/>
    <w:rsid w:val="00FD0019"/>
    <w:rsid w:val="00FD0805"/>
    <w:rsid w:val="00FD0A0B"/>
    <w:rsid w:val="00FD7D3C"/>
    <w:rsid w:val="00FE23A4"/>
    <w:rsid w:val="00FE2530"/>
    <w:rsid w:val="00FE3F66"/>
    <w:rsid w:val="00FE43D4"/>
    <w:rsid w:val="00FE43D8"/>
    <w:rsid w:val="00FE4965"/>
    <w:rsid w:val="00FE5A1E"/>
    <w:rsid w:val="00FE6402"/>
    <w:rsid w:val="00FE6A59"/>
    <w:rsid w:val="00FE6BD6"/>
    <w:rsid w:val="00FE6E3A"/>
    <w:rsid w:val="00FE78B4"/>
    <w:rsid w:val="00FF0BEC"/>
    <w:rsid w:val="00FF20E4"/>
    <w:rsid w:val="00FF2902"/>
    <w:rsid w:val="00FF3825"/>
    <w:rsid w:val="00FF45CC"/>
    <w:rsid w:val="00FF5A50"/>
    <w:rsid w:val="00FF6C1A"/>
    <w:rsid w:val="00FF6ED9"/>
    <w:rsid w:val="00FF735E"/>
    <w:rsid w:val="00FF75B0"/>
    <w:rsid w:val="00FF75D7"/>
    <w:rsid w:val="00FF767F"/>
    <w:rsid w:val="00FF7ED1"/>
    <w:rsid w:val="02DFBA87"/>
    <w:rsid w:val="07558D63"/>
    <w:rsid w:val="075FA495"/>
    <w:rsid w:val="089AF7F9"/>
    <w:rsid w:val="09A78742"/>
    <w:rsid w:val="0A69E9E8"/>
    <w:rsid w:val="0AE536FE"/>
    <w:rsid w:val="0BDDC516"/>
    <w:rsid w:val="0D4AC5E7"/>
    <w:rsid w:val="0DBDC318"/>
    <w:rsid w:val="0F2C72AF"/>
    <w:rsid w:val="10853FB9"/>
    <w:rsid w:val="137867ED"/>
    <w:rsid w:val="168ED025"/>
    <w:rsid w:val="16DA4464"/>
    <w:rsid w:val="189E21DD"/>
    <w:rsid w:val="1BB8C55C"/>
    <w:rsid w:val="1D2D1914"/>
    <w:rsid w:val="1D957BB8"/>
    <w:rsid w:val="1FC32682"/>
    <w:rsid w:val="27D676B8"/>
    <w:rsid w:val="28270DC9"/>
    <w:rsid w:val="29BD5135"/>
    <w:rsid w:val="2A995EC4"/>
    <w:rsid w:val="2ACD629D"/>
    <w:rsid w:val="2BF7828E"/>
    <w:rsid w:val="2C7280F9"/>
    <w:rsid w:val="2ECD5C16"/>
    <w:rsid w:val="318F04B1"/>
    <w:rsid w:val="33452C5D"/>
    <w:rsid w:val="36003AE2"/>
    <w:rsid w:val="39969A26"/>
    <w:rsid w:val="39E6606E"/>
    <w:rsid w:val="3B1903D8"/>
    <w:rsid w:val="423B3C91"/>
    <w:rsid w:val="4490FDCE"/>
    <w:rsid w:val="46253006"/>
    <w:rsid w:val="4AFFA743"/>
    <w:rsid w:val="4B64ADE5"/>
    <w:rsid w:val="4B6BDE94"/>
    <w:rsid w:val="5066C203"/>
    <w:rsid w:val="52C4FD95"/>
    <w:rsid w:val="54F4EB0C"/>
    <w:rsid w:val="593B8824"/>
    <w:rsid w:val="5B82961B"/>
    <w:rsid w:val="5E850284"/>
    <w:rsid w:val="5FA610FB"/>
    <w:rsid w:val="62289157"/>
    <w:rsid w:val="628C9511"/>
    <w:rsid w:val="62B17648"/>
    <w:rsid w:val="64A3995F"/>
    <w:rsid w:val="669C8738"/>
    <w:rsid w:val="670393DB"/>
    <w:rsid w:val="684819E0"/>
    <w:rsid w:val="6EB7F761"/>
    <w:rsid w:val="6F147A82"/>
    <w:rsid w:val="72F628F2"/>
    <w:rsid w:val="74B27D9B"/>
    <w:rsid w:val="78494894"/>
    <w:rsid w:val="7B913500"/>
    <w:rsid w:val="7C25F123"/>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74" fill="f" fillcolor="white" stroke="f">
      <v:fill color="white" on="f"/>
      <v:stroke on="f"/>
    </o:shapedefaults>
    <o:shapelayout v:ext="edit">
      <o:idmap v:ext="edit" data="2"/>
      <o:rules v:ext="edit">
        <o:r id="V:Rule1" type="callout" idref="#Rectangular Callout 6"/>
        <o:r id="V:Rule2" type="connector" idref="#AutoShape 180"/>
        <o:r id="V:Rule3" type="connector" idref="#_x0000_s2074"/>
        <o:r id="V:Rule4" type="connector" idref="#AutoShape 179"/>
        <o:r id="V:Rule5" type="connector" idref="#AutoShape 181"/>
        <o:r id="V:Rule6" type="connector" idref="#_x0000_s2223"/>
        <o:r id="V:Rule7" type="connector" idref="#_x0000_s2224"/>
        <o:r id="V:Rule8" type="connector" idref="#直線單箭頭接點 21"/>
      </o:rules>
    </o:shapelayout>
  </w:shapeDefaults>
  <w:decimalSymbol w:val="."/>
  <w:listSeparator w:val=","/>
  <w14:docId w14:val="0788891B"/>
  <w14:defaultImageDpi w14:val="32767"/>
  <w15:docId w15:val="{169397A0-4987-48D7-A942-94DEABA2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4B7F"/>
    <w:pPr>
      <w:adjustRightInd w:val="0"/>
      <w:snapToGrid w:val="0"/>
      <w:spacing w:before="120" w:after="120" w:line="300" w:lineRule="auto"/>
      <w:jc w:val="both"/>
    </w:pPr>
    <w:rPr>
      <w:rFonts w:ascii="Calibri" w:eastAsia="Arial" w:hAnsi="Calibri"/>
      <w:kern w:val="2"/>
      <w:szCs w:val="24"/>
    </w:rPr>
  </w:style>
  <w:style w:type="paragraph" w:styleId="1">
    <w:name w:val="heading 1"/>
    <w:next w:val="a"/>
    <w:autoRedefine/>
    <w:qFormat/>
    <w:rsid w:val="00C81149"/>
    <w:pPr>
      <w:keepNext/>
      <w:pageBreakBefore/>
      <w:widowControl w:val="0"/>
      <w:numPr>
        <w:numId w:val="1"/>
      </w:numPr>
      <w:pBdr>
        <w:bottom w:val="single" w:sz="12" w:space="1" w:color="auto"/>
      </w:pBdr>
      <w:adjustRightInd w:val="0"/>
      <w:snapToGrid w:val="0"/>
      <w:spacing w:before="240" w:after="360" w:line="300" w:lineRule="auto"/>
      <w:outlineLvl w:val="0"/>
    </w:pPr>
    <w:rPr>
      <w:rFonts w:ascii="Calibri" w:hAnsi="Calibri" w:cs="Arial"/>
      <w:b/>
      <w:bCs/>
      <w:color w:val="006EBC"/>
      <w:kern w:val="52"/>
      <w:sz w:val="32"/>
      <w:szCs w:val="52"/>
    </w:rPr>
  </w:style>
  <w:style w:type="paragraph" w:styleId="2">
    <w:name w:val="heading 2"/>
    <w:basedOn w:val="1"/>
    <w:next w:val="a"/>
    <w:qFormat/>
    <w:rsid w:val="00556939"/>
    <w:pPr>
      <w:pageBreakBefore w:val="0"/>
      <w:widowControl/>
      <w:numPr>
        <w:ilvl w:val="1"/>
      </w:numPr>
      <w:pBdr>
        <w:bottom w:val="none" w:sz="0" w:space="0" w:color="auto"/>
      </w:pBdr>
      <w:spacing w:after="120"/>
      <w:outlineLvl w:val="1"/>
    </w:pPr>
    <w:rPr>
      <w:bCs w:val="0"/>
      <w:sz w:val="28"/>
      <w:szCs w:val="48"/>
    </w:rPr>
  </w:style>
  <w:style w:type="paragraph" w:styleId="3">
    <w:name w:val="heading 3"/>
    <w:basedOn w:val="2"/>
    <w:next w:val="a"/>
    <w:qFormat/>
    <w:rsid w:val="00556939"/>
    <w:pPr>
      <w:numPr>
        <w:ilvl w:val="2"/>
      </w:numPr>
      <w:outlineLvl w:val="2"/>
    </w:pPr>
    <w:rPr>
      <w:bCs/>
      <w:sz w:val="24"/>
      <w:szCs w:val="24"/>
    </w:rPr>
  </w:style>
  <w:style w:type="paragraph" w:styleId="4">
    <w:name w:val="heading 4"/>
    <w:basedOn w:val="3"/>
    <w:next w:val="a"/>
    <w:link w:val="40"/>
    <w:qFormat/>
    <w:rsid w:val="00556939"/>
    <w:pPr>
      <w:numPr>
        <w:ilvl w:val="3"/>
      </w:numPr>
      <w:outlineLvl w:val="3"/>
    </w:pPr>
    <w:rPr>
      <w:bCs w:val="0"/>
      <w:sz w:val="22"/>
      <w:szCs w:val="22"/>
    </w:rPr>
  </w:style>
  <w:style w:type="paragraph" w:styleId="5">
    <w:name w:val="heading 5"/>
    <w:basedOn w:val="4"/>
    <w:next w:val="a"/>
    <w:qFormat/>
    <w:rsid w:val="00556939"/>
    <w:pPr>
      <w:numPr>
        <w:ilvl w:val="4"/>
      </w:numPr>
      <w:outlineLvl w:val="4"/>
    </w:pPr>
    <w:rPr>
      <w:sz w:val="20"/>
      <w:szCs w:val="20"/>
    </w:rPr>
  </w:style>
  <w:style w:type="paragraph" w:styleId="6">
    <w:name w:val="heading 6"/>
    <w:basedOn w:val="5"/>
    <w:next w:val="a"/>
    <w:qFormat/>
    <w:rsid w:val="00556939"/>
    <w:pPr>
      <w:numPr>
        <w:ilvl w:val="5"/>
      </w:numPr>
      <w:outlineLvl w:val="5"/>
    </w:pPr>
    <w:rPr>
      <w:b w:val="0"/>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566042"/>
    <w:pPr>
      <w:jc w:val="center"/>
    </w:pPr>
    <w:rPr>
      <w:rFonts w:eastAsia="新細明體" w:cs="Arial"/>
      <w:b/>
      <w:bCs/>
      <w:i/>
    </w:rPr>
  </w:style>
  <w:style w:type="paragraph" w:customStyle="1" w:styleId="Figure">
    <w:name w:val="Figure"/>
    <w:basedOn w:val="a"/>
    <w:next w:val="FigureCaption"/>
    <w:rsid w:val="00813D22"/>
    <w:pPr>
      <w:keepNext/>
      <w:tabs>
        <w:tab w:val="left" w:pos="2700"/>
      </w:tabs>
      <w:jc w:val="center"/>
    </w:pPr>
    <w:rPr>
      <w:rFonts w:cs="Arial"/>
    </w:rPr>
  </w:style>
  <w:style w:type="paragraph" w:customStyle="1" w:styleId="ReferenceItem">
    <w:name w:val="Reference Item"/>
    <w:basedOn w:val="a"/>
    <w:rsid w:val="00BE0BB2"/>
    <w:pPr>
      <w:numPr>
        <w:numId w:val="2"/>
      </w:numPr>
    </w:pPr>
  </w:style>
  <w:style w:type="paragraph" w:customStyle="1" w:styleId="TitreSansNumero">
    <w:name w:val="Titre Sans Numero"/>
    <w:basedOn w:val="1"/>
    <w:next w:val="a"/>
    <w:rsid w:val="00BE0BB2"/>
    <w:pPr>
      <w:numPr>
        <w:numId w:val="0"/>
      </w:numPr>
    </w:pPr>
  </w:style>
  <w:style w:type="paragraph" w:styleId="10">
    <w:name w:val="toc 1"/>
    <w:basedOn w:val="a"/>
    <w:next w:val="a"/>
    <w:autoRedefine/>
    <w:uiPriority w:val="39"/>
    <w:rsid w:val="00F00654"/>
    <w:pPr>
      <w:tabs>
        <w:tab w:val="left" w:pos="540"/>
        <w:tab w:val="right" w:leader="dot" w:pos="9072"/>
      </w:tabs>
      <w:adjustRightInd/>
      <w:snapToGrid/>
      <w:spacing w:before="60" w:after="60"/>
    </w:pPr>
    <w:rPr>
      <w:rFonts w:cs="Arial"/>
      <w:b/>
      <w:noProof/>
      <w:kern w:val="0"/>
      <w:szCs w:val="20"/>
    </w:rPr>
  </w:style>
  <w:style w:type="paragraph" w:styleId="20">
    <w:name w:val="toc 2"/>
    <w:basedOn w:val="a"/>
    <w:next w:val="a"/>
    <w:autoRedefine/>
    <w:uiPriority w:val="39"/>
    <w:rsid w:val="00F00654"/>
    <w:pPr>
      <w:tabs>
        <w:tab w:val="left" w:pos="1080"/>
        <w:tab w:val="right" w:leader="dot" w:pos="9072"/>
      </w:tabs>
      <w:adjustRightInd/>
      <w:snapToGrid/>
      <w:ind w:left="1080" w:hanging="540"/>
    </w:pPr>
    <w:rPr>
      <w:rFonts w:cs="Arial"/>
      <w:noProof/>
      <w:kern w:val="0"/>
      <w:szCs w:val="20"/>
    </w:rPr>
  </w:style>
  <w:style w:type="paragraph" w:styleId="30">
    <w:name w:val="toc 3"/>
    <w:basedOn w:val="a"/>
    <w:next w:val="a"/>
    <w:autoRedefine/>
    <w:uiPriority w:val="39"/>
    <w:rsid w:val="000C5170"/>
    <w:pPr>
      <w:tabs>
        <w:tab w:val="left" w:pos="1980"/>
        <w:tab w:val="right" w:leader="dot" w:pos="9072"/>
      </w:tabs>
      <w:adjustRightInd/>
      <w:snapToGrid/>
      <w:ind w:left="1980" w:hanging="900"/>
    </w:pPr>
    <w:rPr>
      <w:rFonts w:cs="Arial"/>
      <w:noProof/>
      <w:kern w:val="0"/>
      <w:szCs w:val="20"/>
    </w:rPr>
  </w:style>
  <w:style w:type="paragraph" w:styleId="41">
    <w:name w:val="toc 4"/>
    <w:basedOn w:val="a"/>
    <w:next w:val="a"/>
    <w:autoRedefine/>
    <w:uiPriority w:val="39"/>
    <w:rsid w:val="00BE0BB2"/>
    <w:pPr>
      <w:adjustRightInd/>
      <w:snapToGrid/>
      <w:ind w:left="480" w:firstLine="181"/>
    </w:pPr>
    <w:rPr>
      <w:rFonts w:cs="Arial"/>
      <w:kern w:val="0"/>
      <w:szCs w:val="20"/>
    </w:rPr>
  </w:style>
  <w:style w:type="paragraph" w:styleId="a4">
    <w:name w:val="header"/>
    <w:basedOn w:val="a"/>
    <w:next w:val="a"/>
    <w:rsid w:val="00B96E16"/>
    <w:pPr>
      <w:tabs>
        <w:tab w:val="center" w:pos="4536"/>
        <w:tab w:val="right" w:pos="9072"/>
      </w:tabs>
    </w:pPr>
    <w:rPr>
      <w:b/>
      <w:sz w:val="32"/>
    </w:rPr>
  </w:style>
  <w:style w:type="paragraph" w:styleId="50">
    <w:name w:val="toc 5"/>
    <w:basedOn w:val="a"/>
    <w:next w:val="a"/>
    <w:autoRedefine/>
    <w:uiPriority w:val="39"/>
    <w:rsid w:val="00BE0BB2"/>
    <w:pPr>
      <w:tabs>
        <w:tab w:val="left" w:pos="1911"/>
        <w:tab w:val="right" w:leader="dot" w:pos="9396"/>
      </w:tabs>
      <w:ind w:left="1911" w:hanging="910"/>
    </w:pPr>
    <w:rPr>
      <w:noProof/>
      <w:szCs w:val="18"/>
    </w:rPr>
  </w:style>
  <w:style w:type="paragraph" w:customStyle="1" w:styleId="TableNormal1">
    <w:name w:val="Table Normal1"/>
    <w:basedOn w:val="a"/>
    <w:next w:val="TableText"/>
    <w:autoRedefine/>
    <w:rsid w:val="00CF3902"/>
    <w:pPr>
      <w:keepLines/>
      <w:widowControl w:val="0"/>
      <w:spacing w:before="0" w:after="0" w:line="240" w:lineRule="auto"/>
      <w:jc w:val="left"/>
      <w:textAlignment w:val="baseline"/>
    </w:pPr>
    <w:rPr>
      <w:rFonts w:eastAsiaTheme="minorEastAsia" w:cs="新細明體"/>
      <w:b/>
      <w:sz w:val="16"/>
      <w:szCs w:val="16"/>
    </w:rPr>
  </w:style>
  <w:style w:type="paragraph" w:styleId="a5">
    <w:name w:val="footer"/>
    <w:basedOn w:val="a"/>
    <w:link w:val="a6"/>
    <w:rsid w:val="004959DA"/>
    <w:pPr>
      <w:tabs>
        <w:tab w:val="center" w:pos="4153"/>
        <w:tab w:val="right" w:pos="8306"/>
      </w:tabs>
    </w:pPr>
    <w:rPr>
      <w:szCs w:val="20"/>
    </w:rPr>
  </w:style>
  <w:style w:type="table" w:styleId="a7">
    <w:name w:val="Table Grid"/>
    <w:basedOn w:val="a1"/>
    <w:rsid w:val="00192A03"/>
    <w:pPr>
      <w:keepLines/>
      <w:adjustRightInd w:val="0"/>
      <w:spacing w:line="360" w:lineRule="atLeast"/>
      <w:jc w:val="center"/>
      <w:textAlignment w:val="baseline"/>
    </w:pPr>
    <w:rPr>
      <w:rFonts w:ascii="Arial" w:eastAsia="Arial" w:hAnsi="Arial" w:cs="新細明體"/>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rPr>
        <w:rFonts w:eastAsia="Aria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Arial"/>
        <w:sz w:val="20"/>
      </w:rPr>
    </w:tblStylePr>
  </w:style>
  <w:style w:type="paragraph" w:styleId="a8">
    <w:name w:val="Document Map"/>
    <w:basedOn w:val="a"/>
    <w:semiHidden/>
    <w:rsid w:val="004959DA"/>
    <w:pPr>
      <w:shd w:val="clear" w:color="auto" w:fill="000080"/>
    </w:pPr>
  </w:style>
  <w:style w:type="character" w:styleId="a9">
    <w:name w:val="page number"/>
    <w:basedOn w:val="a0"/>
    <w:rsid w:val="00426BAB"/>
  </w:style>
  <w:style w:type="character" w:styleId="aa">
    <w:name w:val="Hyperlink"/>
    <w:basedOn w:val="a0"/>
    <w:uiPriority w:val="99"/>
    <w:rsid w:val="00BE0221"/>
    <w:rPr>
      <w:color w:val="0000FF"/>
      <w:u w:val="single"/>
    </w:rPr>
  </w:style>
  <w:style w:type="paragraph" w:styleId="ab">
    <w:name w:val="table of figures"/>
    <w:basedOn w:val="a"/>
    <w:next w:val="a"/>
    <w:uiPriority w:val="99"/>
    <w:rsid w:val="00155A82"/>
    <w:pPr>
      <w:tabs>
        <w:tab w:val="right" w:leader="dot" w:pos="9016"/>
      </w:tabs>
      <w:spacing w:line="240" w:lineRule="auto"/>
    </w:pPr>
    <w:rPr>
      <w:noProof/>
    </w:rPr>
  </w:style>
  <w:style w:type="paragraph" w:customStyle="1" w:styleId="Feature-Item">
    <w:name w:val="Feature-Item"/>
    <w:basedOn w:val="a"/>
    <w:rsid w:val="00BE22DA"/>
    <w:pPr>
      <w:numPr>
        <w:numId w:val="4"/>
      </w:numPr>
    </w:pPr>
  </w:style>
  <w:style w:type="paragraph" w:customStyle="1" w:styleId="regdescription">
    <w:name w:val="reg description"/>
    <w:basedOn w:val="a"/>
    <w:rsid w:val="00FE3F66"/>
    <w:pPr>
      <w:overflowPunct w:val="0"/>
      <w:autoSpaceDE w:val="0"/>
      <w:autoSpaceDN w:val="0"/>
      <w:snapToGrid/>
      <w:spacing w:line="240" w:lineRule="exact"/>
      <w:textAlignment w:val="baseline"/>
    </w:pPr>
    <w:rPr>
      <w:rFonts w:eastAsia="新細明體"/>
      <w:noProof/>
      <w:kern w:val="0"/>
      <w:sz w:val="18"/>
      <w:szCs w:val="20"/>
    </w:rPr>
  </w:style>
  <w:style w:type="paragraph" w:customStyle="1" w:styleId="RegisterForm">
    <w:name w:val="Register Form"/>
    <w:rsid w:val="00FE3F66"/>
    <w:pPr>
      <w:adjustRightInd w:val="0"/>
      <w:snapToGrid w:val="0"/>
      <w:spacing w:line="200" w:lineRule="exact"/>
      <w:jc w:val="center"/>
    </w:pPr>
    <w:rPr>
      <w:rFonts w:ascii="Arial" w:hAnsi="Arial"/>
      <w:bCs/>
      <w:sz w:val="18"/>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a"/>
    <w:rsid w:val="00FE3F66"/>
    <w:pPr>
      <w:adjustRightInd/>
      <w:snapToGrid/>
      <w:spacing w:line="240" w:lineRule="exact"/>
      <w:jc w:val="center"/>
    </w:pPr>
    <w:rPr>
      <w:rFonts w:eastAsia="新細明體"/>
      <w:b/>
      <w:bCs/>
      <w:kern w:val="0"/>
      <w:sz w:val="18"/>
    </w:rPr>
  </w:style>
  <w:style w:type="paragraph" w:customStyle="1" w:styleId="RegDescriptionCenter">
    <w:name w:val="RegDescription Center"/>
    <w:basedOn w:val="a"/>
    <w:rsid w:val="00FE3F66"/>
    <w:pPr>
      <w:adjustRightInd/>
      <w:snapToGrid/>
      <w:spacing w:line="240" w:lineRule="exact"/>
      <w:jc w:val="center"/>
    </w:pPr>
    <w:rPr>
      <w:rFonts w:eastAsia="新細明體"/>
      <w:kern w:val="0"/>
      <w:sz w:val="18"/>
    </w:rPr>
  </w:style>
  <w:style w:type="paragraph" w:customStyle="1" w:styleId="DTVNotes">
    <w:name w:val="!DTV頁面內文Notes"/>
    <w:basedOn w:val="a"/>
    <w:rsid w:val="00FE3F66"/>
    <w:pPr>
      <w:numPr>
        <w:numId w:val="3"/>
      </w:numPr>
      <w:adjustRightInd/>
      <w:snapToGrid/>
      <w:spacing w:line="240" w:lineRule="atLeast"/>
    </w:pPr>
    <w:rPr>
      <w:rFonts w:eastAsia="新細明體"/>
      <w:kern w:val="0"/>
    </w:rPr>
  </w:style>
  <w:style w:type="paragraph" w:customStyle="1" w:styleId="tableconfiguremiddle">
    <w:name w:val="table configure (middle)"/>
    <w:basedOn w:val="a"/>
    <w:rsid w:val="00FE3F66"/>
    <w:pPr>
      <w:widowControl w:val="0"/>
      <w:adjustRightInd/>
      <w:spacing w:line="240" w:lineRule="atLeast"/>
      <w:jc w:val="center"/>
    </w:pPr>
    <w:rPr>
      <w:rFonts w:eastAsia="新細明體"/>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a"/>
    <w:autoRedefine/>
    <w:qFormat/>
    <w:rsid w:val="00976F6F"/>
    <w:pPr>
      <w:spacing w:before="0" w:after="0" w:line="240" w:lineRule="auto"/>
      <w:ind w:right="29"/>
      <w:jc w:val="left"/>
    </w:pPr>
    <w:rPr>
      <w:rFonts w:eastAsiaTheme="minorEastAsia"/>
      <w:snapToGrid w:val="0"/>
      <w:sz w:val="16"/>
      <w:szCs w:val="16"/>
    </w:rPr>
  </w:style>
  <w:style w:type="numbering" w:customStyle="1" w:styleId="BulletOutline">
    <w:name w:val="Bullet Outline"/>
    <w:rsid w:val="008C7E5D"/>
    <w:pPr>
      <w:numPr>
        <w:numId w:val="5"/>
      </w:numPr>
    </w:pPr>
  </w:style>
  <w:style w:type="paragraph" w:styleId="HTML">
    <w:name w:val="HTML Preformatted"/>
    <w:basedOn w:val="a"/>
    <w:link w:val="HTML0"/>
    <w:uiPriority w:val="99"/>
    <w:rsid w:val="00286B99"/>
    <w:rPr>
      <w:rFonts w:ascii="Courier New" w:hAnsi="Courier New" w:cs="Courier New"/>
      <w:szCs w:val="20"/>
    </w:rPr>
  </w:style>
  <w:style w:type="paragraph" w:customStyle="1" w:styleId="TableCaption">
    <w:name w:val="Table Caption"/>
    <w:basedOn w:val="a3"/>
    <w:next w:val="TableNormal1"/>
    <w:rsid w:val="00FE2530"/>
    <w:pPr>
      <w:keepNext/>
    </w:pPr>
  </w:style>
  <w:style w:type="paragraph" w:customStyle="1" w:styleId="FigureCaption">
    <w:name w:val="Figure Caption"/>
    <w:basedOn w:val="a3"/>
    <w:next w:val="a"/>
    <w:rsid w:val="00FE2530"/>
    <w:rPr>
      <w:rFonts w:eastAsia="Arial"/>
    </w:rPr>
  </w:style>
  <w:style w:type="paragraph" w:customStyle="1" w:styleId="CodeExcerpt">
    <w:name w:val="Code Excerpt"/>
    <w:basedOn w:val="a"/>
    <w:rsid w:val="00464043"/>
    <w:pPr>
      <w:ind w:left="357"/>
      <w:jc w:val="left"/>
    </w:pPr>
    <w:rPr>
      <w:rFonts w:ascii="Lucida Console" w:eastAsia="Lucida Console" w:hAnsi="Lucida Console"/>
      <w:sz w:val="16"/>
      <w:szCs w:val="20"/>
    </w:rPr>
  </w:style>
  <w:style w:type="paragraph" w:styleId="ac">
    <w:name w:val="Balloon Text"/>
    <w:basedOn w:val="a"/>
    <w:link w:val="ad"/>
    <w:rsid w:val="00E46857"/>
    <w:pPr>
      <w:spacing w:line="240" w:lineRule="auto"/>
    </w:pPr>
    <w:rPr>
      <w:rFonts w:ascii="Tahoma" w:hAnsi="Tahoma" w:cs="Tahoma"/>
      <w:sz w:val="16"/>
      <w:szCs w:val="16"/>
    </w:rPr>
  </w:style>
  <w:style w:type="character" w:customStyle="1" w:styleId="ad">
    <w:name w:val="註解方塊文字 字元"/>
    <w:basedOn w:val="a0"/>
    <w:link w:val="ac"/>
    <w:rsid w:val="00E46857"/>
    <w:rPr>
      <w:rFonts w:ascii="Tahoma" w:eastAsia="Arial" w:hAnsi="Tahoma" w:cs="Tahoma"/>
      <w:kern w:val="2"/>
      <w:sz w:val="16"/>
      <w:szCs w:val="16"/>
      <w:lang w:eastAsia="zh-TW"/>
    </w:rPr>
  </w:style>
  <w:style w:type="paragraph" w:customStyle="1" w:styleId="NormalTablea">
    <w:name w:val="Normal Tablea"/>
    <w:basedOn w:val="TableNormal1"/>
    <w:rsid w:val="004869AE"/>
  </w:style>
  <w:style w:type="paragraph" w:styleId="ae">
    <w:name w:val="Body Text"/>
    <w:basedOn w:val="a"/>
    <w:link w:val="af"/>
    <w:rsid w:val="00D333E1"/>
    <w:pPr>
      <w:adjustRightInd/>
      <w:snapToGrid/>
      <w:spacing w:after="60" w:line="240" w:lineRule="auto"/>
      <w:ind w:left="2552"/>
      <w:jc w:val="left"/>
    </w:pPr>
    <w:rPr>
      <w:rFonts w:eastAsia="Times New Roman"/>
      <w:kern w:val="0"/>
      <w:szCs w:val="20"/>
      <w:lang w:eastAsia="en-US"/>
    </w:rPr>
  </w:style>
  <w:style w:type="character" w:customStyle="1" w:styleId="af">
    <w:name w:val="本文 字元"/>
    <w:basedOn w:val="a0"/>
    <w:link w:val="ae"/>
    <w:rsid w:val="00D333E1"/>
    <w:rPr>
      <w:rFonts w:ascii="Arial" w:eastAsia="Times New Roman" w:hAnsi="Arial"/>
      <w:lang w:eastAsia="en-US"/>
    </w:rPr>
  </w:style>
  <w:style w:type="paragraph" w:styleId="af0">
    <w:name w:val="List Paragraph"/>
    <w:basedOn w:val="a"/>
    <w:uiPriority w:val="34"/>
    <w:qFormat/>
    <w:rsid w:val="00937728"/>
    <w:pPr>
      <w:ind w:left="720"/>
      <w:contextualSpacing/>
    </w:pPr>
  </w:style>
  <w:style w:type="character" w:customStyle="1" w:styleId="a6">
    <w:name w:val="頁尾 字元"/>
    <w:basedOn w:val="a0"/>
    <w:link w:val="a5"/>
    <w:rsid w:val="00480B3C"/>
    <w:rPr>
      <w:rFonts w:ascii="Arial" w:eastAsia="Arial" w:hAnsi="Arial"/>
      <w:kern w:val="2"/>
    </w:rPr>
  </w:style>
  <w:style w:type="paragraph" w:customStyle="1" w:styleId="ZDOCNO">
    <w:name w:val="ZDOCNO"/>
    <w:basedOn w:val="a"/>
    <w:link w:val="ZDOCNO0"/>
    <w:rsid w:val="004D725E"/>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paragraph" w:customStyle="1" w:styleId="ZDOCVER">
    <w:name w:val="ZDOCVER"/>
    <w:basedOn w:val="a"/>
    <w:link w:val="ZDOCVER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NO0">
    <w:name w:val="ZDOCNO 字元"/>
    <w:basedOn w:val="a0"/>
    <w:link w:val="ZDOCNO"/>
    <w:rsid w:val="004D725E"/>
    <w:rPr>
      <w:rFonts w:asciiTheme="minorHAnsi" w:eastAsia="Arial" w:hAnsiTheme="minorHAnsi" w:cs="Arial"/>
      <w:sz w:val="28"/>
      <w:szCs w:val="28"/>
    </w:rPr>
  </w:style>
  <w:style w:type="paragraph" w:customStyle="1" w:styleId="ZDOCRELDATE">
    <w:name w:val="ZDOCRELDATE"/>
    <w:basedOn w:val="a"/>
    <w:link w:val="ZDOCRELDATE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VER0">
    <w:name w:val="ZDOCVER 字元"/>
    <w:basedOn w:val="a0"/>
    <w:link w:val="ZDOCVER"/>
    <w:rsid w:val="00C63533"/>
    <w:rPr>
      <w:rFonts w:asciiTheme="minorHAnsi" w:eastAsia="Arial" w:hAnsiTheme="minorHAnsi" w:cs="Arial"/>
      <w:sz w:val="28"/>
      <w:szCs w:val="28"/>
    </w:rPr>
  </w:style>
  <w:style w:type="paragraph" w:customStyle="1" w:styleId="ZDOCCHIPNAME">
    <w:name w:val="ZDOCCHIPNAME"/>
    <w:basedOn w:val="a"/>
    <w:link w:val="ZDOCCHIPNAME0"/>
    <w:rsid w:val="0083713D"/>
    <w:pPr>
      <w:framePr w:w="9960" w:h="4711" w:hRule="exact" w:hSpace="187" w:wrap="around" w:vAnchor="text" w:hAnchor="page" w:x="1284" w:y="324"/>
      <w:jc w:val="left"/>
    </w:pPr>
    <w:rPr>
      <w:rFonts w:eastAsiaTheme="minorEastAsia"/>
      <w:bCs/>
      <w:sz w:val="44"/>
      <w:szCs w:val="44"/>
    </w:rPr>
  </w:style>
  <w:style w:type="character" w:customStyle="1" w:styleId="ZDOCRELDATE0">
    <w:name w:val="ZDOCRELDATE 字元"/>
    <w:basedOn w:val="a0"/>
    <w:link w:val="ZDOCRELDATE"/>
    <w:rsid w:val="00C63533"/>
    <w:rPr>
      <w:rFonts w:asciiTheme="minorHAnsi" w:eastAsia="Arial" w:hAnsiTheme="minorHAnsi" w:cs="Arial"/>
      <w:sz w:val="28"/>
      <w:szCs w:val="28"/>
    </w:rPr>
  </w:style>
  <w:style w:type="paragraph" w:customStyle="1" w:styleId="ZDOCTITLE">
    <w:name w:val="ZDOCTITLE"/>
    <w:basedOn w:val="a"/>
    <w:link w:val="ZDOCTITLE0"/>
    <w:rsid w:val="005F5F6D"/>
    <w:pPr>
      <w:framePr w:w="9960" w:h="4711" w:hRule="exact" w:hSpace="187" w:wrap="around" w:vAnchor="text" w:hAnchor="page" w:x="1284" w:y="324"/>
      <w:jc w:val="left"/>
    </w:pPr>
    <w:rPr>
      <w:rFonts w:eastAsiaTheme="minorEastAsia"/>
      <w:b/>
      <w:bCs/>
      <w:sz w:val="56"/>
      <w:szCs w:val="56"/>
    </w:rPr>
  </w:style>
  <w:style w:type="character" w:customStyle="1" w:styleId="ZDOCCHIPNAME0">
    <w:name w:val="ZDOCCHIPNAME 字元"/>
    <w:basedOn w:val="a0"/>
    <w:link w:val="ZDOCCHIPNAME"/>
    <w:rsid w:val="0083713D"/>
    <w:rPr>
      <w:rFonts w:ascii="Calibri" w:hAnsi="Calibri"/>
      <w:bCs/>
      <w:kern w:val="2"/>
      <w:sz w:val="44"/>
      <w:szCs w:val="44"/>
    </w:rPr>
  </w:style>
  <w:style w:type="character" w:customStyle="1" w:styleId="ZDOCTITLE0">
    <w:name w:val="ZDOCTITLE 字元"/>
    <w:basedOn w:val="a0"/>
    <w:link w:val="ZDOCTITLE"/>
    <w:rsid w:val="005F5F6D"/>
    <w:rPr>
      <w:rFonts w:ascii="Calibri" w:hAnsi="Calibri"/>
      <w:b/>
      <w:bCs/>
      <w:kern w:val="2"/>
      <w:sz w:val="56"/>
      <w:szCs w:val="56"/>
    </w:rPr>
  </w:style>
  <w:style w:type="paragraph" w:customStyle="1" w:styleId="FP">
    <w:name w:val="FP"/>
    <w:basedOn w:val="a"/>
    <w:rsid w:val="00BF2DD7"/>
    <w:pPr>
      <w:overflowPunct w:val="0"/>
      <w:autoSpaceDE w:val="0"/>
      <w:autoSpaceDN w:val="0"/>
      <w:snapToGrid/>
      <w:spacing w:before="0" w:after="0" w:line="240" w:lineRule="auto"/>
      <w:jc w:val="left"/>
      <w:textAlignment w:val="baseline"/>
    </w:pPr>
    <w:rPr>
      <w:rFonts w:ascii="Times New Roman" w:eastAsia="Times New Roman" w:hAnsi="Times New Roman"/>
      <w:kern w:val="0"/>
      <w:szCs w:val="20"/>
      <w:lang w:val="en-GB" w:eastAsia="en-US"/>
    </w:rPr>
  </w:style>
  <w:style w:type="paragraph" w:customStyle="1" w:styleId="ZDOCACTIVITY">
    <w:name w:val="ZDOCACTIVITY"/>
    <w:basedOn w:val="a"/>
    <w:link w:val="ZDOCACTIVITYChar"/>
    <w:rsid w:val="0083713D"/>
    <w:pPr>
      <w:framePr w:w="9960" w:h="4711" w:hRule="exact" w:hSpace="187" w:wrap="around" w:vAnchor="text" w:hAnchor="page" w:x="1284" w:y="324"/>
      <w:jc w:val="left"/>
    </w:pPr>
    <w:rPr>
      <w:rFonts w:eastAsiaTheme="minorEastAsia"/>
      <w:bCs/>
      <w:sz w:val="44"/>
      <w:szCs w:val="44"/>
    </w:rPr>
  </w:style>
  <w:style w:type="paragraph" w:customStyle="1" w:styleId="ZDOCTYPE">
    <w:name w:val="ZDOCTYPE"/>
    <w:basedOn w:val="a"/>
    <w:link w:val="ZDOCTYPE0"/>
    <w:rsid w:val="0083713D"/>
    <w:pPr>
      <w:framePr w:w="9960" w:h="4711" w:hRule="exact" w:hSpace="187" w:wrap="around" w:vAnchor="text" w:hAnchor="page" w:x="1284" w:y="324"/>
      <w:jc w:val="left"/>
    </w:pPr>
    <w:rPr>
      <w:rFonts w:eastAsiaTheme="minorEastAsia"/>
      <w:bCs/>
      <w:sz w:val="44"/>
      <w:szCs w:val="44"/>
    </w:rPr>
  </w:style>
  <w:style w:type="character" w:customStyle="1" w:styleId="ZDOCACTIVITYChar">
    <w:name w:val="ZDOCACTIVITY Char"/>
    <w:basedOn w:val="a0"/>
    <w:link w:val="ZDOCACTIVITY"/>
    <w:rsid w:val="0083713D"/>
    <w:rPr>
      <w:rFonts w:ascii="Calibri" w:hAnsi="Calibri"/>
      <w:bCs/>
      <w:kern w:val="2"/>
      <w:sz w:val="44"/>
      <w:szCs w:val="44"/>
    </w:rPr>
  </w:style>
  <w:style w:type="paragraph" w:customStyle="1" w:styleId="ZDOCINFOCLASS">
    <w:name w:val="ZDOCINFOCLASS"/>
    <w:basedOn w:val="a"/>
    <w:link w:val="ZDOCINFOCLASS0"/>
    <w:rsid w:val="00483008"/>
    <w:pPr>
      <w:framePr w:w="3859" w:wrap="around" w:vAnchor="text" w:hAnchor="page" w:x="3759" w:y="1"/>
      <w:tabs>
        <w:tab w:val="left" w:pos="2880"/>
      </w:tabs>
      <w:spacing w:before="0" w:after="0"/>
      <w:jc w:val="left"/>
    </w:pPr>
    <w:rPr>
      <w:rFonts w:asciiTheme="minorHAnsi" w:eastAsiaTheme="minorEastAsia" w:hAnsiTheme="minorHAnsi" w:cs="Arial"/>
      <w:kern w:val="0"/>
      <w:sz w:val="28"/>
      <w:szCs w:val="28"/>
    </w:rPr>
  </w:style>
  <w:style w:type="character" w:customStyle="1" w:styleId="ZDOCTYPE0">
    <w:name w:val="ZDOCTYPE 字元"/>
    <w:basedOn w:val="a0"/>
    <w:link w:val="ZDOCTYPE"/>
    <w:rsid w:val="0083713D"/>
    <w:rPr>
      <w:rFonts w:ascii="Calibri" w:hAnsi="Calibri"/>
      <w:bCs/>
      <w:kern w:val="2"/>
      <w:sz w:val="44"/>
      <w:szCs w:val="44"/>
    </w:rPr>
  </w:style>
  <w:style w:type="character" w:customStyle="1" w:styleId="ZDOCINFOCLASS0">
    <w:name w:val="ZDOCINFOCLASS 字元"/>
    <w:basedOn w:val="a0"/>
    <w:link w:val="ZDOCINFOCLASS"/>
    <w:rsid w:val="00483008"/>
    <w:rPr>
      <w:rFonts w:asciiTheme="minorHAnsi" w:hAnsiTheme="minorHAnsi" w:cs="Arial"/>
      <w:sz w:val="28"/>
      <w:szCs w:val="28"/>
    </w:rPr>
  </w:style>
  <w:style w:type="paragraph" w:customStyle="1" w:styleId="Reference">
    <w:name w:val="Reference"/>
    <w:basedOn w:val="a"/>
    <w:link w:val="ReferenceChar"/>
    <w:qFormat/>
    <w:rsid w:val="004712C3"/>
    <w:pPr>
      <w:ind w:left="720" w:hanging="720"/>
    </w:pPr>
    <w:rPr>
      <w:rFonts w:eastAsiaTheme="minorEastAsia"/>
      <w:kern w:val="0"/>
    </w:rPr>
  </w:style>
  <w:style w:type="character" w:customStyle="1" w:styleId="ReferenceChar">
    <w:name w:val="Reference Char"/>
    <w:basedOn w:val="a0"/>
    <w:link w:val="Reference"/>
    <w:rsid w:val="004712C3"/>
    <w:rPr>
      <w:rFonts w:ascii="Calibri" w:hAnsi="Calibri"/>
      <w:szCs w:val="24"/>
    </w:rPr>
  </w:style>
  <w:style w:type="character" w:customStyle="1" w:styleId="sac">
    <w:name w:val="sac"/>
    <w:basedOn w:val="a0"/>
    <w:rsid w:val="00FA3325"/>
  </w:style>
  <w:style w:type="character" w:styleId="af1">
    <w:name w:val="Emphasis"/>
    <w:basedOn w:val="a0"/>
    <w:uiPriority w:val="20"/>
    <w:qFormat/>
    <w:rsid w:val="00FA3325"/>
    <w:rPr>
      <w:i/>
      <w:iCs/>
    </w:rPr>
  </w:style>
  <w:style w:type="character" w:customStyle="1" w:styleId="apple-converted-space">
    <w:name w:val="apple-converted-space"/>
    <w:basedOn w:val="a0"/>
    <w:rsid w:val="00FA3325"/>
  </w:style>
  <w:style w:type="character" w:styleId="af2">
    <w:name w:val="Strong"/>
    <w:basedOn w:val="a0"/>
    <w:uiPriority w:val="22"/>
    <w:qFormat/>
    <w:rsid w:val="00FA3325"/>
    <w:rPr>
      <w:b/>
      <w:bCs/>
    </w:rPr>
  </w:style>
  <w:style w:type="paragraph" w:styleId="Web">
    <w:name w:val="Normal (Web)"/>
    <w:basedOn w:val="a"/>
    <w:uiPriority w:val="99"/>
    <w:unhideWhenUsed/>
    <w:rsid w:val="00FA3325"/>
    <w:pPr>
      <w:adjustRightInd/>
      <w:snapToGrid/>
      <w:spacing w:before="150" w:after="0" w:line="240" w:lineRule="auto"/>
      <w:jc w:val="left"/>
    </w:pPr>
    <w:rPr>
      <w:rFonts w:ascii="Times New Roman" w:eastAsia="Times New Roman" w:hAnsi="Times New Roman"/>
      <w:kern w:val="0"/>
      <w:sz w:val="24"/>
      <w:lang w:eastAsia="zh-CN"/>
    </w:rPr>
  </w:style>
  <w:style w:type="paragraph" w:customStyle="1" w:styleId="o2">
    <w:name w:val="o2"/>
    <w:basedOn w:val="a"/>
    <w:rsid w:val="00FA3325"/>
    <w:pPr>
      <w:adjustRightInd/>
      <w:snapToGrid/>
      <w:spacing w:before="150" w:after="0" w:line="240" w:lineRule="auto"/>
      <w:jc w:val="left"/>
    </w:pPr>
    <w:rPr>
      <w:rFonts w:ascii="Times New Roman" w:eastAsia="Times New Roman" w:hAnsi="Times New Roman"/>
      <w:kern w:val="0"/>
      <w:sz w:val="24"/>
      <w:lang w:eastAsia="zh-CN"/>
    </w:rPr>
  </w:style>
  <w:style w:type="character" w:customStyle="1" w:styleId="af3">
    <w:name w:val="內文縮排 字元"/>
    <w:basedOn w:val="a0"/>
    <w:link w:val="af4"/>
    <w:locked/>
    <w:rsid w:val="00FA3325"/>
    <w:rPr>
      <w:rFonts w:ascii="Arial" w:eastAsia="新細明體" w:hAnsi="Arial" w:cs="Arial"/>
      <w:sz w:val="18"/>
    </w:rPr>
  </w:style>
  <w:style w:type="paragraph" w:styleId="af4">
    <w:name w:val="Normal Indent"/>
    <w:basedOn w:val="a"/>
    <w:link w:val="af3"/>
    <w:rsid w:val="00FA3325"/>
    <w:pPr>
      <w:adjustRightInd/>
      <w:snapToGrid/>
      <w:spacing w:before="0" w:after="0"/>
      <w:ind w:left="482"/>
      <w:jc w:val="left"/>
    </w:pPr>
    <w:rPr>
      <w:rFonts w:ascii="Arial" w:eastAsia="新細明體" w:hAnsi="Arial" w:cs="Arial"/>
      <w:kern w:val="0"/>
      <w:sz w:val="18"/>
      <w:szCs w:val="20"/>
    </w:rPr>
  </w:style>
  <w:style w:type="character" w:customStyle="1" w:styleId="HTML0">
    <w:name w:val="HTML 預設格式 字元"/>
    <w:basedOn w:val="a0"/>
    <w:link w:val="HTML"/>
    <w:uiPriority w:val="99"/>
    <w:rsid w:val="00FA3325"/>
    <w:rPr>
      <w:rFonts w:ascii="Courier New" w:eastAsia="Arial" w:hAnsi="Courier New" w:cs="Courier New"/>
      <w:kern w:val="2"/>
    </w:rPr>
  </w:style>
  <w:style w:type="paragraph" w:styleId="60">
    <w:name w:val="toc 6"/>
    <w:basedOn w:val="a"/>
    <w:next w:val="a"/>
    <w:autoRedefine/>
    <w:uiPriority w:val="39"/>
    <w:unhideWhenUsed/>
    <w:rsid w:val="00F913C8"/>
    <w:pPr>
      <w:adjustRightInd/>
      <w:snapToGrid/>
      <w:spacing w:before="0" w:after="100" w:line="276" w:lineRule="auto"/>
      <w:ind w:left="1100"/>
      <w:jc w:val="left"/>
    </w:pPr>
    <w:rPr>
      <w:rFonts w:asciiTheme="minorHAnsi" w:eastAsiaTheme="minorEastAsia" w:hAnsiTheme="minorHAnsi" w:cstheme="minorBidi"/>
      <w:kern w:val="0"/>
      <w:sz w:val="22"/>
      <w:szCs w:val="22"/>
    </w:rPr>
  </w:style>
  <w:style w:type="paragraph" w:styleId="7">
    <w:name w:val="toc 7"/>
    <w:basedOn w:val="a"/>
    <w:next w:val="a"/>
    <w:autoRedefine/>
    <w:uiPriority w:val="39"/>
    <w:unhideWhenUsed/>
    <w:rsid w:val="00F913C8"/>
    <w:pPr>
      <w:adjustRightInd/>
      <w:snapToGrid/>
      <w:spacing w:before="0" w:after="100" w:line="276" w:lineRule="auto"/>
      <w:ind w:left="1320"/>
      <w:jc w:val="left"/>
    </w:pPr>
    <w:rPr>
      <w:rFonts w:asciiTheme="minorHAnsi" w:eastAsiaTheme="minorEastAsia" w:hAnsiTheme="minorHAnsi" w:cstheme="minorBidi"/>
      <w:kern w:val="0"/>
      <w:sz w:val="22"/>
      <w:szCs w:val="22"/>
    </w:rPr>
  </w:style>
  <w:style w:type="paragraph" w:styleId="8">
    <w:name w:val="toc 8"/>
    <w:basedOn w:val="a"/>
    <w:next w:val="a"/>
    <w:autoRedefine/>
    <w:uiPriority w:val="39"/>
    <w:unhideWhenUsed/>
    <w:rsid w:val="00F913C8"/>
    <w:pPr>
      <w:adjustRightInd/>
      <w:snapToGrid/>
      <w:spacing w:before="0" w:after="100" w:line="276" w:lineRule="auto"/>
      <w:ind w:left="1540"/>
      <w:jc w:val="left"/>
    </w:pPr>
    <w:rPr>
      <w:rFonts w:asciiTheme="minorHAnsi" w:eastAsiaTheme="minorEastAsia" w:hAnsiTheme="minorHAnsi" w:cstheme="minorBidi"/>
      <w:kern w:val="0"/>
      <w:sz w:val="22"/>
      <w:szCs w:val="22"/>
    </w:rPr>
  </w:style>
  <w:style w:type="paragraph" w:styleId="9">
    <w:name w:val="toc 9"/>
    <w:basedOn w:val="a"/>
    <w:next w:val="a"/>
    <w:autoRedefine/>
    <w:uiPriority w:val="39"/>
    <w:unhideWhenUsed/>
    <w:rsid w:val="00F913C8"/>
    <w:pPr>
      <w:adjustRightInd/>
      <w:snapToGrid/>
      <w:spacing w:before="0" w:after="100" w:line="276" w:lineRule="auto"/>
      <w:ind w:left="1760"/>
      <w:jc w:val="left"/>
    </w:pPr>
    <w:rPr>
      <w:rFonts w:asciiTheme="minorHAnsi" w:eastAsiaTheme="minorEastAsia" w:hAnsiTheme="minorHAnsi" w:cstheme="minorBidi"/>
      <w:kern w:val="0"/>
      <w:sz w:val="22"/>
      <w:szCs w:val="22"/>
    </w:rPr>
  </w:style>
  <w:style w:type="character" w:customStyle="1" w:styleId="40">
    <w:name w:val="標題 4 字元"/>
    <w:basedOn w:val="a0"/>
    <w:link w:val="4"/>
    <w:rsid w:val="00D22191"/>
    <w:rPr>
      <w:rFonts w:ascii="Calibri" w:hAnsi="Calibri" w:cs="Arial"/>
      <w:b/>
      <w:color w:val="006EBC"/>
      <w:kern w:val="52"/>
      <w:sz w:val="22"/>
      <w:szCs w:val="22"/>
    </w:rPr>
  </w:style>
  <w:style w:type="character" w:styleId="af5">
    <w:name w:val="FollowedHyperlink"/>
    <w:basedOn w:val="a0"/>
    <w:semiHidden/>
    <w:unhideWhenUsed/>
    <w:rsid w:val="00A70F83"/>
    <w:rPr>
      <w:color w:val="800080" w:themeColor="followedHyperlink"/>
      <w:u w:val="single"/>
    </w:rPr>
  </w:style>
  <w:style w:type="table" w:customStyle="1" w:styleId="11">
    <w:name w:val="表格格線 (淺色)1"/>
    <w:basedOn w:val="a1"/>
    <w:uiPriority w:val="40"/>
    <w:rsid w:val="002471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61">
    <w:name w:val="List Table 6 Colorful"/>
    <w:basedOn w:val="a1"/>
    <w:uiPriority w:val="51"/>
    <w:rsid w:val="00E65E7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List Table 2"/>
    <w:basedOn w:val="a1"/>
    <w:uiPriority w:val="47"/>
    <w:rsid w:val="00CD57D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2">
    <w:name w:val="Plain Table 2"/>
    <w:basedOn w:val="a1"/>
    <w:uiPriority w:val="42"/>
    <w:rsid w:val="008F11B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Unresolved Mention"/>
    <w:basedOn w:val="a0"/>
    <w:uiPriority w:val="99"/>
    <w:semiHidden/>
    <w:unhideWhenUsed/>
    <w:rsid w:val="00793238"/>
    <w:rPr>
      <w:color w:val="605E5C"/>
      <w:shd w:val="clear" w:color="auto" w:fill="E1DFDD"/>
    </w:rPr>
  </w:style>
  <w:style w:type="paragraph" w:styleId="af7">
    <w:name w:val="Revision"/>
    <w:hidden/>
    <w:uiPriority w:val="99"/>
    <w:semiHidden/>
    <w:rsid w:val="00CF3902"/>
    <w:rPr>
      <w:rFonts w:ascii="Calibri" w:eastAsia="Arial" w:hAnsi="Calibri"/>
      <w:kern w:val="2"/>
      <w:szCs w:val="24"/>
    </w:rPr>
  </w:style>
  <w:style w:type="character" w:styleId="af8">
    <w:name w:val="annotation reference"/>
    <w:basedOn w:val="a0"/>
    <w:semiHidden/>
    <w:unhideWhenUsed/>
    <w:rsid w:val="00346A64"/>
    <w:rPr>
      <w:sz w:val="18"/>
      <w:szCs w:val="18"/>
    </w:rPr>
  </w:style>
  <w:style w:type="paragraph" w:styleId="af9">
    <w:name w:val="annotation text"/>
    <w:basedOn w:val="a"/>
    <w:link w:val="afa"/>
    <w:semiHidden/>
    <w:unhideWhenUsed/>
    <w:rsid w:val="00346A64"/>
    <w:pPr>
      <w:jc w:val="left"/>
    </w:pPr>
  </w:style>
  <w:style w:type="character" w:customStyle="1" w:styleId="afa">
    <w:name w:val="註解文字 字元"/>
    <w:basedOn w:val="a0"/>
    <w:link w:val="af9"/>
    <w:semiHidden/>
    <w:rsid w:val="00346A64"/>
    <w:rPr>
      <w:rFonts w:ascii="Calibri" w:eastAsia="Arial" w:hAnsi="Calibri"/>
      <w:kern w:val="2"/>
      <w:szCs w:val="24"/>
    </w:rPr>
  </w:style>
  <w:style w:type="paragraph" w:styleId="afb">
    <w:name w:val="annotation subject"/>
    <w:basedOn w:val="af9"/>
    <w:next w:val="af9"/>
    <w:link w:val="afc"/>
    <w:semiHidden/>
    <w:unhideWhenUsed/>
    <w:rsid w:val="00346A64"/>
    <w:rPr>
      <w:b/>
      <w:bCs/>
    </w:rPr>
  </w:style>
  <w:style w:type="character" w:customStyle="1" w:styleId="afc">
    <w:name w:val="註解主旨 字元"/>
    <w:basedOn w:val="afa"/>
    <w:link w:val="afb"/>
    <w:semiHidden/>
    <w:rsid w:val="00346A64"/>
    <w:rPr>
      <w:rFonts w:ascii="Calibri" w:eastAsia="Arial" w:hAnsi="Calibri"/>
      <w:b/>
      <w:bCs/>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43914419">
      <w:bodyDiv w:val="1"/>
      <w:marLeft w:val="0"/>
      <w:marRight w:val="0"/>
      <w:marTop w:val="0"/>
      <w:marBottom w:val="0"/>
      <w:divBdr>
        <w:top w:val="none" w:sz="0" w:space="0" w:color="auto"/>
        <w:left w:val="none" w:sz="0" w:space="0" w:color="auto"/>
        <w:bottom w:val="none" w:sz="0" w:space="0" w:color="auto"/>
        <w:right w:val="none" w:sz="0" w:space="0" w:color="auto"/>
      </w:divBdr>
    </w:div>
    <w:div w:id="108670640">
      <w:bodyDiv w:val="1"/>
      <w:marLeft w:val="0"/>
      <w:marRight w:val="0"/>
      <w:marTop w:val="0"/>
      <w:marBottom w:val="0"/>
      <w:divBdr>
        <w:top w:val="none" w:sz="0" w:space="0" w:color="auto"/>
        <w:left w:val="none" w:sz="0" w:space="0" w:color="auto"/>
        <w:bottom w:val="none" w:sz="0" w:space="0" w:color="auto"/>
        <w:right w:val="none" w:sz="0" w:space="0" w:color="auto"/>
      </w:divBdr>
    </w:div>
    <w:div w:id="148177231">
      <w:bodyDiv w:val="1"/>
      <w:marLeft w:val="0"/>
      <w:marRight w:val="0"/>
      <w:marTop w:val="0"/>
      <w:marBottom w:val="0"/>
      <w:divBdr>
        <w:top w:val="none" w:sz="0" w:space="0" w:color="auto"/>
        <w:left w:val="none" w:sz="0" w:space="0" w:color="auto"/>
        <w:bottom w:val="none" w:sz="0" w:space="0" w:color="auto"/>
        <w:right w:val="none" w:sz="0" w:space="0" w:color="auto"/>
      </w:divBdr>
    </w:div>
    <w:div w:id="149252308">
      <w:bodyDiv w:val="1"/>
      <w:marLeft w:val="0"/>
      <w:marRight w:val="0"/>
      <w:marTop w:val="0"/>
      <w:marBottom w:val="0"/>
      <w:divBdr>
        <w:top w:val="none" w:sz="0" w:space="0" w:color="auto"/>
        <w:left w:val="none" w:sz="0" w:space="0" w:color="auto"/>
        <w:bottom w:val="none" w:sz="0" w:space="0" w:color="auto"/>
        <w:right w:val="none" w:sz="0" w:space="0" w:color="auto"/>
      </w:divBdr>
    </w:div>
    <w:div w:id="150828822">
      <w:bodyDiv w:val="1"/>
      <w:marLeft w:val="0"/>
      <w:marRight w:val="0"/>
      <w:marTop w:val="0"/>
      <w:marBottom w:val="0"/>
      <w:divBdr>
        <w:top w:val="none" w:sz="0" w:space="0" w:color="auto"/>
        <w:left w:val="none" w:sz="0" w:space="0" w:color="auto"/>
        <w:bottom w:val="none" w:sz="0" w:space="0" w:color="auto"/>
        <w:right w:val="none" w:sz="0" w:space="0" w:color="auto"/>
      </w:divBdr>
    </w:div>
    <w:div w:id="151532754">
      <w:bodyDiv w:val="1"/>
      <w:marLeft w:val="0"/>
      <w:marRight w:val="0"/>
      <w:marTop w:val="0"/>
      <w:marBottom w:val="0"/>
      <w:divBdr>
        <w:top w:val="none" w:sz="0" w:space="0" w:color="auto"/>
        <w:left w:val="none" w:sz="0" w:space="0" w:color="auto"/>
        <w:bottom w:val="none" w:sz="0" w:space="0" w:color="auto"/>
        <w:right w:val="none" w:sz="0" w:space="0" w:color="auto"/>
      </w:divBdr>
    </w:div>
    <w:div w:id="186528246">
      <w:bodyDiv w:val="1"/>
      <w:marLeft w:val="0"/>
      <w:marRight w:val="0"/>
      <w:marTop w:val="0"/>
      <w:marBottom w:val="0"/>
      <w:divBdr>
        <w:top w:val="none" w:sz="0" w:space="0" w:color="auto"/>
        <w:left w:val="none" w:sz="0" w:space="0" w:color="auto"/>
        <w:bottom w:val="none" w:sz="0" w:space="0" w:color="auto"/>
        <w:right w:val="none" w:sz="0" w:space="0" w:color="auto"/>
      </w:divBdr>
      <w:divsChild>
        <w:div w:id="1538005686">
          <w:marLeft w:val="446"/>
          <w:marRight w:val="0"/>
          <w:marTop w:val="0"/>
          <w:marBottom w:val="0"/>
          <w:divBdr>
            <w:top w:val="none" w:sz="0" w:space="0" w:color="auto"/>
            <w:left w:val="none" w:sz="0" w:space="0" w:color="auto"/>
            <w:bottom w:val="none" w:sz="0" w:space="0" w:color="auto"/>
            <w:right w:val="none" w:sz="0" w:space="0" w:color="auto"/>
          </w:divBdr>
        </w:div>
        <w:div w:id="1374885253">
          <w:marLeft w:val="446"/>
          <w:marRight w:val="0"/>
          <w:marTop w:val="0"/>
          <w:marBottom w:val="0"/>
          <w:divBdr>
            <w:top w:val="none" w:sz="0" w:space="0" w:color="auto"/>
            <w:left w:val="none" w:sz="0" w:space="0" w:color="auto"/>
            <w:bottom w:val="none" w:sz="0" w:space="0" w:color="auto"/>
            <w:right w:val="none" w:sz="0" w:space="0" w:color="auto"/>
          </w:divBdr>
        </w:div>
      </w:divsChild>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192965700">
      <w:bodyDiv w:val="1"/>
      <w:marLeft w:val="0"/>
      <w:marRight w:val="0"/>
      <w:marTop w:val="0"/>
      <w:marBottom w:val="0"/>
      <w:divBdr>
        <w:top w:val="none" w:sz="0" w:space="0" w:color="auto"/>
        <w:left w:val="none" w:sz="0" w:space="0" w:color="auto"/>
        <w:bottom w:val="none" w:sz="0" w:space="0" w:color="auto"/>
        <w:right w:val="none" w:sz="0" w:space="0" w:color="auto"/>
      </w:divBdr>
    </w:div>
    <w:div w:id="214393716">
      <w:bodyDiv w:val="1"/>
      <w:marLeft w:val="0"/>
      <w:marRight w:val="0"/>
      <w:marTop w:val="0"/>
      <w:marBottom w:val="0"/>
      <w:divBdr>
        <w:top w:val="none" w:sz="0" w:space="0" w:color="auto"/>
        <w:left w:val="none" w:sz="0" w:space="0" w:color="auto"/>
        <w:bottom w:val="none" w:sz="0" w:space="0" w:color="auto"/>
        <w:right w:val="none" w:sz="0" w:space="0" w:color="auto"/>
      </w:divBdr>
    </w:div>
    <w:div w:id="216165512">
      <w:bodyDiv w:val="1"/>
      <w:marLeft w:val="0"/>
      <w:marRight w:val="0"/>
      <w:marTop w:val="0"/>
      <w:marBottom w:val="0"/>
      <w:divBdr>
        <w:top w:val="none" w:sz="0" w:space="0" w:color="auto"/>
        <w:left w:val="none" w:sz="0" w:space="0" w:color="auto"/>
        <w:bottom w:val="none" w:sz="0" w:space="0" w:color="auto"/>
        <w:right w:val="none" w:sz="0" w:space="0" w:color="auto"/>
      </w:divBdr>
    </w:div>
    <w:div w:id="243299994">
      <w:bodyDiv w:val="1"/>
      <w:marLeft w:val="0"/>
      <w:marRight w:val="0"/>
      <w:marTop w:val="0"/>
      <w:marBottom w:val="0"/>
      <w:divBdr>
        <w:top w:val="none" w:sz="0" w:space="0" w:color="auto"/>
        <w:left w:val="none" w:sz="0" w:space="0" w:color="auto"/>
        <w:bottom w:val="none" w:sz="0" w:space="0" w:color="auto"/>
        <w:right w:val="none" w:sz="0" w:space="0" w:color="auto"/>
      </w:divBdr>
    </w:div>
    <w:div w:id="258681873">
      <w:bodyDiv w:val="1"/>
      <w:marLeft w:val="0"/>
      <w:marRight w:val="0"/>
      <w:marTop w:val="0"/>
      <w:marBottom w:val="0"/>
      <w:divBdr>
        <w:top w:val="none" w:sz="0" w:space="0" w:color="auto"/>
        <w:left w:val="none" w:sz="0" w:space="0" w:color="auto"/>
        <w:bottom w:val="none" w:sz="0" w:space="0" w:color="auto"/>
        <w:right w:val="none" w:sz="0" w:space="0" w:color="auto"/>
      </w:divBdr>
    </w:div>
    <w:div w:id="281158483">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294336200">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347677415">
      <w:bodyDiv w:val="1"/>
      <w:marLeft w:val="0"/>
      <w:marRight w:val="0"/>
      <w:marTop w:val="0"/>
      <w:marBottom w:val="0"/>
      <w:divBdr>
        <w:top w:val="none" w:sz="0" w:space="0" w:color="auto"/>
        <w:left w:val="none" w:sz="0" w:space="0" w:color="auto"/>
        <w:bottom w:val="none" w:sz="0" w:space="0" w:color="auto"/>
        <w:right w:val="none" w:sz="0" w:space="0" w:color="auto"/>
      </w:divBdr>
    </w:div>
    <w:div w:id="408045941">
      <w:bodyDiv w:val="1"/>
      <w:marLeft w:val="0"/>
      <w:marRight w:val="0"/>
      <w:marTop w:val="0"/>
      <w:marBottom w:val="0"/>
      <w:divBdr>
        <w:top w:val="none" w:sz="0" w:space="0" w:color="auto"/>
        <w:left w:val="none" w:sz="0" w:space="0" w:color="auto"/>
        <w:bottom w:val="none" w:sz="0" w:space="0" w:color="auto"/>
        <w:right w:val="none" w:sz="0" w:space="0" w:color="auto"/>
      </w:divBdr>
    </w:div>
    <w:div w:id="428241496">
      <w:bodyDiv w:val="1"/>
      <w:marLeft w:val="0"/>
      <w:marRight w:val="0"/>
      <w:marTop w:val="0"/>
      <w:marBottom w:val="0"/>
      <w:divBdr>
        <w:top w:val="none" w:sz="0" w:space="0" w:color="auto"/>
        <w:left w:val="none" w:sz="0" w:space="0" w:color="auto"/>
        <w:bottom w:val="none" w:sz="0" w:space="0" w:color="auto"/>
        <w:right w:val="none" w:sz="0" w:space="0" w:color="auto"/>
      </w:divBdr>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500508249">
      <w:bodyDiv w:val="1"/>
      <w:marLeft w:val="0"/>
      <w:marRight w:val="0"/>
      <w:marTop w:val="0"/>
      <w:marBottom w:val="0"/>
      <w:divBdr>
        <w:top w:val="none" w:sz="0" w:space="0" w:color="auto"/>
        <w:left w:val="none" w:sz="0" w:space="0" w:color="auto"/>
        <w:bottom w:val="none" w:sz="0" w:space="0" w:color="auto"/>
        <w:right w:val="none" w:sz="0" w:space="0" w:color="auto"/>
      </w:divBdr>
    </w:div>
    <w:div w:id="500582994">
      <w:bodyDiv w:val="1"/>
      <w:marLeft w:val="0"/>
      <w:marRight w:val="0"/>
      <w:marTop w:val="0"/>
      <w:marBottom w:val="0"/>
      <w:divBdr>
        <w:top w:val="none" w:sz="0" w:space="0" w:color="auto"/>
        <w:left w:val="none" w:sz="0" w:space="0" w:color="auto"/>
        <w:bottom w:val="none" w:sz="0" w:space="0" w:color="auto"/>
        <w:right w:val="none" w:sz="0" w:space="0" w:color="auto"/>
      </w:divBdr>
    </w:div>
    <w:div w:id="502277976">
      <w:bodyDiv w:val="1"/>
      <w:marLeft w:val="0"/>
      <w:marRight w:val="0"/>
      <w:marTop w:val="0"/>
      <w:marBottom w:val="0"/>
      <w:divBdr>
        <w:top w:val="none" w:sz="0" w:space="0" w:color="auto"/>
        <w:left w:val="none" w:sz="0" w:space="0" w:color="auto"/>
        <w:bottom w:val="none" w:sz="0" w:space="0" w:color="auto"/>
        <w:right w:val="none" w:sz="0" w:space="0" w:color="auto"/>
      </w:divBdr>
    </w:div>
    <w:div w:id="527572802">
      <w:bodyDiv w:val="1"/>
      <w:marLeft w:val="0"/>
      <w:marRight w:val="0"/>
      <w:marTop w:val="0"/>
      <w:marBottom w:val="0"/>
      <w:divBdr>
        <w:top w:val="none" w:sz="0" w:space="0" w:color="auto"/>
        <w:left w:val="none" w:sz="0" w:space="0" w:color="auto"/>
        <w:bottom w:val="none" w:sz="0" w:space="0" w:color="auto"/>
        <w:right w:val="none" w:sz="0" w:space="0" w:color="auto"/>
      </w:divBdr>
    </w:div>
    <w:div w:id="548151607">
      <w:bodyDiv w:val="1"/>
      <w:marLeft w:val="0"/>
      <w:marRight w:val="0"/>
      <w:marTop w:val="0"/>
      <w:marBottom w:val="0"/>
      <w:divBdr>
        <w:top w:val="none" w:sz="0" w:space="0" w:color="auto"/>
        <w:left w:val="none" w:sz="0" w:space="0" w:color="auto"/>
        <w:bottom w:val="none" w:sz="0" w:space="0" w:color="auto"/>
        <w:right w:val="none" w:sz="0" w:space="0" w:color="auto"/>
      </w:divBdr>
    </w:div>
    <w:div w:id="554974937">
      <w:bodyDiv w:val="1"/>
      <w:marLeft w:val="0"/>
      <w:marRight w:val="0"/>
      <w:marTop w:val="0"/>
      <w:marBottom w:val="0"/>
      <w:divBdr>
        <w:top w:val="none" w:sz="0" w:space="0" w:color="auto"/>
        <w:left w:val="none" w:sz="0" w:space="0" w:color="auto"/>
        <w:bottom w:val="none" w:sz="0" w:space="0" w:color="auto"/>
        <w:right w:val="none" w:sz="0" w:space="0" w:color="auto"/>
      </w:divBdr>
    </w:div>
    <w:div w:id="634989542">
      <w:bodyDiv w:val="1"/>
      <w:marLeft w:val="0"/>
      <w:marRight w:val="0"/>
      <w:marTop w:val="0"/>
      <w:marBottom w:val="0"/>
      <w:divBdr>
        <w:top w:val="none" w:sz="0" w:space="0" w:color="auto"/>
        <w:left w:val="none" w:sz="0" w:space="0" w:color="auto"/>
        <w:bottom w:val="none" w:sz="0" w:space="0" w:color="auto"/>
        <w:right w:val="none" w:sz="0" w:space="0" w:color="auto"/>
      </w:divBdr>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659385296">
      <w:bodyDiv w:val="1"/>
      <w:marLeft w:val="0"/>
      <w:marRight w:val="0"/>
      <w:marTop w:val="0"/>
      <w:marBottom w:val="0"/>
      <w:divBdr>
        <w:top w:val="none" w:sz="0" w:space="0" w:color="auto"/>
        <w:left w:val="none" w:sz="0" w:space="0" w:color="auto"/>
        <w:bottom w:val="none" w:sz="0" w:space="0" w:color="auto"/>
        <w:right w:val="none" w:sz="0" w:space="0" w:color="auto"/>
      </w:divBdr>
      <w:divsChild>
        <w:div w:id="412044361">
          <w:marLeft w:val="1382"/>
          <w:marRight w:val="0"/>
          <w:marTop w:val="180"/>
          <w:marBottom w:val="0"/>
          <w:divBdr>
            <w:top w:val="none" w:sz="0" w:space="0" w:color="auto"/>
            <w:left w:val="none" w:sz="0" w:space="0" w:color="auto"/>
            <w:bottom w:val="none" w:sz="0" w:space="0" w:color="auto"/>
            <w:right w:val="none" w:sz="0" w:space="0" w:color="auto"/>
          </w:divBdr>
        </w:div>
      </w:divsChild>
    </w:div>
    <w:div w:id="711346095">
      <w:bodyDiv w:val="1"/>
      <w:marLeft w:val="0"/>
      <w:marRight w:val="0"/>
      <w:marTop w:val="0"/>
      <w:marBottom w:val="0"/>
      <w:divBdr>
        <w:top w:val="none" w:sz="0" w:space="0" w:color="auto"/>
        <w:left w:val="none" w:sz="0" w:space="0" w:color="auto"/>
        <w:bottom w:val="none" w:sz="0" w:space="0" w:color="auto"/>
        <w:right w:val="none" w:sz="0" w:space="0" w:color="auto"/>
      </w:divBdr>
    </w:div>
    <w:div w:id="775171738">
      <w:bodyDiv w:val="1"/>
      <w:marLeft w:val="0"/>
      <w:marRight w:val="0"/>
      <w:marTop w:val="0"/>
      <w:marBottom w:val="0"/>
      <w:divBdr>
        <w:top w:val="none" w:sz="0" w:space="0" w:color="auto"/>
        <w:left w:val="none" w:sz="0" w:space="0" w:color="auto"/>
        <w:bottom w:val="none" w:sz="0" w:space="0" w:color="auto"/>
        <w:right w:val="none" w:sz="0" w:space="0" w:color="auto"/>
      </w:divBdr>
    </w:div>
    <w:div w:id="782457266">
      <w:bodyDiv w:val="1"/>
      <w:marLeft w:val="0"/>
      <w:marRight w:val="0"/>
      <w:marTop w:val="0"/>
      <w:marBottom w:val="0"/>
      <w:divBdr>
        <w:top w:val="none" w:sz="0" w:space="0" w:color="auto"/>
        <w:left w:val="none" w:sz="0" w:space="0" w:color="auto"/>
        <w:bottom w:val="none" w:sz="0" w:space="0" w:color="auto"/>
        <w:right w:val="none" w:sz="0" w:space="0" w:color="auto"/>
      </w:divBdr>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793452488">
      <w:bodyDiv w:val="1"/>
      <w:marLeft w:val="0"/>
      <w:marRight w:val="0"/>
      <w:marTop w:val="0"/>
      <w:marBottom w:val="0"/>
      <w:divBdr>
        <w:top w:val="none" w:sz="0" w:space="0" w:color="auto"/>
        <w:left w:val="none" w:sz="0" w:space="0" w:color="auto"/>
        <w:bottom w:val="none" w:sz="0" w:space="0" w:color="auto"/>
        <w:right w:val="none" w:sz="0" w:space="0" w:color="auto"/>
      </w:divBdr>
    </w:div>
    <w:div w:id="801459301">
      <w:bodyDiv w:val="1"/>
      <w:marLeft w:val="0"/>
      <w:marRight w:val="0"/>
      <w:marTop w:val="0"/>
      <w:marBottom w:val="0"/>
      <w:divBdr>
        <w:top w:val="none" w:sz="0" w:space="0" w:color="auto"/>
        <w:left w:val="none" w:sz="0" w:space="0" w:color="auto"/>
        <w:bottom w:val="none" w:sz="0" w:space="0" w:color="auto"/>
        <w:right w:val="none" w:sz="0" w:space="0" w:color="auto"/>
      </w:divBdr>
    </w:div>
    <w:div w:id="816727785">
      <w:bodyDiv w:val="1"/>
      <w:marLeft w:val="0"/>
      <w:marRight w:val="0"/>
      <w:marTop w:val="0"/>
      <w:marBottom w:val="0"/>
      <w:divBdr>
        <w:top w:val="none" w:sz="0" w:space="0" w:color="auto"/>
        <w:left w:val="none" w:sz="0" w:space="0" w:color="auto"/>
        <w:bottom w:val="none" w:sz="0" w:space="0" w:color="auto"/>
        <w:right w:val="none" w:sz="0" w:space="0" w:color="auto"/>
      </w:divBdr>
    </w:div>
    <w:div w:id="819465600">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2820606">
      <w:bodyDiv w:val="1"/>
      <w:marLeft w:val="0"/>
      <w:marRight w:val="0"/>
      <w:marTop w:val="0"/>
      <w:marBottom w:val="0"/>
      <w:divBdr>
        <w:top w:val="none" w:sz="0" w:space="0" w:color="auto"/>
        <w:left w:val="none" w:sz="0" w:space="0" w:color="auto"/>
        <w:bottom w:val="none" w:sz="0" w:space="0" w:color="auto"/>
        <w:right w:val="none" w:sz="0" w:space="0" w:color="auto"/>
      </w:divBdr>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899444081">
      <w:bodyDiv w:val="1"/>
      <w:marLeft w:val="0"/>
      <w:marRight w:val="0"/>
      <w:marTop w:val="0"/>
      <w:marBottom w:val="0"/>
      <w:divBdr>
        <w:top w:val="none" w:sz="0" w:space="0" w:color="auto"/>
        <w:left w:val="none" w:sz="0" w:space="0" w:color="auto"/>
        <w:bottom w:val="none" w:sz="0" w:space="0" w:color="auto"/>
        <w:right w:val="none" w:sz="0" w:space="0" w:color="auto"/>
      </w:divBdr>
    </w:div>
    <w:div w:id="923105789">
      <w:bodyDiv w:val="1"/>
      <w:marLeft w:val="0"/>
      <w:marRight w:val="0"/>
      <w:marTop w:val="0"/>
      <w:marBottom w:val="0"/>
      <w:divBdr>
        <w:top w:val="none" w:sz="0" w:space="0" w:color="auto"/>
        <w:left w:val="none" w:sz="0" w:space="0" w:color="auto"/>
        <w:bottom w:val="none" w:sz="0" w:space="0" w:color="auto"/>
        <w:right w:val="none" w:sz="0" w:space="0" w:color="auto"/>
      </w:divBdr>
    </w:div>
    <w:div w:id="951135653">
      <w:bodyDiv w:val="1"/>
      <w:marLeft w:val="0"/>
      <w:marRight w:val="0"/>
      <w:marTop w:val="0"/>
      <w:marBottom w:val="0"/>
      <w:divBdr>
        <w:top w:val="none" w:sz="0" w:space="0" w:color="auto"/>
        <w:left w:val="none" w:sz="0" w:space="0" w:color="auto"/>
        <w:bottom w:val="none" w:sz="0" w:space="0" w:color="auto"/>
        <w:right w:val="none" w:sz="0" w:space="0" w:color="auto"/>
      </w:divBdr>
    </w:div>
    <w:div w:id="963120740">
      <w:bodyDiv w:val="1"/>
      <w:marLeft w:val="0"/>
      <w:marRight w:val="0"/>
      <w:marTop w:val="0"/>
      <w:marBottom w:val="0"/>
      <w:divBdr>
        <w:top w:val="none" w:sz="0" w:space="0" w:color="auto"/>
        <w:left w:val="none" w:sz="0" w:space="0" w:color="auto"/>
        <w:bottom w:val="none" w:sz="0" w:space="0" w:color="auto"/>
        <w:right w:val="none" w:sz="0" w:space="0" w:color="auto"/>
      </w:divBdr>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998581242">
      <w:bodyDiv w:val="1"/>
      <w:marLeft w:val="0"/>
      <w:marRight w:val="0"/>
      <w:marTop w:val="0"/>
      <w:marBottom w:val="0"/>
      <w:divBdr>
        <w:top w:val="none" w:sz="0" w:space="0" w:color="auto"/>
        <w:left w:val="none" w:sz="0" w:space="0" w:color="auto"/>
        <w:bottom w:val="none" w:sz="0" w:space="0" w:color="auto"/>
        <w:right w:val="none" w:sz="0" w:space="0" w:color="auto"/>
      </w:divBdr>
    </w:div>
    <w:div w:id="1005400922">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043291821">
      <w:bodyDiv w:val="1"/>
      <w:marLeft w:val="0"/>
      <w:marRight w:val="0"/>
      <w:marTop w:val="0"/>
      <w:marBottom w:val="0"/>
      <w:divBdr>
        <w:top w:val="none" w:sz="0" w:space="0" w:color="auto"/>
        <w:left w:val="none" w:sz="0" w:space="0" w:color="auto"/>
        <w:bottom w:val="none" w:sz="0" w:space="0" w:color="auto"/>
        <w:right w:val="none" w:sz="0" w:space="0" w:color="auto"/>
      </w:divBdr>
      <w:divsChild>
        <w:div w:id="1558786236">
          <w:marLeft w:val="1382"/>
          <w:marRight w:val="0"/>
          <w:marTop w:val="180"/>
          <w:marBottom w:val="0"/>
          <w:divBdr>
            <w:top w:val="none" w:sz="0" w:space="0" w:color="auto"/>
            <w:left w:val="none" w:sz="0" w:space="0" w:color="auto"/>
            <w:bottom w:val="none" w:sz="0" w:space="0" w:color="auto"/>
            <w:right w:val="none" w:sz="0" w:space="0" w:color="auto"/>
          </w:divBdr>
        </w:div>
      </w:divsChild>
    </w:div>
    <w:div w:id="1051885333">
      <w:bodyDiv w:val="1"/>
      <w:marLeft w:val="0"/>
      <w:marRight w:val="0"/>
      <w:marTop w:val="0"/>
      <w:marBottom w:val="0"/>
      <w:divBdr>
        <w:top w:val="none" w:sz="0" w:space="0" w:color="auto"/>
        <w:left w:val="none" w:sz="0" w:space="0" w:color="auto"/>
        <w:bottom w:val="none" w:sz="0" w:space="0" w:color="auto"/>
        <w:right w:val="none" w:sz="0" w:space="0" w:color="auto"/>
      </w:divBdr>
    </w:div>
    <w:div w:id="1055929142">
      <w:bodyDiv w:val="1"/>
      <w:marLeft w:val="0"/>
      <w:marRight w:val="0"/>
      <w:marTop w:val="0"/>
      <w:marBottom w:val="0"/>
      <w:divBdr>
        <w:top w:val="none" w:sz="0" w:space="0" w:color="auto"/>
        <w:left w:val="none" w:sz="0" w:space="0" w:color="auto"/>
        <w:bottom w:val="none" w:sz="0" w:space="0" w:color="auto"/>
        <w:right w:val="none" w:sz="0" w:space="0" w:color="auto"/>
      </w:divBdr>
    </w:div>
    <w:div w:id="1079211703">
      <w:bodyDiv w:val="1"/>
      <w:marLeft w:val="0"/>
      <w:marRight w:val="0"/>
      <w:marTop w:val="0"/>
      <w:marBottom w:val="0"/>
      <w:divBdr>
        <w:top w:val="none" w:sz="0" w:space="0" w:color="auto"/>
        <w:left w:val="none" w:sz="0" w:space="0" w:color="auto"/>
        <w:bottom w:val="none" w:sz="0" w:space="0" w:color="auto"/>
        <w:right w:val="none" w:sz="0" w:space="0" w:color="auto"/>
      </w:divBdr>
    </w:div>
    <w:div w:id="1082726578">
      <w:bodyDiv w:val="1"/>
      <w:marLeft w:val="0"/>
      <w:marRight w:val="0"/>
      <w:marTop w:val="0"/>
      <w:marBottom w:val="0"/>
      <w:divBdr>
        <w:top w:val="none" w:sz="0" w:space="0" w:color="auto"/>
        <w:left w:val="none" w:sz="0" w:space="0" w:color="auto"/>
        <w:bottom w:val="none" w:sz="0" w:space="0" w:color="auto"/>
        <w:right w:val="none" w:sz="0" w:space="0" w:color="auto"/>
      </w:divBdr>
    </w:div>
    <w:div w:id="1134761229">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42306691">
      <w:bodyDiv w:val="1"/>
      <w:marLeft w:val="0"/>
      <w:marRight w:val="0"/>
      <w:marTop w:val="0"/>
      <w:marBottom w:val="0"/>
      <w:divBdr>
        <w:top w:val="none" w:sz="0" w:space="0" w:color="auto"/>
        <w:left w:val="none" w:sz="0" w:space="0" w:color="auto"/>
        <w:bottom w:val="none" w:sz="0" w:space="0" w:color="auto"/>
        <w:right w:val="none" w:sz="0" w:space="0" w:color="auto"/>
      </w:divBdr>
    </w:div>
    <w:div w:id="1162039685">
      <w:bodyDiv w:val="1"/>
      <w:marLeft w:val="0"/>
      <w:marRight w:val="0"/>
      <w:marTop w:val="0"/>
      <w:marBottom w:val="0"/>
      <w:divBdr>
        <w:top w:val="none" w:sz="0" w:space="0" w:color="auto"/>
        <w:left w:val="none" w:sz="0" w:space="0" w:color="auto"/>
        <w:bottom w:val="none" w:sz="0" w:space="0" w:color="auto"/>
        <w:right w:val="none" w:sz="0" w:space="0" w:color="auto"/>
      </w:divBdr>
    </w:div>
    <w:div w:id="1191727326">
      <w:bodyDiv w:val="1"/>
      <w:marLeft w:val="0"/>
      <w:marRight w:val="0"/>
      <w:marTop w:val="0"/>
      <w:marBottom w:val="0"/>
      <w:divBdr>
        <w:top w:val="none" w:sz="0" w:space="0" w:color="auto"/>
        <w:left w:val="none" w:sz="0" w:space="0" w:color="auto"/>
        <w:bottom w:val="none" w:sz="0" w:space="0" w:color="auto"/>
        <w:right w:val="none" w:sz="0" w:space="0" w:color="auto"/>
      </w:divBdr>
      <w:divsChild>
        <w:div w:id="1184393969">
          <w:marLeft w:val="1382"/>
          <w:marRight w:val="0"/>
          <w:marTop w:val="180"/>
          <w:marBottom w:val="0"/>
          <w:divBdr>
            <w:top w:val="none" w:sz="0" w:space="0" w:color="auto"/>
            <w:left w:val="none" w:sz="0" w:space="0" w:color="auto"/>
            <w:bottom w:val="none" w:sz="0" w:space="0" w:color="auto"/>
            <w:right w:val="none" w:sz="0" w:space="0" w:color="auto"/>
          </w:divBdr>
        </w:div>
      </w:divsChild>
    </w:div>
    <w:div w:id="1197960482">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30074775">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33007548">
      <w:bodyDiv w:val="1"/>
      <w:marLeft w:val="0"/>
      <w:marRight w:val="0"/>
      <w:marTop w:val="0"/>
      <w:marBottom w:val="0"/>
      <w:divBdr>
        <w:top w:val="none" w:sz="0" w:space="0" w:color="auto"/>
        <w:left w:val="none" w:sz="0" w:space="0" w:color="auto"/>
        <w:bottom w:val="none" w:sz="0" w:space="0" w:color="auto"/>
        <w:right w:val="none" w:sz="0" w:space="0" w:color="auto"/>
      </w:divBdr>
    </w:div>
    <w:div w:id="1265116589">
      <w:bodyDiv w:val="1"/>
      <w:marLeft w:val="0"/>
      <w:marRight w:val="0"/>
      <w:marTop w:val="0"/>
      <w:marBottom w:val="0"/>
      <w:divBdr>
        <w:top w:val="none" w:sz="0" w:space="0" w:color="auto"/>
        <w:left w:val="none" w:sz="0" w:space="0" w:color="auto"/>
        <w:bottom w:val="none" w:sz="0" w:space="0" w:color="auto"/>
        <w:right w:val="none" w:sz="0" w:space="0" w:color="auto"/>
      </w:divBdr>
    </w:div>
    <w:div w:id="1267272471">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311522587">
      <w:bodyDiv w:val="1"/>
      <w:marLeft w:val="0"/>
      <w:marRight w:val="0"/>
      <w:marTop w:val="0"/>
      <w:marBottom w:val="0"/>
      <w:divBdr>
        <w:top w:val="none" w:sz="0" w:space="0" w:color="auto"/>
        <w:left w:val="none" w:sz="0" w:space="0" w:color="auto"/>
        <w:bottom w:val="none" w:sz="0" w:space="0" w:color="auto"/>
        <w:right w:val="none" w:sz="0" w:space="0" w:color="auto"/>
      </w:divBdr>
    </w:div>
    <w:div w:id="1322151482">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354695909">
      <w:bodyDiv w:val="1"/>
      <w:marLeft w:val="0"/>
      <w:marRight w:val="0"/>
      <w:marTop w:val="0"/>
      <w:marBottom w:val="0"/>
      <w:divBdr>
        <w:top w:val="none" w:sz="0" w:space="0" w:color="auto"/>
        <w:left w:val="none" w:sz="0" w:space="0" w:color="auto"/>
        <w:bottom w:val="none" w:sz="0" w:space="0" w:color="auto"/>
        <w:right w:val="none" w:sz="0" w:space="0" w:color="auto"/>
      </w:divBdr>
    </w:div>
    <w:div w:id="1412894860">
      <w:bodyDiv w:val="1"/>
      <w:marLeft w:val="0"/>
      <w:marRight w:val="0"/>
      <w:marTop w:val="0"/>
      <w:marBottom w:val="0"/>
      <w:divBdr>
        <w:top w:val="none" w:sz="0" w:space="0" w:color="auto"/>
        <w:left w:val="none" w:sz="0" w:space="0" w:color="auto"/>
        <w:bottom w:val="none" w:sz="0" w:space="0" w:color="auto"/>
        <w:right w:val="none" w:sz="0" w:space="0" w:color="auto"/>
      </w:divBdr>
    </w:div>
    <w:div w:id="1422947218">
      <w:bodyDiv w:val="1"/>
      <w:marLeft w:val="0"/>
      <w:marRight w:val="0"/>
      <w:marTop w:val="0"/>
      <w:marBottom w:val="0"/>
      <w:divBdr>
        <w:top w:val="none" w:sz="0" w:space="0" w:color="auto"/>
        <w:left w:val="none" w:sz="0" w:space="0" w:color="auto"/>
        <w:bottom w:val="none" w:sz="0" w:space="0" w:color="auto"/>
        <w:right w:val="none" w:sz="0" w:space="0" w:color="auto"/>
      </w:divBdr>
    </w:div>
    <w:div w:id="1430276329">
      <w:bodyDiv w:val="1"/>
      <w:marLeft w:val="0"/>
      <w:marRight w:val="0"/>
      <w:marTop w:val="0"/>
      <w:marBottom w:val="0"/>
      <w:divBdr>
        <w:top w:val="none" w:sz="0" w:space="0" w:color="auto"/>
        <w:left w:val="none" w:sz="0" w:space="0" w:color="auto"/>
        <w:bottom w:val="none" w:sz="0" w:space="0" w:color="auto"/>
        <w:right w:val="none" w:sz="0" w:space="0" w:color="auto"/>
      </w:divBdr>
    </w:div>
    <w:div w:id="1448348760">
      <w:bodyDiv w:val="1"/>
      <w:marLeft w:val="0"/>
      <w:marRight w:val="0"/>
      <w:marTop w:val="0"/>
      <w:marBottom w:val="0"/>
      <w:divBdr>
        <w:top w:val="none" w:sz="0" w:space="0" w:color="auto"/>
        <w:left w:val="none" w:sz="0" w:space="0" w:color="auto"/>
        <w:bottom w:val="none" w:sz="0" w:space="0" w:color="auto"/>
        <w:right w:val="none" w:sz="0" w:space="0" w:color="auto"/>
      </w:divBdr>
    </w:div>
    <w:div w:id="1449623453">
      <w:bodyDiv w:val="1"/>
      <w:marLeft w:val="0"/>
      <w:marRight w:val="0"/>
      <w:marTop w:val="0"/>
      <w:marBottom w:val="0"/>
      <w:divBdr>
        <w:top w:val="none" w:sz="0" w:space="0" w:color="auto"/>
        <w:left w:val="none" w:sz="0" w:space="0" w:color="auto"/>
        <w:bottom w:val="none" w:sz="0" w:space="0" w:color="auto"/>
        <w:right w:val="none" w:sz="0" w:space="0" w:color="auto"/>
      </w:divBdr>
    </w:div>
    <w:div w:id="1450393189">
      <w:bodyDiv w:val="1"/>
      <w:marLeft w:val="0"/>
      <w:marRight w:val="0"/>
      <w:marTop w:val="0"/>
      <w:marBottom w:val="0"/>
      <w:divBdr>
        <w:top w:val="none" w:sz="0" w:space="0" w:color="auto"/>
        <w:left w:val="none" w:sz="0" w:space="0" w:color="auto"/>
        <w:bottom w:val="none" w:sz="0" w:space="0" w:color="auto"/>
        <w:right w:val="none" w:sz="0" w:space="0" w:color="auto"/>
      </w:divBdr>
    </w:div>
    <w:div w:id="1476987191">
      <w:bodyDiv w:val="1"/>
      <w:marLeft w:val="0"/>
      <w:marRight w:val="0"/>
      <w:marTop w:val="0"/>
      <w:marBottom w:val="0"/>
      <w:divBdr>
        <w:top w:val="none" w:sz="0" w:space="0" w:color="auto"/>
        <w:left w:val="none" w:sz="0" w:space="0" w:color="auto"/>
        <w:bottom w:val="none" w:sz="0" w:space="0" w:color="auto"/>
        <w:right w:val="none" w:sz="0" w:space="0" w:color="auto"/>
      </w:divBdr>
    </w:div>
    <w:div w:id="1480221036">
      <w:bodyDiv w:val="1"/>
      <w:marLeft w:val="0"/>
      <w:marRight w:val="0"/>
      <w:marTop w:val="0"/>
      <w:marBottom w:val="0"/>
      <w:divBdr>
        <w:top w:val="none" w:sz="0" w:space="0" w:color="auto"/>
        <w:left w:val="none" w:sz="0" w:space="0" w:color="auto"/>
        <w:bottom w:val="none" w:sz="0" w:space="0" w:color="auto"/>
        <w:right w:val="none" w:sz="0" w:space="0" w:color="auto"/>
      </w:divBdr>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06245796">
      <w:bodyDiv w:val="1"/>
      <w:marLeft w:val="0"/>
      <w:marRight w:val="0"/>
      <w:marTop w:val="0"/>
      <w:marBottom w:val="0"/>
      <w:divBdr>
        <w:top w:val="none" w:sz="0" w:space="0" w:color="auto"/>
        <w:left w:val="none" w:sz="0" w:space="0" w:color="auto"/>
        <w:bottom w:val="none" w:sz="0" w:space="0" w:color="auto"/>
        <w:right w:val="none" w:sz="0" w:space="0" w:color="auto"/>
      </w:divBdr>
    </w:div>
    <w:div w:id="1530921516">
      <w:bodyDiv w:val="1"/>
      <w:marLeft w:val="0"/>
      <w:marRight w:val="0"/>
      <w:marTop w:val="0"/>
      <w:marBottom w:val="0"/>
      <w:divBdr>
        <w:top w:val="none" w:sz="0" w:space="0" w:color="auto"/>
        <w:left w:val="none" w:sz="0" w:space="0" w:color="auto"/>
        <w:bottom w:val="none" w:sz="0" w:space="0" w:color="auto"/>
        <w:right w:val="none" w:sz="0" w:space="0" w:color="auto"/>
      </w:divBdr>
    </w:div>
    <w:div w:id="1555510605">
      <w:bodyDiv w:val="1"/>
      <w:marLeft w:val="0"/>
      <w:marRight w:val="0"/>
      <w:marTop w:val="0"/>
      <w:marBottom w:val="0"/>
      <w:divBdr>
        <w:top w:val="none" w:sz="0" w:space="0" w:color="auto"/>
        <w:left w:val="none" w:sz="0" w:space="0" w:color="auto"/>
        <w:bottom w:val="none" w:sz="0" w:space="0" w:color="auto"/>
        <w:right w:val="none" w:sz="0" w:space="0" w:color="auto"/>
      </w:divBdr>
    </w:div>
    <w:div w:id="1556889633">
      <w:bodyDiv w:val="1"/>
      <w:marLeft w:val="0"/>
      <w:marRight w:val="0"/>
      <w:marTop w:val="0"/>
      <w:marBottom w:val="0"/>
      <w:divBdr>
        <w:top w:val="none" w:sz="0" w:space="0" w:color="auto"/>
        <w:left w:val="none" w:sz="0" w:space="0" w:color="auto"/>
        <w:bottom w:val="none" w:sz="0" w:space="0" w:color="auto"/>
        <w:right w:val="none" w:sz="0" w:space="0" w:color="auto"/>
      </w:divBdr>
      <w:divsChild>
        <w:div w:id="157502558">
          <w:marLeft w:val="1382"/>
          <w:marRight w:val="0"/>
          <w:marTop w:val="180"/>
          <w:marBottom w:val="0"/>
          <w:divBdr>
            <w:top w:val="none" w:sz="0" w:space="0" w:color="auto"/>
            <w:left w:val="none" w:sz="0" w:space="0" w:color="auto"/>
            <w:bottom w:val="none" w:sz="0" w:space="0" w:color="auto"/>
            <w:right w:val="none" w:sz="0" w:space="0" w:color="auto"/>
          </w:divBdr>
        </w:div>
      </w:divsChild>
    </w:div>
    <w:div w:id="1557201360">
      <w:bodyDiv w:val="1"/>
      <w:marLeft w:val="0"/>
      <w:marRight w:val="0"/>
      <w:marTop w:val="0"/>
      <w:marBottom w:val="0"/>
      <w:divBdr>
        <w:top w:val="none" w:sz="0" w:space="0" w:color="auto"/>
        <w:left w:val="none" w:sz="0" w:space="0" w:color="auto"/>
        <w:bottom w:val="none" w:sz="0" w:space="0" w:color="auto"/>
        <w:right w:val="none" w:sz="0" w:space="0" w:color="auto"/>
      </w:divBdr>
    </w:div>
    <w:div w:id="1559394095">
      <w:bodyDiv w:val="1"/>
      <w:marLeft w:val="0"/>
      <w:marRight w:val="0"/>
      <w:marTop w:val="0"/>
      <w:marBottom w:val="0"/>
      <w:divBdr>
        <w:top w:val="none" w:sz="0" w:space="0" w:color="auto"/>
        <w:left w:val="none" w:sz="0" w:space="0" w:color="auto"/>
        <w:bottom w:val="none" w:sz="0" w:space="0" w:color="auto"/>
        <w:right w:val="none" w:sz="0" w:space="0" w:color="auto"/>
      </w:divBdr>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569149806">
      <w:bodyDiv w:val="1"/>
      <w:marLeft w:val="0"/>
      <w:marRight w:val="0"/>
      <w:marTop w:val="0"/>
      <w:marBottom w:val="0"/>
      <w:divBdr>
        <w:top w:val="none" w:sz="0" w:space="0" w:color="auto"/>
        <w:left w:val="none" w:sz="0" w:space="0" w:color="auto"/>
        <w:bottom w:val="none" w:sz="0" w:space="0" w:color="auto"/>
        <w:right w:val="none" w:sz="0" w:space="0" w:color="auto"/>
      </w:divBdr>
    </w:div>
    <w:div w:id="1692141369">
      <w:bodyDiv w:val="1"/>
      <w:marLeft w:val="0"/>
      <w:marRight w:val="0"/>
      <w:marTop w:val="0"/>
      <w:marBottom w:val="0"/>
      <w:divBdr>
        <w:top w:val="none" w:sz="0" w:space="0" w:color="auto"/>
        <w:left w:val="none" w:sz="0" w:space="0" w:color="auto"/>
        <w:bottom w:val="none" w:sz="0" w:space="0" w:color="auto"/>
        <w:right w:val="none" w:sz="0" w:space="0" w:color="auto"/>
      </w:divBdr>
    </w:div>
    <w:div w:id="1698003154">
      <w:bodyDiv w:val="1"/>
      <w:marLeft w:val="0"/>
      <w:marRight w:val="0"/>
      <w:marTop w:val="0"/>
      <w:marBottom w:val="0"/>
      <w:divBdr>
        <w:top w:val="none" w:sz="0" w:space="0" w:color="auto"/>
        <w:left w:val="none" w:sz="0" w:space="0" w:color="auto"/>
        <w:bottom w:val="none" w:sz="0" w:space="0" w:color="auto"/>
        <w:right w:val="none" w:sz="0" w:space="0" w:color="auto"/>
      </w:divBdr>
    </w:div>
    <w:div w:id="1751930656">
      <w:bodyDiv w:val="1"/>
      <w:marLeft w:val="0"/>
      <w:marRight w:val="0"/>
      <w:marTop w:val="0"/>
      <w:marBottom w:val="0"/>
      <w:divBdr>
        <w:top w:val="none" w:sz="0" w:space="0" w:color="auto"/>
        <w:left w:val="none" w:sz="0" w:space="0" w:color="auto"/>
        <w:bottom w:val="none" w:sz="0" w:space="0" w:color="auto"/>
        <w:right w:val="none" w:sz="0" w:space="0" w:color="auto"/>
      </w:divBdr>
    </w:div>
    <w:div w:id="1778791223">
      <w:bodyDiv w:val="1"/>
      <w:marLeft w:val="0"/>
      <w:marRight w:val="0"/>
      <w:marTop w:val="0"/>
      <w:marBottom w:val="0"/>
      <w:divBdr>
        <w:top w:val="none" w:sz="0" w:space="0" w:color="auto"/>
        <w:left w:val="none" w:sz="0" w:space="0" w:color="auto"/>
        <w:bottom w:val="none" w:sz="0" w:space="0" w:color="auto"/>
        <w:right w:val="none" w:sz="0" w:space="0" w:color="auto"/>
      </w:divBdr>
    </w:div>
    <w:div w:id="1817840646">
      <w:bodyDiv w:val="1"/>
      <w:marLeft w:val="0"/>
      <w:marRight w:val="0"/>
      <w:marTop w:val="0"/>
      <w:marBottom w:val="0"/>
      <w:divBdr>
        <w:top w:val="none" w:sz="0" w:space="0" w:color="auto"/>
        <w:left w:val="none" w:sz="0" w:space="0" w:color="auto"/>
        <w:bottom w:val="none" w:sz="0" w:space="0" w:color="auto"/>
        <w:right w:val="none" w:sz="0" w:space="0" w:color="auto"/>
      </w:divBdr>
    </w:div>
    <w:div w:id="1824808727">
      <w:bodyDiv w:val="1"/>
      <w:marLeft w:val="0"/>
      <w:marRight w:val="0"/>
      <w:marTop w:val="0"/>
      <w:marBottom w:val="0"/>
      <w:divBdr>
        <w:top w:val="none" w:sz="0" w:space="0" w:color="auto"/>
        <w:left w:val="none" w:sz="0" w:space="0" w:color="auto"/>
        <w:bottom w:val="none" w:sz="0" w:space="0" w:color="auto"/>
        <w:right w:val="none" w:sz="0" w:space="0" w:color="auto"/>
      </w:divBdr>
    </w:div>
    <w:div w:id="1841919186">
      <w:bodyDiv w:val="1"/>
      <w:marLeft w:val="0"/>
      <w:marRight w:val="0"/>
      <w:marTop w:val="0"/>
      <w:marBottom w:val="0"/>
      <w:divBdr>
        <w:top w:val="none" w:sz="0" w:space="0" w:color="auto"/>
        <w:left w:val="none" w:sz="0" w:space="0" w:color="auto"/>
        <w:bottom w:val="none" w:sz="0" w:space="0" w:color="auto"/>
        <w:right w:val="none" w:sz="0" w:space="0" w:color="auto"/>
      </w:divBdr>
    </w:div>
    <w:div w:id="1857503563">
      <w:bodyDiv w:val="1"/>
      <w:marLeft w:val="0"/>
      <w:marRight w:val="0"/>
      <w:marTop w:val="0"/>
      <w:marBottom w:val="0"/>
      <w:divBdr>
        <w:top w:val="none" w:sz="0" w:space="0" w:color="auto"/>
        <w:left w:val="none" w:sz="0" w:space="0" w:color="auto"/>
        <w:bottom w:val="none" w:sz="0" w:space="0" w:color="auto"/>
        <w:right w:val="none" w:sz="0" w:space="0" w:color="auto"/>
      </w:divBdr>
    </w:div>
    <w:div w:id="1873373663">
      <w:bodyDiv w:val="1"/>
      <w:marLeft w:val="0"/>
      <w:marRight w:val="0"/>
      <w:marTop w:val="0"/>
      <w:marBottom w:val="0"/>
      <w:divBdr>
        <w:top w:val="none" w:sz="0" w:space="0" w:color="auto"/>
        <w:left w:val="none" w:sz="0" w:space="0" w:color="auto"/>
        <w:bottom w:val="none" w:sz="0" w:space="0" w:color="auto"/>
        <w:right w:val="none" w:sz="0" w:space="0" w:color="auto"/>
      </w:divBdr>
    </w:div>
    <w:div w:id="1873952494">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1889880785">
      <w:bodyDiv w:val="1"/>
      <w:marLeft w:val="0"/>
      <w:marRight w:val="0"/>
      <w:marTop w:val="0"/>
      <w:marBottom w:val="0"/>
      <w:divBdr>
        <w:top w:val="none" w:sz="0" w:space="0" w:color="auto"/>
        <w:left w:val="none" w:sz="0" w:space="0" w:color="auto"/>
        <w:bottom w:val="none" w:sz="0" w:space="0" w:color="auto"/>
        <w:right w:val="none" w:sz="0" w:space="0" w:color="auto"/>
      </w:divBdr>
    </w:div>
    <w:div w:id="1892643453">
      <w:bodyDiv w:val="1"/>
      <w:marLeft w:val="0"/>
      <w:marRight w:val="0"/>
      <w:marTop w:val="0"/>
      <w:marBottom w:val="0"/>
      <w:divBdr>
        <w:top w:val="none" w:sz="0" w:space="0" w:color="auto"/>
        <w:left w:val="none" w:sz="0" w:space="0" w:color="auto"/>
        <w:bottom w:val="none" w:sz="0" w:space="0" w:color="auto"/>
        <w:right w:val="none" w:sz="0" w:space="0" w:color="auto"/>
      </w:divBdr>
    </w:div>
    <w:div w:id="1913732085">
      <w:bodyDiv w:val="1"/>
      <w:marLeft w:val="0"/>
      <w:marRight w:val="0"/>
      <w:marTop w:val="0"/>
      <w:marBottom w:val="0"/>
      <w:divBdr>
        <w:top w:val="none" w:sz="0" w:space="0" w:color="auto"/>
        <w:left w:val="none" w:sz="0" w:space="0" w:color="auto"/>
        <w:bottom w:val="none" w:sz="0" w:space="0" w:color="auto"/>
        <w:right w:val="none" w:sz="0" w:space="0" w:color="auto"/>
      </w:divBdr>
    </w:div>
    <w:div w:id="1935043336">
      <w:bodyDiv w:val="1"/>
      <w:marLeft w:val="0"/>
      <w:marRight w:val="0"/>
      <w:marTop w:val="0"/>
      <w:marBottom w:val="0"/>
      <w:divBdr>
        <w:top w:val="none" w:sz="0" w:space="0" w:color="auto"/>
        <w:left w:val="none" w:sz="0" w:space="0" w:color="auto"/>
        <w:bottom w:val="none" w:sz="0" w:space="0" w:color="auto"/>
        <w:right w:val="none" w:sz="0" w:space="0" w:color="auto"/>
      </w:divBdr>
    </w:div>
    <w:div w:id="1988897424">
      <w:bodyDiv w:val="1"/>
      <w:marLeft w:val="0"/>
      <w:marRight w:val="0"/>
      <w:marTop w:val="0"/>
      <w:marBottom w:val="0"/>
      <w:divBdr>
        <w:top w:val="none" w:sz="0" w:space="0" w:color="auto"/>
        <w:left w:val="none" w:sz="0" w:space="0" w:color="auto"/>
        <w:bottom w:val="none" w:sz="0" w:space="0" w:color="auto"/>
        <w:right w:val="none" w:sz="0" w:space="0" w:color="auto"/>
      </w:divBdr>
    </w:div>
    <w:div w:id="2006400763">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 w:id="2082410912">
      <w:bodyDiv w:val="1"/>
      <w:marLeft w:val="0"/>
      <w:marRight w:val="0"/>
      <w:marTop w:val="0"/>
      <w:marBottom w:val="0"/>
      <w:divBdr>
        <w:top w:val="none" w:sz="0" w:space="0" w:color="auto"/>
        <w:left w:val="none" w:sz="0" w:space="0" w:color="auto"/>
        <w:bottom w:val="none" w:sz="0" w:space="0" w:color="auto"/>
        <w:right w:val="none" w:sz="0" w:space="0" w:color="auto"/>
      </w:divBdr>
    </w:div>
    <w:div w:id="2087677877">
      <w:bodyDiv w:val="1"/>
      <w:marLeft w:val="0"/>
      <w:marRight w:val="0"/>
      <w:marTop w:val="0"/>
      <w:marBottom w:val="0"/>
      <w:divBdr>
        <w:top w:val="none" w:sz="0" w:space="0" w:color="auto"/>
        <w:left w:val="none" w:sz="0" w:space="0" w:color="auto"/>
        <w:bottom w:val="none" w:sz="0" w:space="0" w:color="auto"/>
        <w:right w:val="none" w:sz="0" w:space="0" w:color="auto"/>
      </w:divBdr>
    </w:div>
    <w:div w:id="2090419645">
      <w:bodyDiv w:val="1"/>
      <w:marLeft w:val="0"/>
      <w:marRight w:val="0"/>
      <w:marTop w:val="0"/>
      <w:marBottom w:val="0"/>
      <w:divBdr>
        <w:top w:val="none" w:sz="0" w:space="0" w:color="auto"/>
        <w:left w:val="none" w:sz="0" w:space="0" w:color="auto"/>
        <w:bottom w:val="none" w:sz="0" w:space="0" w:color="auto"/>
        <w:right w:val="none" w:sz="0" w:space="0" w:color="auto"/>
      </w:divBdr>
    </w:div>
    <w:div w:id="2121799184">
      <w:bodyDiv w:val="1"/>
      <w:marLeft w:val="0"/>
      <w:marRight w:val="0"/>
      <w:marTop w:val="0"/>
      <w:marBottom w:val="0"/>
      <w:divBdr>
        <w:top w:val="none" w:sz="0" w:space="0" w:color="auto"/>
        <w:left w:val="none" w:sz="0" w:space="0" w:color="auto"/>
        <w:bottom w:val="none" w:sz="0" w:space="0" w:color="auto"/>
        <w:right w:val="none" w:sz="0" w:space="0" w:color="auto"/>
      </w:divBdr>
    </w:div>
    <w:div w:id="2124224453">
      <w:bodyDiv w:val="1"/>
      <w:marLeft w:val="0"/>
      <w:marRight w:val="0"/>
      <w:marTop w:val="0"/>
      <w:marBottom w:val="0"/>
      <w:divBdr>
        <w:top w:val="none" w:sz="0" w:space="0" w:color="auto"/>
        <w:left w:val="none" w:sz="0" w:space="0" w:color="auto"/>
        <w:bottom w:val="none" w:sz="0" w:space="0" w:color="auto"/>
        <w:right w:val="none" w:sz="0" w:space="0" w:color="auto"/>
      </w:divBdr>
    </w:div>
    <w:div w:id="2127387742">
      <w:bodyDiv w:val="1"/>
      <w:marLeft w:val="0"/>
      <w:marRight w:val="0"/>
      <w:marTop w:val="0"/>
      <w:marBottom w:val="0"/>
      <w:divBdr>
        <w:top w:val="none" w:sz="0" w:space="0" w:color="auto"/>
        <w:left w:val="none" w:sz="0" w:space="0" w:color="auto"/>
        <w:bottom w:val="none" w:sz="0" w:space="0" w:color="auto"/>
        <w:right w:val="none" w:sz="0" w:space="0" w:color="auto"/>
      </w:divBdr>
    </w:div>
    <w:div w:id="2127849091">
      <w:bodyDiv w:val="1"/>
      <w:marLeft w:val="0"/>
      <w:marRight w:val="0"/>
      <w:marTop w:val="0"/>
      <w:marBottom w:val="0"/>
      <w:divBdr>
        <w:top w:val="none" w:sz="0" w:space="0" w:color="auto"/>
        <w:left w:val="none" w:sz="0" w:space="0" w:color="auto"/>
        <w:bottom w:val="none" w:sz="0" w:space="0" w:color="auto"/>
        <w:right w:val="none" w:sz="0" w:space="0" w:color="auto"/>
      </w:divBdr>
    </w:div>
    <w:div w:id="214580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4.xml"/><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hyperlink" Target="file:///D:\aurisys_release\AudioDSP_Development_Tutorial.docx"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na01.safelinks.protection.outlook.com/?url=https%3A%2F%2Fonline.mediatek.com%2F_layouts%2F15%2Fmol%2Faccountprofile%2Faccount_only_for_user.aspx&amp;data=01%7C01%7Ccharles.lai%40maximintegrated.com%7C9ca0e1570ee3474f996e08d4bdc210dc%7Cfbd909dfea694788a554f24b7854ad03%7C0&amp;sdata=pNlckf3ZZxXn3UQZg50jG4EN6snWih30SIpIEkQS1TQ%3D&amp;reserved=0"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image" Target="media/image39.png"/><Relationship Id="rId19" Type="http://schemas.openxmlformats.org/officeDocument/2006/relationships/header" Target="header6.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7.xm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oter" Target="footer6.xml"/><Relationship Id="rId20" Type="http://schemas.openxmlformats.org/officeDocument/2006/relationships/footer" Target="footer3.xml"/><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hyperlink" Target="file:///D:\aurisys_release\AudioDSP_Development_Tutorial.docx"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emf"/><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online.mediatek.com/" TargetMode="External"/><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IconOverlay xmlns="http://schemas.microsoft.com/sharepoint/v4" xsi:nil="true"/>
    <Sensitivity xmlns="7a58c3ed-4a22-4d08-9ddf-2c2b66cc6605">Confidential C/No Encryption (Allow-AI)</Sensitivity>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4E21BA-CAFD-49AE-94CB-40330CC4B21A}">
  <ds:schemaRefs>
    <ds:schemaRef ds:uri="http://schemas.microsoft.com/sharepoint/v3/contenttype/forms"/>
  </ds:schemaRefs>
</ds:datastoreItem>
</file>

<file path=customXml/itemProps2.xml><?xml version="1.0" encoding="utf-8"?>
<ds:datastoreItem xmlns:ds="http://schemas.openxmlformats.org/officeDocument/2006/customXml" ds:itemID="{9DD29322-8A81-44E4-A73A-F00425404F59}">
  <ds:schemaRefs>
    <ds:schemaRef ds:uri="http://schemas.microsoft.com/office/2006/metadata/properties"/>
    <ds:schemaRef ds:uri="http://schemas.microsoft.com/sharepoint/v4"/>
    <ds:schemaRef ds:uri="7a58c3ed-4a22-4d08-9ddf-2c2b66cc6605"/>
  </ds:schemaRefs>
</ds:datastoreItem>
</file>

<file path=customXml/itemProps3.xml><?xml version="1.0" encoding="utf-8"?>
<ds:datastoreItem xmlns:ds="http://schemas.openxmlformats.org/officeDocument/2006/customXml" ds:itemID="{244AA27A-9A44-45C0-8593-8508FF91ED85}">
  <ds:schemaRefs>
    <ds:schemaRef ds:uri="http://schemas.openxmlformats.org/officeDocument/2006/bibliography"/>
  </ds:schemaRefs>
</ds:datastoreItem>
</file>

<file path=customXml/itemProps4.xml><?xml version="1.0" encoding="utf-8"?>
<ds:datastoreItem xmlns:ds="http://schemas.openxmlformats.org/officeDocument/2006/customXml" ds:itemID="{5F9BDFB9-6CD7-4141-9972-E87AE52A1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8b8cf6ce-236f-4713-896e-b4ec346257bb"/>
    <ds:schemaRef ds:uri="58b0650e-828d-46c1-af00-111984e5092a"/>
    <ds:schemaRef ds:uri="7a58c3ed-4a22-4d08-9ddf-2c2b66cc6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e9e632-9c24-4e48-b9cc-72066e7cfd15}" enabled="1" method="Privileged" siteId="{a7687ede-7a6b-4ef6-bace-642f677fbe31}" contentBits="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76</Pages>
  <Words>14953</Words>
  <Characters>85238</Characters>
  <Application>Microsoft Office Word</Application>
  <DocSecurity>0</DocSecurity>
  <Lines>710</Lines>
  <Paragraphs>199</Paragraphs>
  <ScaleCrop>false</ScaleCrop>
  <Company>MediaTek Inc.,</Company>
  <LinksUpToDate>false</LinksUpToDate>
  <CharactersWithSpaces>99992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MTK</dc:creator>
  <cp:lastModifiedBy>Jung-wei Chen (陳榮偉)</cp:lastModifiedBy>
  <cp:revision>2</cp:revision>
  <cp:lastPrinted>2016-08-25T08:23:00Z</cp:lastPrinted>
  <dcterms:created xsi:type="dcterms:W3CDTF">2026-05-21T14:23:00Z</dcterms:created>
  <dcterms:modified xsi:type="dcterms:W3CDTF">2026-05-21T14:23:00Z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0x010100FC2A53B7DB280546A20112FD2EF61E0F</vt:lpwstr>
  </property>
  <property fmtid="{D5CDD505-2E9C-101B-9397-08002B2CF9AE}" pid="4" name="GrammarlyDocumentId">
    <vt:lpwstr>e6152b94fb70a884fd3f124dddd2655c14441a73b1c8937a10ece315aeace4fe</vt:lpwstr>
  </property>
  <property fmtid="{D5CDD505-2E9C-101B-9397-08002B2CF9AE}" pid="5" name="MSIP_Label_70e9e632-9c24-4e48-b9cc-72066e7cfd15_Enabled">
    <vt:lpwstr>true</vt:lpwstr>
  </property>
  <property fmtid="{D5CDD505-2E9C-101B-9397-08002B2CF9AE}" pid="6" name="MSIP_Label_70e9e632-9c24-4e48-b9cc-72066e7cfd15_SetDate">
    <vt:lpwstr>2024-05-22T03:15:37Z</vt:lpwstr>
  </property>
  <property fmtid="{D5CDD505-2E9C-101B-9397-08002B2CF9AE}" pid="7" name="MSIP_Label_70e9e632-9c24-4e48-b9cc-72066e7cfd15_Method">
    <vt:lpwstr>Privileged</vt:lpwstr>
  </property>
  <property fmtid="{D5CDD505-2E9C-101B-9397-08002B2CF9AE}" pid="8" name="MSIP_Label_70e9e632-9c24-4e48-b9cc-72066e7cfd15_Name">
    <vt:lpwstr>MTK_Confidential_C_Normal</vt:lpwstr>
  </property>
  <property fmtid="{D5CDD505-2E9C-101B-9397-08002B2CF9AE}" pid="9" name="MSIP_Label_70e9e632-9c24-4e48-b9cc-72066e7cfd15_SiteId">
    <vt:lpwstr>a7687ede-7a6b-4ef6-bace-642f677fbe31</vt:lpwstr>
  </property>
  <property fmtid="{D5CDD505-2E9C-101B-9397-08002B2CF9AE}" pid="10" name="MSIP_Label_70e9e632-9c24-4e48-b9cc-72066e7cfd15_ActionId">
    <vt:lpwstr>01486e5b-c52c-4064-828f-9d5672844fb6</vt:lpwstr>
  </property>
  <property fmtid="{D5CDD505-2E9C-101B-9397-08002B2CF9AE}" pid="11" name="MSIP_Label_70e9e632-9c24-4e48-b9cc-72066e7cfd15_ContentBits">
    <vt:lpwstr>1</vt:lpwstr>
  </property>
</Properties>
</file>